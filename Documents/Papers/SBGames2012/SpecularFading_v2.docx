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99A" w:rsidRDefault="00DF0853" w:rsidP="0054499A">
      <w:pPr>
        <w:jc w:val="center"/>
        <w:rPr>
          <w:rFonts w:ascii="Arial" w:hAnsi="Arial" w:cs="Arial"/>
          <w:b/>
          <w:bCs/>
          <w:sz w:val="28"/>
          <w:szCs w:val="28"/>
        </w:rPr>
      </w:pPr>
      <w:r>
        <w:rPr>
          <w:rFonts w:ascii="Arial" w:hAnsi="Arial" w:cs="Arial"/>
          <w:b/>
          <w:bCs/>
          <w:sz w:val="28"/>
          <w:szCs w:val="28"/>
        </w:rPr>
        <w:t xml:space="preserve">Specular Fading over Distance on </w:t>
      </w:r>
      <w:r w:rsidR="00CA630C">
        <w:rPr>
          <w:rFonts w:ascii="Arial" w:hAnsi="Arial" w:cs="Arial"/>
          <w:b/>
          <w:bCs/>
          <w:sz w:val="28"/>
          <w:szCs w:val="28"/>
        </w:rPr>
        <w:t>Wrinkled</w:t>
      </w:r>
      <w:r>
        <w:rPr>
          <w:rFonts w:ascii="Arial" w:hAnsi="Arial" w:cs="Arial"/>
          <w:b/>
          <w:bCs/>
          <w:sz w:val="28"/>
          <w:szCs w:val="28"/>
        </w:rPr>
        <w:t xml:space="preserve"> Surfaces</w:t>
      </w:r>
      <w:r w:rsidR="00235A94">
        <w:rPr>
          <w:rFonts w:ascii="Arial" w:hAnsi="Arial" w:cs="Arial"/>
          <w:b/>
          <w:bCs/>
          <w:sz w:val="28"/>
          <w:szCs w:val="28"/>
        </w:rPr>
        <w:t xml:space="preserve"> Applied for Game Engines</w:t>
      </w:r>
    </w:p>
    <w:p w:rsidR="00085F81" w:rsidRPr="00B030F9" w:rsidRDefault="00085F81" w:rsidP="00085F81">
      <w:pPr>
        <w:jc w:val="center"/>
        <w:rPr>
          <w:rFonts w:eastAsia="Calibri"/>
          <w:sz w:val="24"/>
          <w:szCs w:val="24"/>
          <w:lang w:val="pt-BR"/>
        </w:rPr>
      </w:pPr>
      <w:r w:rsidRPr="00B030F9">
        <w:rPr>
          <w:rFonts w:eastAsia="Calibri"/>
          <w:sz w:val="24"/>
          <w:szCs w:val="24"/>
          <w:lang w:val="pt-BR"/>
        </w:rPr>
        <w:t xml:space="preserve">Troy C. </w:t>
      </w:r>
      <w:proofErr w:type="spellStart"/>
      <w:r w:rsidRPr="00B030F9">
        <w:rPr>
          <w:rFonts w:eastAsia="Calibri"/>
          <w:sz w:val="24"/>
          <w:szCs w:val="24"/>
          <w:lang w:val="pt-BR"/>
        </w:rPr>
        <w:t>Kohwalter</w:t>
      </w:r>
      <w:proofErr w:type="spellEnd"/>
      <w:r w:rsidRPr="00B030F9">
        <w:rPr>
          <w:rFonts w:eastAsia="Calibri"/>
          <w:sz w:val="24"/>
          <w:szCs w:val="24"/>
          <w:lang w:val="pt-BR"/>
        </w:rPr>
        <w:tab/>
      </w:r>
      <w:r w:rsidRPr="00B030F9">
        <w:rPr>
          <w:rFonts w:eastAsia="Calibri"/>
          <w:sz w:val="24"/>
          <w:szCs w:val="24"/>
          <w:lang w:val="pt-BR"/>
        </w:rPr>
        <w:tab/>
      </w:r>
      <w:proofErr w:type="spellStart"/>
      <w:r w:rsidRPr="00B030F9">
        <w:rPr>
          <w:rFonts w:eastAsia="Calibri"/>
          <w:sz w:val="24"/>
          <w:szCs w:val="24"/>
          <w:lang w:val="pt-BR"/>
        </w:rPr>
        <w:t>Esteban</w:t>
      </w:r>
      <w:proofErr w:type="spellEnd"/>
      <w:r w:rsidRPr="00B030F9">
        <w:rPr>
          <w:rFonts w:eastAsia="Calibri"/>
          <w:sz w:val="24"/>
          <w:szCs w:val="24"/>
          <w:lang w:val="pt-BR"/>
        </w:rPr>
        <w:t xml:space="preserve"> W. G. Clua</w:t>
      </w:r>
      <w:r w:rsidRPr="00B030F9">
        <w:rPr>
          <w:rFonts w:eastAsia="Calibri"/>
          <w:sz w:val="24"/>
          <w:szCs w:val="24"/>
          <w:lang w:val="pt-BR"/>
        </w:rPr>
        <w:tab/>
      </w:r>
      <w:r w:rsidRPr="00B030F9">
        <w:rPr>
          <w:rFonts w:eastAsia="Calibri"/>
          <w:sz w:val="24"/>
          <w:szCs w:val="24"/>
          <w:lang w:val="pt-BR"/>
        </w:rPr>
        <w:tab/>
      </w:r>
      <w:r>
        <w:rPr>
          <w:rFonts w:eastAsia="Calibri"/>
          <w:sz w:val="24"/>
          <w:szCs w:val="24"/>
          <w:lang w:val="pt-BR"/>
        </w:rPr>
        <w:t>Leandro</w:t>
      </w:r>
      <w:r w:rsidRPr="00B030F9">
        <w:rPr>
          <w:rFonts w:eastAsia="Calibri"/>
          <w:sz w:val="24"/>
          <w:szCs w:val="24"/>
          <w:lang w:val="pt-BR"/>
        </w:rPr>
        <w:t xml:space="preserve"> </w:t>
      </w:r>
      <w:r>
        <w:rPr>
          <w:rFonts w:eastAsia="Calibri"/>
          <w:sz w:val="24"/>
          <w:szCs w:val="24"/>
          <w:lang w:val="pt-BR"/>
        </w:rPr>
        <w:t>A</w:t>
      </w:r>
      <w:r w:rsidRPr="00B030F9">
        <w:rPr>
          <w:rFonts w:eastAsia="Calibri"/>
          <w:sz w:val="24"/>
          <w:szCs w:val="24"/>
          <w:lang w:val="pt-BR"/>
        </w:rPr>
        <w:t xml:space="preserve">. </w:t>
      </w:r>
      <w:r>
        <w:rPr>
          <w:rFonts w:eastAsia="Calibri"/>
          <w:sz w:val="24"/>
          <w:szCs w:val="24"/>
          <w:lang w:val="pt-BR"/>
        </w:rPr>
        <w:t>F</w:t>
      </w:r>
      <w:r w:rsidRPr="00B030F9">
        <w:rPr>
          <w:rFonts w:eastAsia="Calibri"/>
          <w:sz w:val="24"/>
          <w:szCs w:val="24"/>
          <w:lang w:val="pt-BR"/>
        </w:rPr>
        <w:t xml:space="preserve">. </w:t>
      </w:r>
      <w:r>
        <w:rPr>
          <w:rFonts w:eastAsia="Calibri"/>
          <w:sz w:val="24"/>
          <w:szCs w:val="24"/>
          <w:lang w:val="pt-BR"/>
        </w:rPr>
        <w:t>Fernandes</w:t>
      </w:r>
    </w:p>
    <w:p w:rsidR="00085F81" w:rsidRPr="00B3335A" w:rsidRDefault="00085F81" w:rsidP="00085F81">
      <w:pPr>
        <w:jc w:val="center"/>
        <w:rPr>
          <w:rFonts w:eastAsia="Calibri"/>
          <w:sz w:val="24"/>
          <w:szCs w:val="24"/>
          <w:lang w:val="pt-BR"/>
        </w:rPr>
      </w:pPr>
      <w:r w:rsidRPr="00B030F9">
        <w:rPr>
          <w:rFonts w:eastAsia="Calibri"/>
          <w:sz w:val="24"/>
          <w:szCs w:val="24"/>
          <w:lang w:val="pt-BR"/>
        </w:rPr>
        <w:t xml:space="preserve">Universidade Federal Fluminense, Instituto de Computação, </w:t>
      </w:r>
      <w:commentRangeStart w:id="0"/>
      <w:proofErr w:type="spellStart"/>
      <w:r w:rsidRPr="00B030F9">
        <w:rPr>
          <w:sz w:val="24"/>
          <w:szCs w:val="24"/>
          <w:lang w:val="pt-BR"/>
        </w:rPr>
        <w:t>Brazil</w:t>
      </w:r>
      <w:commentRangeEnd w:id="0"/>
      <w:proofErr w:type="spellEnd"/>
      <w:r w:rsidR="00056849">
        <w:rPr>
          <w:rStyle w:val="CommentReference"/>
        </w:rPr>
        <w:commentReference w:id="0"/>
      </w:r>
    </w:p>
    <w:p w:rsidR="00D43B99" w:rsidRDefault="00177D6D" w:rsidP="00D43B99">
      <w:pPr>
        <w:keepNext/>
        <w:jc w:val="center"/>
      </w:pPr>
      <w:r>
        <w:rPr>
          <w:noProof/>
        </w:rPr>
        <w:drawing>
          <wp:inline distT="0" distB="0" distL="0" distR="0">
            <wp:extent cx="5934075" cy="14287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34075" cy="1428750"/>
                    </a:xfrm>
                    <a:prstGeom prst="rect">
                      <a:avLst/>
                    </a:prstGeom>
                    <a:noFill/>
                    <a:ln w="9525">
                      <a:noFill/>
                      <a:miter lim="800000"/>
                      <a:headEnd/>
                      <a:tailEnd/>
                    </a:ln>
                  </pic:spPr>
                </pic:pic>
              </a:graphicData>
            </a:graphic>
          </wp:inline>
        </w:drawing>
      </w:r>
    </w:p>
    <w:p w:rsidR="00A95942" w:rsidRPr="00D43B99" w:rsidRDefault="00D43B99" w:rsidP="00D43B99">
      <w:pPr>
        <w:pStyle w:val="Caption"/>
        <w:jc w:val="center"/>
        <w:rPr>
          <w:rFonts w:eastAsia="Calibri"/>
          <w:sz w:val="24"/>
          <w:szCs w:val="24"/>
        </w:rPr>
      </w:pPr>
      <w:bookmarkStart w:id="1" w:name="_Ref328743224"/>
      <w:commentRangeStart w:id="2"/>
      <w:r>
        <w:t xml:space="preserve">Figure </w:t>
      </w:r>
      <w:fldSimple w:instr=" SEQ Figure \* ARABIC ">
        <w:r w:rsidR="009A4634">
          <w:rPr>
            <w:noProof/>
          </w:rPr>
          <w:t>1</w:t>
        </w:r>
      </w:fldSimple>
      <w:bookmarkEnd w:id="1"/>
      <w:r>
        <w:t xml:space="preserve">: </w:t>
      </w:r>
      <w:ins w:id="3" w:author="Kohwalter" w:date="2012-07-14T11:59:00Z">
        <w:r w:rsidR="00177D6D">
          <w:t xml:space="preserve">Bump mapping with </w:t>
        </w:r>
        <w:proofErr w:type="spellStart"/>
        <w:r w:rsidR="00177D6D">
          <w:t>Blinn</w:t>
        </w:r>
        <w:proofErr w:type="spellEnd"/>
        <w:r w:rsidR="00177D6D">
          <w:t>-</w:t>
        </w:r>
        <w:proofErr w:type="spellStart"/>
        <w:r w:rsidR="00177D6D">
          <w:t>Phong</w:t>
        </w:r>
        <w:proofErr w:type="spellEnd"/>
        <w:r w:rsidR="00177D6D">
          <w:t>, LEAN Mapping and</w:t>
        </w:r>
      </w:ins>
      <w:ins w:id="4" w:author="Kohwalter" w:date="2012-07-14T13:10:00Z">
        <w:r w:rsidR="00BD3191">
          <w:t xml:space="preserve"> </w:t>
        </w:r>
      </w:ins>
      <w:proofErr w:type="spellStart"/>
      <w:r>
        <w:t>Specular</w:t>
      </w:r>
      <w:proofErr w:type="spellEnd"/>
      <w:r>
        <w:t xml:space="preserve"> fading on a teapot.</w:t>
      </w:r>
      <w:del w:id="5" w:author="Kohwalter" w:date="2012-07-14T11:59:00Z">
        <w:r w:rsidDel="006F7615">
          <w:delText xml:space="preserve"> Notice that specular highlight reduces with distance</w:delText>
        </w:r>
      </w:del>
      <w:r>
        <w:t>.</w:t>
      </w:r>
      <w:commentRangeEnd w:id="2"/>
      <w:r w:rsidR="00235A94">
        <w:rPr>
          <w:rStyle w:val="CommentReference"/>
          <w:b w:val="0"/>
          <w:bCs w:val="0"/>
          <w:color w:val="auto"/>
        </w:rPr>
        <w:commentReference w:id="2"/>
      </w:r>
    </w:p>
    <w:p w:rsidR="004A6053" w:rsidRPr="00D43B99" w:rsidRDefault="004A6053" w:rsidP="00B242AA">
      <w:pPr>
        <w:pStyle w:val="Heading1"/>
        <w:numPr>
          <w:ilvl w:val="0"/>
          <w:numId w:val="0"/>
        </w:numPr>
        <w:ind w:left="432"/>
        <w:sectPr w:rsidR="004A6053" w:rsidRPr="00D43B99" w:rsidSect="0054499A">
          <w:pgSz w:w="11909" w:h="16834" w:code="9"/>
          <w:pgMar w:top="1138" w:right="1138" w:bottom="1411" w:left="1411" w:header="720" w:footer="720" w:gutter="0"/>
          <w:cols w:space="720"/>
          <w:docGrid w:linePitch="360"/>
        </w:sectPr>
      </w:pPr>
    </w:p>
    <w:p w:rsidR="0054499A" w:rsidRPr="00AA3BFB" w:rsidRDefault="0054499A" w:rsidP="00AA3BFB">
      <w:pPr>
        <w:rPr>
          <w:rFonts w:ascii="Arial" w:hAnsi="Arial" w:cs="Arial"/>
          <w:b/>
          <w:sz w:val="24"/>
          <w:szCs w:val="24"/>
        </w:rPr>
      </w:pPr>
      <w:r w:rsidRPr="00AA3BFB">
        <w:rPr>
          <w:rFonts w:ascii="Arial" w:hAnsi="Arial" w:cs="Arial"/>
          <w:b/>
          <w:sz w:val="24"/>
          <w:szCs w:val="24"/>
        </w:rPr>
        <w:lastRenderedPageBreak/>
        <w:t>Abstract</w:t>
      </w:r>
    </w:p>
    <w:p w:rsidR="0054499A" w:rsidRPr="0054499A" w:rsidRDefault="0054499A" w:rsidP="0054499A">
      <w:pPr>
        <w:sectPr w:rsidR="0054499A" w:rsidRPr="0054499A" w:rsidSect="004A6053">
          <w:type w:val="continuous"/>
          <w:pgSz w:w="11909" w:h="16834" w:code="9"/>
          <w:pgMar w:top="1138" w:right="1138" w:bottom="1411" w:left="1411" w:header="720" w:footer="720" w:gutter="0"/>
          <w:cols w:num="2" w:space="720"/>
          <w:docGrid w:linePitch="360"/>
        </w:sectPr>
      </w:pPr>
    </w:p>
    <w:p w:rsidR="0054499A" w:rsidRPr="00632DC7" w:rsidRDefault="005413B2" w:rsidP="0054499A">
      <w:r>
        <w:lastRenderedPageBreak/>
        <w:t xml:space="preserve">In 1978, James </w:t>
      </w:r>
      <w:proofErr w:type="spellStart"/>
      <w:r>
        <w:t>Blinn</w:t>
      </w:r>
      <w:proofErr w:type="spellEnd"/>
      <w:r>
        <w:t xml:space="preserve"> </w:t>
      </w:r>
      <w:r w:rsidR="0010746D">
        <w:t xml:space="preserve">introduced a new way to simulate surface roughness. </w:t>
      </w:r>
      <w:r w:rsidR="00235A94">
        <w:t>Many</w:t>
      </w:r>
      <w:r w:rsidR="0010746D">
        <w:t xml:space="preserve"> changes were made in the proposed approach </w:t>
      </w:r>
      <w:r w:rsidR="00235A94">
        <w:t xml:space="preserve">in order </w:t>
      </w:r>
      <w:r w:rsidR="0010746D">
        <w:t xml:space="preserve">to allow greater performance and </w:t>
      </w:r>
      <w:r w:rsidR="00713436">
        <w:t>are</w:t>
      </w:r>
      <w:r w:rsidR="0010746D">
        <w:t xml:space="preserve"> commonly used </w:t>
      </w:r>
      <w:r w:rsidR="00235A94">
        <w:t xml:space="preserve">nowadays </w:t>
      </w:r>
      <w:r w:rsidR="0010746D">
        <w:t>in video games, allowing a richer visual experience without the usage of highly detailed meshes. However, seeing from afar, the bumps become blurred and can disappear</w:t>
      </w:r>
      <w:r w:rsidR="00713436">
        <w:t xml:space="preserve"> making the surface </w:t>
      </w:r>
      <w:r w:rsidR="0010746D">
        <w:t>dull</w:t>
      </w:r>
      <w:r w:rsidR="00713436">
        <w:t>er</w:t>
      </w:r>
      <w:r w:rsidR="0010746D">
        <w:t xml:space="preserve">. To fix this issue, a new approach was developed recently and the result if satisfying. However, the </w:t>
      </w:r>
      <w:proofErr w:type="spellStart"/>
      <w:r w:rsidR="0010746D">
        <w:t>specular</w:t>
      </w:r>
      <w:proofErr w:type="spellEnd"/>
      <w:r w:rsidR="0010746D">
        <w:t xml:space="preserve"> </w:t>
      </w:r>
      <w:proofErr w:type="spellStart"/>
      <w:r w:rsidR="0010746D">
        <w:t>hightligh</w:t>
      </w:r>
      <w:proofErr w:type="spellEnd"/>
      <w:r w:rsidR="0010746D">
        <w:t xml:space="preserve"> intensity</w:t>
      </w:r>
      <w:r w:rsidR="00B86ADE">
        <w:t xml:space="preserve"> made by the small bumps</w:t>
      </w:r>
      <w:r w:rsidR="0010746D">
        <w:t xml:space="preserve"> is unaffected by the distance</w:t>
      </w:r>
      <w:r w:rsidR="00B86ADE">
        <w:t xml:space="preserve">. One way to reduce the specular is by using fog techniques, but since most algorithms changes only the alpha factor, the specular shape remains the same. To correct this issue, this paper </w:t>
      </w:r>
      <w:r w:rsidR="00235A94">
        <w:t xml:space="preserve">proposes an alternative approach, that </w:t>
      </w:r>
      <w:r w:rsidR="00B86ADE">
        <w:t xml:space="preserve">aims to solve this specular highlight intensity by applying a new term during the calculation of the specular component. </w:t>
      </w:r>
    </w:p>
    <w:p w:rsidR="0054499A" w:rsidRDefault="0054499A" w:rsidP="0054499A">
      <w:pPr>
        <w:rPr>
          <w:rFonts w:eastAsia="Calibri"/>
        </w:rPr>
      </w:pPr>
      <w:r w:rsidRPr="004D2E58">
        <w:rPr>
          <w:rFonts w:eastAsia="Calibri"/>
          <w:b/>
          <w:bCs/>
        </w:rPr>
        <w:t>Keywords</w:t>
      </w:r>
      <w:r>
        <w:rPr>
          <w:rFonts w:eastAsia="Calibri"/>
        </w:rPr>
        <w:t xml:space="preserve">: </w:t>
      </w:r>
      <w:r w:rsidR="005413B2" w:rsidRPr="005413B2">
        <w:rPr>
          <w:rFonts w:eastAsia="Calibri"/>
        </w:rPr>
        <w:t>bump</w:t>
      </w:r>
      <w:r w:rsidR="00235A94">
        <w:rPr>
          <w:rFonts w:eastAsia="Calibri"/>
        </w:rPr>
        <w:t>-mapping</w:t>
      </w:r>
      <w:r w:rsidR="005413B2">
        <w:rPr>
          <w:rFonts w:eastAsia="Calibri"/>
        </w:rPr>
        <w:t>, normal</w:t>
      </w:r>
      <w:r w:rsidR="00235A94">
        <w:rPr>
          <w:rFonts w:eastAsia="Calibri"/>
        </w:rPr>
        <w:t>-mapping</w:t>
      </w:r>
      <w:r w:rsidR="005413B2">
        <w:rPr>
          <w:rFonts w:eastAsia="Calibri"/>
        </w:rPr>
        <w:t xml:space="preserve">, lean, mapping, </w:t>
      </w:r>
      <w:proofErr w:type="spellStart"/>
      <w:r w:rsidR="00235A94">
        <w:rPr>
          <w:rFonts w:eastAsia="Calibri"/>
        </w:rPr>
        <w:t>specular</w:t>
      </w:r>
      <w:proofErr w:type="spellEnd"/>
      <w:r w:rsidR="00235A94">
        <w:rPr>
          <w:rFonts w:eastAsia="Calibri"/>
        </w:rPr>
        <w:t xml:space="preserve"> </w:t>
      </w:r>
      <w:proofErr w:type="spellStart"/>
      <w:r w:rsidR="00235A94">
        <w:rPr>
          <w:rFonts w:eastAsia="Calibri"/>
        </w:rPr>
        <w:t>ilumination</w:t>
      </w:r>
      <w:proofErr w:type="spellEnd"/>
      <w:r w:rsidRPr="005413B2">
        <w:rPr>
          <w:rFonts w:eastAsia="Calibri"/>
        </w:rPr>
        <w:t>.</w:t>
      </w:r>
    </w:p>
    <w:p w:rsidR="0054499A" w:rsidRDefault="0054499A" w:rsidP="0054499A">
      <w:pPr>
        <w:rPr>
          <w:rFonts w:eastAsia="Calibri"/>
        </w:rPr>
      </w:pPr>
      <w:r w:rsidRPr="0025202B">
        <w:rPr>
          <w:rFonts w:eastAsia="Calibri"/>
          <w:b/>
          <w:bCs/>
        </w:rPr>
        <w:t>Authors’ contact</w:t>
      </w:r>
      <w:r>
        <w:rPr>
          <w:rFonts w:eastAsia="Calibri"/>
        </w:rPr>
        <w:t>:</w:t>
      </w:r>
    </w:p>
    <w:p w:rsidR="00AA3BFB" w:rsidRPr="0054499A" w:rsidRDefault="00085F81" w:rsidP="0054499A">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tkohwalter</w:t>
      </w:r>
      <w:proofErr w:type="spellEnd"/>
      <w:r>
        <w:rPr>
          <w:rFonts w:ascii="Courier New" w:hAnsi="Courier New" w:cs="Courier New"/>
          <w:sz w:val="18"/>
          <w:szCs w:val="18"/>
        </w:rPr>
        <w:t xml:space="preserve">, </w:t>
      </w:r>
      <w:proofErr w:type="spellStart"/>
      <w:r>
        <w:rPr>
          <w:rFonts w:ascii="Courier New" w:hAnsi="Courier New" w:cs="Courier New"/>
          <w:sz w:val="18"/>
          <w:szCs w:val="18"/>
        </w:rPr>
        <w:t>esteban</w:t>
      </w:r>
      <w:proofErr w:type="spellEnd"/>
      <w:r>
        <w:rPr>
          <w:rFonts w:ascii="Courier New" w:hAnsi="Courier New" w:cs="Courier New"/>
          <w:sz w:val="18"/>
          <w:szCs w:val="18"/>
        </w:rPr>
        <w:t xml:space="preserve">, </w:t>
      </w:r>
      <w:proofErr w:type="spellStart"/>
      <w:r w:rsidRPr="00085F81">
        <w:rPr>
          <w:rFonts w:ascii="Courier New" w:eastAsia="Calibri" w:hAnsi="Courier New" w:cs="Courier New"/>
          <w:sz w:val="18"/>
          <w:szCs w:val="18"/>
        </w:rPr>
        <w:t>laffernandes</w:t>
      </w:r>
      <w:proofErr w:type="spellEnd"/>
      <w:r>
        <w:rPr>
          <w:rFonts w:ascii="Courier New" w:eastAsia="Calibri" w:hAnsi="Courier New" w:cs="Courier New"/>
          <w:sz w:val="18"/>
          <w:szCs w:val="18"/>
        </w:rPr>
        <w:t xml:space="preserve">}@ </w:t>
      </w:r>
      <w:r w:rsidR="0054499A">
        <w:rPr>
          <w:rFonts w:ascii="Courier New" w:eastAsia="Calibri" w:hAnsi="Courier New" w:cs="Courier New"/>
          <w:sz w:val="18"/>
          <w:szCs w:val="18"/>
        </w:rPr>
        <w:t>ic.uff.br</w:t>
      </w:r>
    </w:p>
    <w:p w:rsidR="00347156" w:rsidRDefault="00EF2C96" w:rsidP="009E130B">
      <w:pPr>
        <w:pStyle w:val="Heading1"/>
      </w:pPr>
      <w:r w:rsidRPr="00AA3BFB">
        <w:t xml:space="preserve"> </w:t>
      </w:r>
      <w:r w:rsidR="007843CF">
        <w:t>Introduction</w:t>
      </w:r>
    </w:p>
    <w:p w:rsidR="005413B2" w:rsidRDefault="00AD5F43" w:rsidP="009E130B">
      <w:r>
        <w:t>T</w:t>
      </w:r>
      <w:r w:rsidR="00360838" w:rsidRPr="009E130B">
        <w:t>o create the illusion of certain surfaces or surface structures</w:t>
      </w:r>
      <w:r>
        <w:t>, artists</w:t>
      </w:r>
      <w:r w:rsidR="00360838" w:rsidRPr="009E130B">
        <w:t xml:space="preserve"> usually create bump maps</w:t>
      </w:r>
      <w:r w:rsidR="009E130B" w:rsidRPr="009E130B">
        <w:t>. In many cases these bump maps contain random bumps to better simulate rough</w:t>
      </w:r>
      <w:r w:rsidR="00360838">
        <w:t xml:space="preserve"> surface</w:t>
      </w:r>
      <w:r w:rsidR="009E130B" w:rsidRPr="009E130B">
        <w:t xml:space="preserve"> materials at close</w:t>
      </w:r>
      <w:r w:rsidR="00360838">
        <w:t xml:space="preserve"> range</w:t>
      </w:r>
      <w:r w:rsidR="009E130B" w:rsidRPr="009E130B">
        <w:t xml:space="preserve">. The </w:t>
      </w:r>
      <w:r w:rsidR="00360838">
        <w:t xml:space="preserve">surface of these </w:t>
      </w:r>
      <w:r w:rsidR="009E130B" w:rsidRPr="009E130B">
        <w:t xml:space="preserve">perceived roughness should be the </w:t>
      </w:r>
      <w:r w:rsidR="009E130B" w:rsidRPr="009E130B">
        <w:lastRenderedPageBreak/>
        <w:t xml:space="preserve">same when displayed at different distances to the viewer. </w:t>
      </w:r>
      <w:r w:rsidR="00360838" w:rsidRPr="009E130B">
        <w:t>However,</w:t>
      </w:r>
      <w:r w:rsidR="009E130B" w:rsidRPr="009E130B">
        <w:t xml:space="preserve"> </w:t>
      </w:r>
      <w:r w:rsidR="00360838">
        <w:t xml:space="preserve">the </w:t>
      </w:r>
      <w:r w:rsidR="009E130B" w:rsidRPr="009E130B">
        <w:t xml:space="preserve">shading of these </w:t>
      </w:r>
      <w:r w:rsidR="00360838" w:rsidRPr="009E130B">
        <w:t>bump, which are mapped to surfaces,</w:t>
      </w:r>
      <w:r w:rsidR="009E130B" w:rsidRPr="009E130B">
        <w:t xml:space="preserve"> </w:t>
      </w:r>
      <w:r w:rsidR="00360838">
        <w:t>are</w:t>
      </w:r>
      <w:r w:rsidR="009E130B" w:rsidRPr="009E130B">
        <w:t xml:space="preserve"> often inconsistent across different levels of detail</w:t>
      </w:r>
      <w:r w:rsidR="00360838">
        <w:t xml:space="preserve"> and distance</w:t>
      </w:r>
      <w:r w:rsidR="009E130B" w:rsidRPr="009E130B">
        <w:t>, because the shading model at the coarsest level of detail does not correspond to the</w:t>
      </w:r>
      <w:r w:rsidR="00360838">
        <w:t xml:space="preserve"> mapped</w:t>
      </w:r>
      <w:r w:rsidR="009E130B" w:rsidRPr="009E130B">
        <w:t xml:space="preserve"> bump at finer level of details. </w:t>
      </w:r>
      <w:r w:rsidR="00360838">
        <w:t>As a result, the</w:t>
      </w:r>
      <w:r w:rsidR="009E130B" w:rsidRPr="009E130B">
        <w:t xml:space="preserve"> bump map is not consistent with the shading model.</w:t>
      </w:r>
    </w:p>
    <w:p w:rsidR="003F68F0" w:rsidRDefault="00360838" w:rsidP="00B14B1F">
      <w:r>
        <w:tab/>
      </w:r>
      <w:r w:rsidR="005413B2">
        <w:t xml:space="preserve">Bump mapping was originally introduced by </w:t>
      </w:r>
      <w:proofErr w:type="spellStart"/>
      <w:r w:rsidR="005413B2">
        <w:t>Blinn</w:t>
      </w:r>
      <w:proofErr w:type="spellEnd"/>
      <w:r w:rsidR="005413B2">
        <w:t xml:space="preserve"> </w:t>
      </w:r>
      <w:r w:rsidR="006F542C">
        <w:fldChar w:fldCharType="begin"/>
      </w:r>
      <w:r w:rsidR="00E570E4">
        <w:instrText xml:space="preserve"> ADDIN ZOTERO_ITEM CSL_CITATION {"citationID":"HblOQ7nc","properties":{"formattedCitation":"(BLINN,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F."}],"issued":{"year":1978,"month":8}}}],"schema":"https://github.com/citation-style-language/schema/raw/master/csl-citation.json"} </w:instrText>
      </w:r>
      <w:r w:rsidR="006F542C">
        <w:fldChar w:fldCharType="separate"/>
      </w:r>
      <w:r w:rsidR="005413B2" w:rsidRPr="003670E8">
        <w:rPr>
          <w:szCs w:val="21"/>
        </w:rPr>
        <w:t>(BLINN, 1978)</w:t>
      </w:r>
      <w:r w:rsidR="006F542C">
        <w:fldChar w:fldCharType="end"/>
      </w:r>
      <w:r w:rsidR="005413B2">
        <w:t xml:space="preserve">. He </w:t>
      </w:r>
      <w:r>
        <w:t>demonstrated</w:t>
      </w:r>
      <w:r w:rsidR="005413B2">
        <w:t xml:space="preserve"> how </w:t>
      </w:r>
      <w:r>
        <w:t xml:space="preserve">to simulate </w:t>
      </w:r>
      <w:r w:rsidR="005413B2">
        <w:t>wrinkled surfaces by on</w:t>
      </w:r>
      <w:r>
        <w:t>ly perturbing the normal vector</w:t>
      </w:r>
      <w:r w:rsidR="005413B2">
        <w:t xml:space="preserve"> without changing the underlying surface itself. The </w:t>
      </w:r>
      <w:r>
        <w:t xml:space="preserve">new </w:t>
      </w:r>
      <w:r w:rsidR="005413B2">
        <w:t>perturbed normal is used for lighting calculations instead of the original normal.</w:t>
      </w:r>
      <w:r w:rsidR="00AD5F43">
        <w:t xml:space="preserve"> </w:t>
      </w:r>
      <w:r w:rsidR="00B14B1F">
        <w:t xml:space="preserve">For </w:t>
      </w:r>
      <w:r w:rsidR="00D1520A">
        <w:t>about</w:t>
      </w:r>
      <w:r w:rsidR="00B14B1F">
        <w:t xml:space="preserve"> thirty years, </w:t>
      </w:r>
      <w:r w:rsidR="00D1520A">
        <w:t xml:space="preserve">the </w:t>
      </w:r>
      <w:r w:rsidR="00B14B1F">
        <w:t>bump mapping</w:t>
      </w:r>
      <w:r w:rsidR="00D1520A">
        <w:t xml:space="preserve"> introduced by </w:t>
      </w:r>
      <w:proofErr w:type="spellStart"/>
      <w:r w:rsidR="00D1520A">
        <w:t>Blinn</w:t>
      </w:r>
      <w:proofErr w:type="spellEnd"/>
      <w:r w:rsidR="00B14B1F">
        <w:t xml:space="preserve"> has been an effective method for adding apparent detail to a surface. </w:t>
      </w:r>
      <w:r w:rsidR="003F68F0">
        <w:t>Programmable GPUs made this technique available for real time rendering, being a common feature in almost any 3D game.</w:t>
      </w:r>
    </w:p>
    <w:p w:rsidR="005413B2" w:rsidRDefault="00D1520A" w:rsidP="00B14B1F">
      <w:r>
        <w:t xml:space="preserve">On this paper, </w:t>
      </w:r>
      <w:r w:rsidR="003F68F0">
        <w:t>we use</w:t>
      </w:r>
      <w:r w:rsidR="00B14B1F">
        <w:t xml:space="preserve"> the term </w:t>
      </w:r>
      <w:r w:rsidR="00B14B1F" w:rsidRPr="00D1520A">
        <w:t>bump mapping</w:t>
      </w:r>
      <w:r w:rsidR="00B14B1F">
        <w:rPr>
          <w:rFonts w:ascii="NimbusRomNo9L-ReguItal" w:hAnsi="NimbusRomNo9L-ReguItal" w:cs="NimbusRomNo9L-ReguItal"/>
        </w:rPr>
        <w:t xml:space="preserve"> </w:t>
      </w:r>
      <w:r w:rsidR="00B14B1F">
        <w:t>to refer to the original height texture that defines surface normal perturbation for shading</w:t>
      </w:r>
      <w:r>
        <w:t xml:space="preserve">, introduced by </w:t>
      </w:r>
      <w:proofErr w:type="spellStart"/>
      <w:r>
        <w:t>Blinn</w:t>
      </w:r>
      <w:proofErr w:type="spellEnd"/>
      <w:r w:rsidR="00B14B1F">
        <w:t xml:space="preserve">, and the more common </w:t>
      </w:r>
      <w:r w:rsidR="00B14B1F" w:rsidRPr="00B14B1F">
        <w:t>normal mapping</w:t>
      </w:r>
      <w:r w:rsidR="00B14B1F">
        <w:t xml:space="preserve">, </w:t>
      </w:r>
      <w:r>
        <w:t>in which</w:t>
      </w:r>
      <w:r w:rsidR="00B14B1F">
        <w:t xml:space="preserve"> the texture holds the actual </w:t>
      </w:r>
      <w:r>
        <w:t xml:space="preserve">perturbed </w:t>
      </w:r>
      <w:r w:rsidR="00B14B1F">
        <w:t xml:space="preserve">surface normal. </w:t>
      </w:r>
    </w:p>
    <w:p w:rsidR="007378EA" w:rsidRDefault="00726277" w:rsidP="00B14B1F">
      <w:r>
        <w:tab/>
      </w:r>
      <w:r w:rsidR="003F68F0">
        <w:t>The hardware</w:t>
      </w:r>
      <w:r w:rsidR="005413B2">
        <w:t xml:space="preserve"> bump mapping </w:t>
      </w:r>
      <w:r w:rsidR="003F68F0">
        <w:t xml:space="preserve">is done by </w:t>
      </w:r>
      <w:r w:rsidR="005413B2">
        <w:t xml:space="preserve">providing per-pixel operations </w:t>
      </w:r>
      <w:r w:rsidR="003F68F0">
        <w:t xml:space="preserve">at the pixel </w:t>
      </w:r>
      <w:proofErr w:type="spellStart"/>
      <w:r w:rsidR="003F68F0">
        <w:t>shader</w:t>
      </w:r>
      <w:proofErr w:type="spellEnd"/>
      <w:r w:rsidR="003F68F0">
        <w:t xml:space="preserve"> stage</w:t>
      </w:r>
      <w:r w:rsidR="005413B2">
        <w:t xml:space="preserve">. </w:t>
      </w:r>
      <w:r>
        <w:t>Because such</w:t>
      </w:r>
      <w:r w:rsidR="005413B2" w:rsidRPr="009E130B">
        <w:t xml:space="preserve"> per-pixel operations are very flexible</w:t>
      </w:r>
      <w:r>
        <w:t xml:space="preserve">, they allow the usage of complex reflection models </w:t>
      </w:r>
      <w:r w:rsidR="006F542C">
        <w:fldChar w:fldCharType="begin"/>
      </w:r>
      <w:r w:rsidR="00E570E4">
        <w:instrText xml:space="preserve"> ADDIN ZOTERO_ITEM CSL_CITATION {"citationID":"vKHR2FPU","properties":{"formattedCitation":"(KAUTZ; SEIDEL, 2000)","plainCitation":"(KAUTZ; SEIDEL, 2000)"},"citationItems":[{"id":56,"uris":["http://zotero.org/users/local/ksghkIaS/items/ZHU3WJD3"],"uri":["http://zotero.org/users/local/ksghkIaS/items/ZHU3WJD3"],"itemData":{"id":56,"type":"paper-conference","title":"Towards interactive bump mapping with anisotropic shift-variant BRDFs","collection-title":"HWWS '00","publisher":"ACM","publisher-place":"New York, NY, USA","page":"51–58","event":"Proceedings of the ACM SIGGRAPH/EUROGRAPHICS workshop on Graphics hardware","event-place":"New York, NY, USA","abstract":"In this paper a technique is presented that combines interactive hardware accelerated bump mapping with shift-variant anisotropic reflectance models. An evolutionary path is shown how some simpler reflectance models can be rendered at interactive rates on current low-end graphics hardware, and how features from future graphics hardware can be exploited for more complex models.\nWe show how our method can be applied to some well known reflectance models, namely the Banks model, Ward's model, and an anisotropic version of the Blinn-Phong model, but it is not limited to these models.\nFurthermore, we take a close look at the necessary capabilities of the graphics hardware, identifiy problems with current hardware, and discuss possible enhancements.","DOI":"10.1145/346876.348214","ISBN":"1-58113-257-3","author":[{"family":"Kautz","given":"Jan"},{"family":"Seidel","given":"Hans-Peter"}],"issued":{"year":2000}}}],"schema":"https://github.com/citation-style-language/schema/raw/master/csl-citation.json"} </w:instrText>
      </w:r>
      <w:r w:rsidR="006F542C">
        <w:fldChar w:fldCharType="separate"/>
      </w:r>
      <w:r w:rsidRPr="003670E8">
        <w:rPr>
          <w:szCs w:val="21"/>
        </w:rPr>
        <w:t>(KAUTZ; SEIDEL, 2000)</w:t>
      </w:r>
      <w:r w:rsidR="006F542C">
        <w:fldChar w:fldCharType="end"/>
      </w:r>
      <w:r w:rsidR="005413B2" w:rsidRPr="009E130B">
        <w:t xml:space="preserve"> </w:t>
      </w:r>
      <w:r>
        <w:t>instead of</w:t>
      </w:r>
      <w:r w:rsidR="005413B2" w:rsidRPr="009E130B">
        <w:t xml:space="preserve"> only bump maps with diffuse and specular reflections using a </w:t>
      </w:r>
      <w:proofErr w:type="spellStart"/>
      <w:r w:rsidR="005413B2" w:rsidRPr="0094614F">
        <w:rPr>
          <w:i/>
        </w:rPr>
        <w:t>Lambertian</w:t>
      </w:r>
      <w:proofErr w:type="spellEnd"/>
      <w:r w:rsidR="005413B2" w:rsidRPr="009E130B">
        <w:t xml:space="preserve"> reflection model or </w:t>
      </w:r>
      <w:proofErr w:type="spellStart"/>
      <w:r w:rsidR="005413B2" w:rsidRPr="0094614F">
        <w:rPr>
          <w:i/>
        </w:rPr>
        <w:t>Blinn-Phong</w:t>
      </w:r>
      <w:proofErr w:type="spellEnd"/>
      <w:r w:rsidR="005413B2" w:rsidRPr="009E130B">
        <w:t xml:space="preserve"> model </w:t>
      </w:r>
      <w:r w:rsidR="006F542C">
        <w:fldChar w:fldCharType="begin"/>
      </w:r>
      <w:r w:rsidR="00E570E4">
        <w:instrText xml:space="preserve"> ADDIN ZOTERO_ITEM CSL_CITATION {"citationID":"31NtG0JJ","properties":{"formattedCitation":"(BLINN,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F."}],"issued":{"year":1977,"month":7}}}],"schema":"https://github.com/citation-style-language/schema/raw/master/csl-citation.json"} </w:instrText>
      </w:r>
      <w:r w:rsidR="006F542C">
        <w:fldChar w:fldCharType="separate"/>
      </w:r>
      <w:r w:rsidR="005413B2" w:rsidRPr="003670E8">
        <w:rPr>
          <w:szCs w:val="21"/>
        </w:rPr>
        <w:t>(BLINN, 1977)</w:t>
      </w:r>
      <w:r w:rsidR="006F542C">
        <w:fldChar w:fldCharType="end"/>
      </w:r>
      <w:r w:rsidR="006F542C">
        <w:fldChar w:fldCharType="begin"/>
      </w:r>
      <w:r w:rsidR="00E570E4">
        <w:instrText xml:space="preserve"> ADDIN ZOTERO_ITEM CSL_CITATION {"citationID":"XTfiVmcV","properties":{"formattedCitation":"(HEIDRICH;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USA","DOI":"10.1145/311535.311554","ISBN":"0-201-48560-5","author":[{"family":"Heidrich","given":"Wolfgang"},{"family":"Seidel","given":"Hans-Peter"}],"issued":{"year":1999}}}],"schema":"https://github.com/citation-style-language/schema/raw/master/csl-citation.json"} </w:instrText>
      </w:r>
      <w:r w:rsidR="006F542C">
        <w:fldChar w:fldCharType="separate"/>
      </w:r>
      <w:r w:rsidR="005413B2" w:rsidRPr="003670E8">
        <w:rPr>
          <w:szCs w:val="21"/>
        </w:rPr>
        <w:t>(HEIDRICH; SEIDEL, 1999)</w:t>
      </w:r>
      <w:r w:rsidR="006F542C">
        <w:fldChar w:fldCharType="end"/>
      </w:r>
      <w:r>
        <w:t>.</w:t>
      </w:r>
    </w:p>
    <w:p w:rsidR="008C5F66" w:rsidRDefault="00B14B1F" w:rsidP="00B14B1F">
      <w:r>
        <w:lastRenderedPageBreak/>
        <w:tab/>
        <w:t>Unfortunately, bump mapping has serious drawbacks with filtering and antialiasing. When</w:t>
      </w:r>
      <w:r w:rsidR="00370DE4">
        <w:t xml:space="preserve"> the bumps are</w:t>
      </w:r>
      <w:r>
        <w:t xml:space="preserve"> viewed at a distance, </w:t>
      </w:r>
      <w:r w:rsidR="00370DE4">
        <w:t xml:space="preserve">the </w:t>
      </w:r>
      <w:r>
        <w:t xml:space="preserve">standard MIP mapping </w:t>
      </w:r>
      <w:r w:rsidR="00370DE4">
        <w:t>technique for</w:t>
      </w:r>
      <w:r>
        <w:t xml:space="preserve"> bump map can work</w:t>
      </w:r>
      <w:r w:rsidR="00370DE4">
        <w:t xml:space="preserve"> well</w:t>
      </w:r>
      <w:r>
        <w:t xml:space="preserve"> for diffuse shading </w:t>
      </w:r>
      <w:r w:rsidR="006F542C">
        <w:fldChar w:fldCharType="begin"/>
      </w:r>
      <w:r w:rsidR="003670E8">
        <w:instrText xml:space="preserve"> ADDIN ZOTERO_ITEM CSL_CITATION {"citationID":"gQO9fmaB","properties":{"formattedCitation":"(KILGARD,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6F542C">
        <w:fldChar w:fldCharType="separate"/>
      </w:r>
      <w:r w:rsidR="003670E8" w:rsidRPr="003670E8">
        <w:rPr>
          <w:szCs w:val="21"/>
        </w:rPr>
        <w:t>(KILGARD, 2000)</w:t>
      </w:r>
      <w:r w:rsidR="006F542C">
        <w:fldChar w:fldCharType="end"/>
      </w:r>
      <w:r w:rsidR="00370DE4">
        <w:t xml:space="preserve">. However, it </w:t>
      </w:r>
      <w:r>
        <w:t xml:space="preserve">fails to capture changes in </w:t>
      </w:r>
      <w:proofErr w:type="spellStart"/>
      <w:r>
        <w:t>specularity</w:t>
      </w:r>
      <w:proofErr w:type="spellEnd"/>
      <w:r>
        <w:t xml:space="preserve">. </w:t>
      </w:r>
      <w:r w:rsidR="00370DE4">
        <w:t xml:space="preserve">When </w:t>
      </w:r>
      <w:r w:rsidR="003F68F0">
        <w:t xml:space="preserve">looking </w:t>
      </w:r>
      <w:r w:rsidR="00370DE4">
        <w:t>far away, the result will be a shiny and bump-less surface,</w:t>
      </w:r>
      <w:r>
        <w:t xml:space="preserve"> appear</w:t>
      </w:r>
      <w:r w:rsidR="00370DE4">
        <w:t>ing as if it were</w:t>
      </w:r>
      <w:r>
        <w:t xml:space="preserve"> duller. </w:t>
      </w:r>
      <w:r w:rsidR="00370DE4">
        <w:t xml:space="preserve">To correct this issue, a new mapping approach was developed </w:t>
      </w:r>
      <w:r w:rsidR="006F542C">
        <w:fldChar w:fldCharType="begin"/>
      </w:r>
      <w:r w:rsidR="00E570E4">
        <w:instrText xml:space="preserve"> ADDIN ZOTERO_ITEM CSL_CITATION {"citationID":"LF9rHR6V","properties":{"formattedCitation":"(OLANO;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6F542C">
        <w:fldChar w:fldCharType="separate"/>
      </w:r>
      <w:r w:rsidR="00370DE4" w:rsidRPr="00370DE4">
        <w:t>(OLANO; BAKER, 2010)</w:t>
      </w:r>
      <w:r w:rsidR="006F542C">
        <w:fldChar w:fldCharType="end"/>
      </w:r>
      <w:r w:rsidR="00370DE4">
        <w:t xml:space="preserve">. With this approach, the bump is preserved at high distances. Nevertheless, the specular highlights produced by these small bumps are also visible, making the surface </w:t>
      </w:r>
      <w:r w:rsidR="003F68F0">
        <w:t xml:space="preserve">artificially </w:t>
      </w:r>
      <w:r w:rsidR="00370DE4">
        <w:t>shiny.</w:t>
      </w:r>
      <w:r w:rsidR="00222331">
        <w:t xml:space="preserve"> </w:t>
      </w:r>
    </w:p>
    <w:p w:rsidR="003006E3" w:rsidRDefault="008C5F66" w:rsidP="003006E3">
      <w:r>
        <w:tab/>
      </w:r>
      <w:r w:rsidR="00207AB0">
        <w:t>This</w:t>
      </w:r>
      <w:r w:rsidR="00222331">
        <w:t xml:space="preserve"> paper proposes </w:t>
      </w:r>
      <w:r w:rsidR="00207AB0">
        <w:t>the introduction of a</w:t>
      </w:r>
      <w:r w:rsidR="00222331">
        <w:t xml:space="preserve"> fog-like effect in order to reduce the specular highlight according to the distance of the object. For this aim, </w:t>
      </w:r>
      <w:r w:rsidR="00207AB0">
        <w:t xml:space="preserve">we use </w:t>
      </w:r>
      <w:r w:rsidR="00222331">
        <w:t>the LEAN mapping in order to avoid the blurring of the bump surface</w:t>
      </w:r>
      <w:r w:rsidR="00370DE4">
        <w:t xml:space="preserve"> </w:t>
      </w:r>
      <w:r w:rsidR="00222331">
        <w:t xml:space="preserve"> and </w:t>
      </w:r>
      <w:r w:rsidR="00207AB0">
        <w:t xml:space="preserve">propose </w:t>
      </w:r>
      <w:r w:rsidR="00222331">
        <w:t>a modification to make the necessary change in the specular highlight</w:t>
      </w:r>
      <w:r w:rsidR="00AD5F43">
        <w:t>, reducing the shiny effect</w:t>
      </w:r>
      <w:r w:rsidR="00222331">
        <w:t xml:space="preserve">. Note that this only affect the specular term, so it can be used in conjunction </w:t>
      </w:r>
      <w:r w:rsidR="00207AB0">
        <w:t xml:space="preserve">with </w:t>
      </w:r>
      <w:r w:rsidR="00222331">
        <w:t xml:space="preserve">fog algorithms, making so that with the increase of distance, the object will suffer light scattering and gradually lose the specular highlight. </w:t>
      </w:r>
    </w:p>
    <w:p w:rsidR="00B86ADE" w:rsidRPr="00C5156F" w:rsidRDefault="008C5F66" w:rsidP="003006E3">
      <w:r>
        <w:tab/>
        <w:t xml:space="preserve">This paper is organized as follows: Section 2 presents some ground basement of previews works in the area, as well as </w:t>
      </w:r>
      <w:r w:rsidR="00207AB0">
        <w:t>an overview</w:t>
      </w:r>
      <w:r>
        <w:t xml:space="preserve"> of the proposed method. Section 3 presents </w:t>
      </w:r>
      <w:r w:rsidR="00207AB0">
        <w:t xml:space="preserve">our modified </w:t>
      </w:r>
      <w:r>
        <w:t xml:space="preserve">method. Section 4 show the results of the method and Section 5 show </w:t>
      </w:r>
      <w:r w:rsidR="00207AB0">
        <w:t xml:space="preserve">some </w:t>
      </w:r>
      <w:r>
        <w:t>implementation</w:t>
      </w:r>
      <w:r w:rsidR="00207AB0">
        <w:t xml:space="preserve"> details</w:t>
      </w:r>
      <w:r>
        <w:t>. Finally, Section 6 presents the conclusion of this work.</w:t>
      </w:r>
    </w:p>
    <w:p w:rsidR="00F21EF2" w:rsidRDefault="00BE3642" w:rsidP="00DC3B53">
      <w:pPr>
        <w:pStyle w:val="Heading1"/>
      </w:pPr>
      <w:r>
        <w:t>Related Work</w:t>
      </w:r>
    </w:p>
    <w:p w:rsidR="00D3763D" w:rsidRDefault="00F23D22" w:rsidP="00D74526">
      <w:r>
        <w:t xml:space="preserve">There are many </w:t>
      </w:r>
      <w:r w:rsidR="00E804B0">
        <w:t xml:space="preserve">approaches </w:t>
      </w:r>
      <w:r>
        <w:t xml:space="preserve">to represent bumps in an object's surface. </w:t>
      </w:r>
      <w:r w:rsidR="00E804B0">
        <w:t xml:space="preserve">One of the </w:t>
      </w:r>
      <w:r>
        <w:t xml:space="preserve">first </w:t>
      </w:r>
      <w:r w:rsidR="00E804B0">
        <w:t xml:space="preserve">well established models </w:t>
      </w:r>
      <w:r>
        <w:t xml:space="preserve">originated from </w:t>
      </w:r>
      <w:proofErr w:type="spellStart"/>
      <w:r>
        <w:t>Blinn</w:t>
      </w:r>
      <w:proofErr w:type="spellEnd"/>
      <w:r>
        <w:t xml:space="preserve"> </w:t>
      </w:r>
      <w:r w:rsidR="006F542C">
        <w:fldChar w:fldCharType="begin"/>
      </w:r>
      <w:r w:rsidR="00E570E4">
        <w:instrText xml:space="preserve"> ADDIN ZOTERO_ITEM CSL_CITATION {"citationID":"70X97LFV","properties":{"formattedCitation":"(BLINN,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F."}],"issued":{"year":1977,"month":7}}}],"schema":"https://github.com/citation-style-language/schema/raw/master/csl-citation.json"} </w:instrText>
      </w:r>
      <w:r w:rsidR="006F542C">
        <w:fldChar w:fldCharType="separate"/>
      </w:r>
      <w:r w:rsidR="003670E8" w:rsidRPr="003670E8">
        <w:rPr>
          <w:szCs w:val="21"/>
        </w:rPr>
        <w:t>(BLINN, 1977)</w:t>
      </w:r>
      <w:r w:rsidR="006F542C">
        <w:fldChar w:fldCharType="end"/>
      </w:r>
      <w:r>
        <w:t xml:space="preserve">, which </w:t>
      </w:r>
      <w:r w:rsidR="00E804B0">
        <w:t xml:space="preserve">uses </w:t>
      </w:r>
      <w:r>
        <w:t xml:space="preserve">a simple shading </w:t>
      </w:r>
      <w:r w:rsidR="00E804B0">
        <w:t xml:space="preserve">equation </w:t>
      </w:r>
      <w:r>
        <w:t xml:space="preserve">based on </w:t>
      </w:r>
      <w:proofErr w:type="spellStart"/>
      <w:r>
        <w:t>microfacets</w:t>
      </w:r>
      <w:proofErr w:type="spellEnd"/>
      <w:r>
        <w:t>. Th</w:t>
      </w:r>
      <w:r w:rsidR="00B53094">
        <w:t>at</w:t>
      </w:r>
      <w:r>
        <w:t xml:space="preserve"> model is a modification of the </w:t>
      </w:r>
      <w:proofErr w:type="spellStart"/>
      <w:r>
        <w:t>Phong</w:t>
      </w:r>
      <w:proofErr w:type="spellEnd"/>
      <w:r>
        <w:t xml:space="preserve"> model </w:t>
      </w:r>
      <w:r w:rsidR="006F542C">
        <w:fldChar w:fldCharType="begin"/>
      </w:r>
      <w:r w:rsidR="00E570E4">
        <w:instrText xml:space="preserve"> ADDIN ZOTERO_ITEM CSL_CITATION {"citationID":"ezO611vo","properties":{"formattedCitation":"(PHONG, 1975)","plainCitation":"(PHONG, 1975)"},"citationItems":[{"id":47,"uris":["http://zotero.org/users/local/ksghkIaS/items/UM393KQT"],"uri":["http://zotero.org/users/local/ksghkIaS/items/UM393KQT"],"itemData":{"id":47,"type":"article-journal","title":"Illumination for computer generated pictures","container-title":"Commun. ACM","page":"311–317","volume":"18","issue":"6","abstract":"The quality of computer generated images of three-dimensional scenes depends on the shading technique used to paint the objects on the cathode-ray tube screen. The shading algorithm itself depends in part on the method for modeling the object, which also determines the hidden surface algorithm. The various methods of object modeling, shading, and hidden surface removal are thus strongly interconnected. Several shading techniques corresponding to different methods of object modeling and the related hidden surface algorithms are presented here. Human visual perception and the fundamental laws of optics are considered in the development of a shading rule that provides better quality and increased realism in generated images.","DOI":"10.1145/360825.360839","author":[{"family":"Phong","given":"Bui Tuong"}],"issued":{"year":1975,"month":6}}}],"schema":"https://github.com/citation-style-language/schema/raw/master/csl-citation.json"} </w:instrText>
      </w:r>
      <w:r w:rsidR="006F542C">
        <w:fldChar w:fldCharType="separate"/>
      </w:r>
      <w:r w:rsidR="003670E8" w:rsidRPr="003670E8">
        <w:rPr>
          <w:szCs w:val="21"/>
        </w:rPr>
        <w:t>(PHONG, 1975)</w:t>
      </w:r>
      <w:r w:rsidR="006F542C">
        <w:fldChar w:fldCharType="end"/>
      </w:r>
      <w:r>
        <w:t xml:space="preserve">, </w:t>
      </w:r>
      <w:r w:rsidR="00E804B0">
        <w:t xml:space="preserve">enhancing its </w:t>
      </w:r>
      <w:r>
        <w:t>visually appealing</w:t>
      </w:r>
      <w:r w:rsidR="00E804B0">
        <w:t xml:space="preserve"> for small wrinkled materials</w:t>
      </w:r>
      <w:r>
        <w:t xml:space="preserve">. </w:t>
      </w:r>
      <w:r w:rsidR="00E804B0">
        <w:t>After this proposal</w:t>
      </w:r>
      <w:r>
        <w:t xml:space="preserve">, </w:t>
      </w:r>
      <w:r w:rsidR="00E804B0">
        <w:t xml:space="preserve">many </w:t>
      </w:r>
      <w:r>
        <w:t xml:space="preserve">other ways to represent surface bump were </w:t>
      </w:r>
      <w:r w:rsidR="00E804B0">
        <w:t>developed with</w:t>
      </w:r>
      <w:r>
        <w:t xml:space="preserve"> better results and </w:t>
      </w:r>
      <w:r w:rsidR="00B53094">
        <w:t>more flexibility</w:t>
      </w:r>
      <w:r>
        <w:t xml:space="preserve">. One of such is the storage of the surface normal in texture maps </w:t>
      </w:r>
      <w:r w:rsidR="006F542C">
        <w:fldChar w:fldCharType="begin"/>
      </w:r>
      <w:r w:rsidR="00E570E4">
        <w:instrText xml:space="preserve"> ADDIN ZOTERO_ITEM CSL_CITATION {"citationID":"BRIsUvtm","properties":{"formattedCitation":"(HEIDRICH;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USA","DOI":"10.1145/311535.311554","ISBN":"0-201-48560-5","author":[{"family":"Heidrich","given":"Wolfgang"},{"family":"Seidel","given":"Hans-Peter"}],"issued":{"year":1999}}}],"schema":"https://github.com/citation-style-language/schema/raw/master/csl-citation.json"} </w:instrText>
      </w:r>
      <w:r w:rsidR="006F542C">
        <w:fldChar w:fldCharType="separate"/>
      </w:r>
      <w:r w:rsidR="003670E8" w:rsidRPr="003670E8">
        <w:rPr>
          <w:szCs w:val="21"/>
        </w:rPr>
        <w:t>(HEIDRICH; SEIDEL, 1999)</w:t>
      </w:r>
      <w:r w:rsidR="006F542C">
        <w:fldChar w:fldCharType="end"/>
      </w:r>
      <w:r>
        <w:t xml:space="preserve"> </w:t>
      </w:r>
      <w:r w:rsidR="006F542C">
        <w:fldChar w:fldCharType="begin"/>
      </w:r>
      <w:r w:rsidR="00E570E4">
        <w:instrText xml:space="preserve"> ADDIN ZOTERO_ITEM CSL_CITATION {"citationID":"srEF4ud8","properties":{"formattedCitation":"(KAUTZ; MCCOOL, 1999)","plainCitation":"(KAUTZ; MCCOOL, 1999)"},"citationItems":[{"id":42,"uris":["http://zotero.org/users/local/ksghkIaS/items/TFIG7QCP"],"uri":["http://zotero.org/users/local/ksghkIaS/items/TFIG7QCP"],"itemData":{"id":42,"type":"paper-conference","title":"Interactive rendering with arbitrary BRDFs using separable approximations","collection-title":"SIGGRAPH '99","publisher":"ACM","publisher-place":"New York, NY, USA","page":"253–","event":"ACM SIGGRAPH 99 Conference abstracts and applications","event-place":"New York, NY, USA","DOI":"10.1145/311625.312153","ISBN":"1-58113-103-8","author":[{"family":"Kautz","given":"Jan"},{"family":"McCool","given":"Michael D."}],"issued":{"year":1999}}}],"schema":"https://github.com/citation-style-language/schema/raw/master/csl-citation.json"} </w:instrText>
      </w:r>
      <w:r w:rsidR="006F542C">
        <w:fldChar w:fldCharType="separate"/>
      </w:r>
      <w:r w:rsidR="003670E8" w:rsidRPr="003670E8">
        <w:rPr>
          <w:szCs w:val="21"/>
        </w:rPr>
        <w:t>(KAUTZ; MCCOOL, 1999)</w:t>
      </w:r>
      <w:r w:rsidR="006F542C">
        <w:fldChar w:fldCharType="end"/>
      </w:r>
      <w:r>
        <w:t xml:space="preserve"> to render diffuse and specular reflections from the small bump in the surface.  Another model that is based on </w:t>
      </w:r>
      <w:proofErr w:type="spellStart"/>
      <w:r>
        <w:t>microfacets</w:t>
      </w:r>
      <w:proofErr w:type="spellEnd"/>
      <w:r>
        <w:t xml:space="preserve"> is Cook-Torrance </w:t>
      </w:r>
      <w:r w:rsidR="006F542C">
        <w:fldChar w:fldCharType="begin"/>
      </w:r>
      <w:r w:rsidR="00E570E4">
        <w:instrText xml:space="preserve"> ADDIN ZOTERO_ITEM CSL_CITATION {"citationID":"VAfwQaOT","properties":{"formattedCitation":"(COOK; TORRANCE, K. E., 1982)","plainCitation":"(COOK; TORRANCE, K. E., 1982)"},"citationItems":[{"id":49,"uris":["http://zotero.org/users/local/ksghkIaS/items/T2ATU3ED"],"uri":["http://zotero.org/users/local/ksghkIaS/items/T2ATU3ED"],"itemData":{"id":49,"type":"article-journal","title":"A Reflectance Model for Computer Graphics","container-title":"ACM Trans. Graph.","page":"7–24","volume":"1","issue":"1","DOI":"10.1145/357290.357293","author":[{"family":"Cook","given":"R. L."},{"family":"Torrance","given":"K. E."}],"issued":{"year":1982,"month":1}}}],"schema":"https://github.com/citation-style-language/schema/raw/master/csl-citation.json"} </w:instrText>
      </w:r>
      <w:r w:rsidR="006F542C">
        <w:fldChar w:fldCharType="separate"/>
      </w:r>
      <w:r w:rsidR="003670E8" w:rsidRPr="003670E8">
        <w:rPr>
          <w:szCs w:val="21"/>
        </w:rPr>
        <w:t>(COOK; TORRANCE, K. E., 1982)</w:t>
      </w:r>
      <w:r w:rsidR="006F542C">
        <w:fldChar w:fldCharType="end"/>
      </w:r>
      <w:r>
        <w:t>, which also adds shadowing and a Fresnel term to make it more realistic.</w:t>
      </w:r>
      <w:r w:rsidR="008F2738">
        <w:t xml:space="preserve"> </w:t>
      </w:r>
      <w:r w:rsidR="00D74526">
        <w:t xml:space="preserve">Ward </w:t>
      </w:r>
      <w:r w:rsidR="006F542C">
        <w:fldChar w:fldCharType="begin"/>
      </w:r>
      <w:r w:rsidR="00E570E4">
        <w:instrText xml:space="preserve"> ADDIN ZOTERO_ITEM CSL_CITATION {"citationID":"48IsXC1P","properties":{"formattedCitation":"(WARD,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J."}],"issued":{"year":1992,"month":7}}}],"schema":"https://github.com/citation-style-language/schema/raw/master/csl-citation.json"} </w:instrText>
      </w:r>
      <w:r w:rsidR="006F542C">
        <w:fldChar w:fldCharType="separate"/>
      </w:r>
      <w:r w:rsidR="003670E8" w:rsidRPr="003670E8">
        <w:rPr>
          <w:szCs w:val="21"/>
        </w:rPr>
        <w:t>(WARD, 1992)</w:t>
      </w:r>
      <w:r w:rsidR="006F542C">
        <w:fldChar w:fldCharType="end"/>
      </w:r>
      <w:r w:rsidR="005C3307">
        <w:t xml:space="preserve"> </w:t>
      </w:r>
      <w:r w:rsidR="00D74526">
        <w:t xml:space="preserve">introduced an anisotropic BRDF model that is based on an anisotropic Gaussian </w:t>
      </w:r>
      <w:proofErr w:type="spellStart"/>
      <w:r w:rsidR="00D74526">
        <w:t>microfacet</w:t>
      </w:r>
      <w:proofErr w:type="spellEnd"/>
      <w:r w:rsidR="00D74526">
        <w:t xml:space="preserve"> distribution</w:t>
      </w:r>
      <w:r w:rsidR="008F2738">
        <w:t xml:space="preserve"> and </w:t>
      </w:r>
      <w:proofErr w:type="spellStart"/>
      <w:r w:rsidR="008F2738">
        <w:t>Ashikhmin</w:t>
      </w:r>
      <w:proofErr w:type="spellEnd"/>
      <w:r w:rsidR="005C3307">
        <w:t xml:space="preserve"> </w:t>
      </w:r>
      <w:r w:rsidR="006F542C">
        <w:fldChar w:fldCharType="begin"/>
      </w:r>
      <w:r w:rsidR="00E570E4">
        <w:instrText xml:space="preserve"> ADDIN ZOTERO_ITEM CSL_CITATION {"citationID":"3pIM6QLO","properties":{"formattedCitation":"{\\rtf (ASHIKHMIN \\i et al.\\i0{}, 2000)}","plainCitation":"(ASHIKHMIN et al., 2000)"},"citationItems":[{"id":53,"uris":["http://zotero.org/users/local/ksghkIaS/items/3FXREQSF"],"uri":["http://zotero.org/users/local/ksghkIaS/items/3FXREQSF"],"itemData":{"id":53,"type":"article-journal","title":"A Microfacet-based BRDF Generator","container-title":"In: Proceedings SIGGRAPH '00","page":"65-74","abstract":"A method is presented that takes as an input a 2D microfacet orientation distribution and produces a 4D bidirectional reflectance distribution function (BRDF). This method differs from previous microfacet-based BRDF models in that it uses a simple shadowing term which allows it to handle very general microfacet distributions while maintaining reciprocity and energy conservation. The generator is shown on a variety of material types.","DOI":"10.1145/344779.344814","author":[{"family":"Ashikhmin","given":"Michael"},{"family":"Premoze","given":"Simon"},{"family":"Shirley","given":"Peter"}],"issued":{"year":2000}}}],"schema":"https://github.com/citation-style-language/schema/raw/master/csl-citation.json"} </w:instrText>
      </w:r>
      <w:r w:rsidR="006F542C">
        <w:fldChar w:fldCharType="separate"/>
      </w:r>
      <w:r w:rsidR="003670E8" w:rsidRPr="003670E8">
        <w:rPr>
          <w:szCs w:val="24"/>
        </w:rPr>
        <w:t xml:space="preserve">(ASHIKHMIN </w:t>
      </w:r>
      <w:r w:rsidR="003670E8" w:rsidRPr="003670E8">
        <w:rPr>
          <w:i/>
          <w:iCs/>
          <w:szCs w:val="24"/>
        </w:rPr>
        <w:t>et al.</w:t>
      </w:r>
      <w:r w:rsidR="003670E8" w:rsidRPr="003670E8">
        <w:rPr>
          <w:szCs w:val="24"/>
        </w:rPr>
        <w:t>, 2000)</w:t>
      </w:r>
      <w:r w:rsidR="006F542C">
        <w:fldChar w:fldCharType="end"/>
      </w:r>
      <w:r w:rsidR="005C3307">
        <w:t xml:space="preserve"> </w:t>
      </w:r>
      <w:r w:rsidR="00D74526">
        <w:t xml:space="preserve"> have </w:t>
      </w:r>
      <w:r w:rsidR="008F2738">
        <w:t>developed</w:t>
      </w:r>
      <w:r w:rsidR="00D74526">
        <w:t xml:space="preserve"> a way of generating reflection models from arbitrary normal distributions.</w:t>
      </w:r>
    </w:p>
    <w:p w:rsidR="00775B08" w:rsidRDefault="00D3763D" w:rsidP="00D74526">
      <w:r>
        <w:tab/>
      </w:r>
      <w:r w:rsidR="00E804B0">
        <w:t xml:space="preserve">In this </w:t>
      </w:r>
      <w:r>
        <w:t>section</w:t>
      </w:r>
      <w:r w:rsidR="00E804B0">
        <w:t>, after</w:t>
      </w:r>
      <w:r>
        <w:t xml:space="preserve"> briefly </w:t>
      </w:r>
      <w:r w:rsidR="00E804B0">
        <w:t xml:space="preserve">present </w:t>
      </w:r>
      <w:r>
        <w:t xml:space="preserve">the basics of Bump Mapping, </w:t>
      </w:r>
      <w:r w:rsidR="00E804B0">
        <w:t>we discuss about the</w:t>
      </w:r>
      <w:r>
        <w:t xml:space="preserve"> Normal Mapping</w:t>
      </w:r>
      <w:r w:rsidR="001B73AD">
        <w:t xml:space="preserve"> </w:t>
      </w:r>
      <w:r w:rsidR="001B73AD">
        <w:lastRenderedPageBreak/>
        <w:t xml:space="preserve">and </w:t>
      </w:r>
      <w:r>
        <w:t xml:space="preserve">the Linear Efficient </w:t>
      </w:r>
      <w:proofErr w:type="spellStart"/>
      <w:r>
        <w:t>Antialiased</w:t>
      </w:r>
      <w:proofErr w:type="spellEnd"/>
      <w:r>
        <w:t xml:space="preserve"> Normal Mapping (LEAN) model</w:t>
      </w:r>
      <w:r w:rsidR="00E804B0">
        <w:t>,</w:t>
      </w:r>
      <w:r>
        <w:t xml:space="preserve"> in which this work was based on.</w:t>
      </w:r>
      <w:r w:rsidR="001B73AD">
        <w:t xml:space="preserve"> Since this </w:t>
      </w:r>
      <w:r w:rsidR="00E804B0">
        <w:t>paper proposes an improvement of</w:t>
      </w:r>
      <w:r w:rsidR="001B73AD">
        <w:t xml:space="preserve"> the LEAN model, </w:t>
      </w:r>
      <w:r w:rsidR="00E804B0">
        <w:t xml:space="preserve">we </w:t>
      </w:r>
      <w:r w:rsidR="001B73AD">
        <w:t>will also present</w:t>
      </w:r>
      <w:r w:rsidR="00E804B0">
        <w:t xml:space="preserve"> in more details</w:t>
      </w:r>
      <w:r w:rsidR="001B73AD">
        <w:t xml:space="preserve"> the Distance Fog, a technique used to enhance the perception of distance by simulating fog and light scattering, causing distant objects to appear with lower contrast.</w:t>
      </w:r>
    </w:p>
    <w:p w:rsidR="00775B08" w:rsidRDefault="00775B08" w:rsidP="00775B08">
      <w:pPr>
        <w:pStyle w:val="Heading2"/>
      </w:pPr>
      <w:r>
        <w:t>Bump Mapping</w:t>
      </w:r>
    </w:p>
    <w:p w:rsidR="00775B08" w:rsidRDefault="00814453" w:rsidP="00775B08">
      <w:r>
        <w:t xml:space="preserve">In 1978, </w:t>
      </w:r>
      <w:proofErr w:type="spellStart"/>
      <w:r w:rsidR="00775B08">
        <w:t>Blinn</w:t>
      </w:r>
      <w:proofErr w:type="spellEnd"/>
      <w:r w:rsidR="00775B08">
        <w:t xml:space="preserve"> </w:t>
      </w:r>
      <w:r w:rsidR="006F542C">
        <w:fldChar w:fldCharType="begin"/>
      </w:r>
      <w:r w:rsidR="00E570E4">
        <w:instrText xml:space="preserve"> ADDIN ZOTERO_ITEM CSL_CITATION {"citationID":"TW5DWp2t","properties":{"formattedCitation":"(BLINN,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F."}],"issued":{"year":1978,"month":8}}}],"schema":"https://github.com/citation-style-language/schema/raw/master/csl-citation.json"} </w:instrText>
      </w:r>
      <w:r w:rsidR="006F542C">
        <w:fldChar w:fldCharType="separate"/>
      </w:r>
      <w:r w:rsidR="003670E8" w:rsidRPr="003670E8">
        <w:rPr>
          <w:szCs w:val="21"/>
        </w:rPr>
        <w:t>(BLINN, 1978)</w:t>
      </w:r>
      <w:r w:rsidR="006F542C">
        <w:fldChar w:fldCharType="end"/>
      </w:r>
      <w:r w:rsidR="00775B08">
        <w:t xml:space="preserve"> </w:t>
      </w:r>
      <w:r w:rsidR="0058148E">
        <w:t xml:space="preserve">first proposed </w:t>
      </w:r>
      <w:r w:rsidR="008000E3">
        <w:t xml:space="preserve">the </w:t>
      </w:r>
      <w:r w:rsidR="00775B08">
        <w:t xml:space="preserve">bump mapping as a </w:t>
      </w:r>
      <w:r>
        <w:t>way</w:t>
      </w:r>
      <w:r w:rsidR="00775B08">
        <w:t xml:space="preserve"> of adding </w:t>
      </w:r>
      <w:r w:rsidR="008000E3">
        <w:t>details in the object's surface by</w:t>
      </w:r>
      <w:r w:rsidR="00775B08">
        <w:t xml:space="preserve"> using a texture </w:t>
      </w:r>
      <w:r>
        <w:t xml:space="preserve">in order </w:t>
      </w:r>
      <w:r w:rsidR="00775B08">
        <w:t xml:space="preserve">to define </w:t>
      </w:r>
      <w:r>
        <w:t>the</w:t>
      </w:r>
      <w:r w:rsidR="00775B08">
        <w:t xml:space="preserve"> </w:t>
      </w:r>
      <w:r w:rsidR="008000E3">
        <w:t>changes</w:t>
      </w:r>
      <w:r w:rsidR="00775B08">
        <w:t xml:space="preserve"> of the</w:t>
      </w:r>
      <w:r>
        <w:t xml:space="preserve"> object's</w:t>
      </w:r>
      <w:r w:rsidR="00775B08">
        <w:t xml:space="preserve"> underlying surface. </w:t>
      </w:r>
      <w:r w:rsidR="008000E3">
        <w:t>The</w:t>
      </w:r>
      <w:r w:rsidR="00775B08">
        <w:t xml:space="preserve"> bump maps have the advantage of </w:t>
      </w:r>
      <w:r>
        <w:t>being able to extend</w:t>
      </w:r>
      <w:r w:rsidR="00775B08">
        <w:t xml:space="preserve"> to true displacement maps, but </w:t>
      </w:r>
      <w:r>
        <w:t xml:space="preserve">doing so </w:t>
      </w:r>
      <w:r w:rsidR="00775B08">
        <w:t>require</w:t>
      </w:r>
      <w:r>
        <w:t>s</w:t>
      </w:r>
      <w:r w:rsidR="008000E3">
        <w:t xml:space="preserve"> more</w:t>
      </w:r>
      <w:r w:rsidR="00775B08">
        <w:t xml:space="preserve"> computing </w:t>
      </w:r>
      <w:r w:rsidR="008000E3">
        <w:t xml:space="preserve">operations, such as </w:t>
      </w:r>
      <w:r w:rsidR="00775B08">
        <w:t>the partial d</w:t>
      </w:r>
      <w:r>
        <w:t xml:space="preserve">erivatives at shading time. </w:t>
      </w:r>
      <w:r w:rsidR="006F542C">
        <w:fldChar w:fldCharType="begin"/>
      </w:r>
      <w:r w:rsidR="00036CCE">
        <w:instrText xml:space="preserve"> REF _Ref327699866 \h </w:instrText>
      </w:r>
      <w:r w:rsidR="006F542C">
        <w:fldChar w:fldCharType="separate"/>
      </w:r>
      <w:r w:rsidR="009A4634">
        <w:t xml:space="preserve">Figure </w:t>
      </w:r>
      <w:r w:rsidR="009A4634">
        <w:rPr>
          <w:noProof/>
        </w:rPr>
        <w:t>2</w:t>
      </w:r>
      <w:r w:rsidR="006F542C">
        <w:fldChar w:fldCharType="end"/>
      </w:r>
      <w:r w:rsidR="00036CCE">
        <w:t xml:space="preserve"> </w:t>
      </w:r>
      <w:r w:rsidR="00B83400">
        <w:t>illustrates the process of generating a wrinkled surface using bump map</w:t>
      </w:r>
      <w:r w:rsidR="00EF6452">
        <w:t xml:space="preserve"> and </w:t>
      </w:r>
      <w:r w:rsidR="006F542C">
        <w:fldChar w:fldCharType="begin"/>
      </w:r>
      <w:r w:rsidR="00EF6452">
        <w:instrText xml:space="preserve"> REF _Ref327723138 \h </w:instrText>
      </w:r>
      <w:r w:rsidR="006F542C">
        <w:fldChar w:fldCharType="separate"/>
      </w:r>
      <w:r w:rsidR="009A4634">
        <w:t xml:space="preserve">Figure </w:t>
      </w:r>
      <w:r w:rsidR="009A4634">
        <w:rPr>
          <w:noProof/>
        </w:rPr>
        <w:t>3</w:t>
      </w:r>
      <w:r w:rsidR="006F542C">
        <w:fldChar w:fldCharType="end"/>
      </w:r>
      <w:r w:rsidR="00EF6452">
        <w:t xml:space="preserve"> an example of bump mapping</w:t>
      </w:r>
      <w:r w:rsidR="00B83400">
        <w:t xml:space="preserve">. </w:t>
      </w:r>
      <w:r w:rsidR="008000E3">
        <w:t>Because of this extra computing</w:t>
      </w:r>
      <w:r w:rsidR="00775B08">
        <w:t xml:space="preserve">, most recent </w:t>
      </w:r>
      <w:r w:rsidR="008000E3">
        <w:t>approaches</w:t>
      </w:r>
      <w:r w:rsidR="00775B08">
        <w:t xml:space="preserve"> use</w:t>
      </w:r>
      <w:r>
        <w:t xml:space="preserve"> </w:t>
      </w:r>
      <w:r w:rsidR="00775B08">
        <w:t>normal map</w:t>
      </w:r>
      <w:r>
        <w:t>s</w:t>
      </w:r>
      <w:r w:rsidR="00775B08">
        <w:t xml:space="preserve"> </w:t>
      </w:r>
      <w:r w:rsidR="006F542C">
        <w:fldChar w:fldCharType="begin"/>
      </w:r>
      <w:r w:rsidR="00E570E4">
        <w:instrText xml:space="preserve"> ADDIN ZOTERO_ITEM CSL_CITATION {"citationID":"T7TfHXU7","properties":{"formattedCitation":"{\\rtf (COHEN \\i et al.\\i0{}, 1998)}","plainCitation":"(COHEN et al., 1998)"},"citationItems":[{"id":63,"uris":["http://zotero.org/users/local/ksghkIaS/items/7PSPREZP"],"uri":["http://zotero.org/users/local/ksghkIaS/items/7PSPREZP"],"itemData":{"id":63,"type":"paper-conference","title":"Appearance-preserving simplification","collection-title":"SIGGRAPH '98","publisher":"ACM","publisher-place":"New York, NY, USA","page":"115–122","event":"Proceedings of the 25th annual conference on Computer graphics and interactive techniques","event-place":"New York, NY, USA","DOI":"10.1145/280814.280832","ISBN":"0-89791-999-8","author":[{"family":"Cohen","given":"Jonathan"},{"family":"Olano","given":"Marc"},{"family":"Manocha","given":"Dinesh"}],"issued":{"year":1998}}}],"schema":"https://github.com/citation-style-language/schema/raw/master/csl-citation.json"} </w:instrText>
      </w:r>
      <w:r w:rsidR="006F542C">
        <w:fldChar w:fldCharType="separate"/>
      </w:r>
      <w:r w:rsidR="003670E8" w:rsidRPr="003670E8">
        <w:rPr>
          <w:szCs w:val="24"/>
        </w:rPr>
        <w:t xml:space="preserve">(COHEN </w:t>
      </w:r>
      <w:r w:rsidR="003670E8" w:rsidRPr="003670E8">
        <w:rPr>
          <w:i/>
          <w:iCs/>
          <w:szCs w:val="24"/>
        </w:rPr>
        <w:t>et al.</w:t>
      </w:r>
      <w:r w:rsidR="003670E8" w:rsidRPr="003670E8">
        <w:rPr>
          <w:szCs w:val="24"/>
        </w:rPr>
        <w:t>, 1998)</w:t>
      </w:r>
      <w:r w:rsidR="006F542C">
        <w:fldChar w:fldCharType="end"/>
      </w:r>
      <w:r w:rsidR="00775B08">
        <w:t xml:space="preserve">, </w:t>
      </w:r>
      <w:r>
        <w:t xml:space="preserve">which is </w:t>
      </w:r>
      <w:r w:rsidR="00775B08">
        <w:t xml:space="preserve">defined in the surface tangent space </w:t>
      </w:r>
      <w:r w:rsidR="006F542C">
        <w:fldChar w:fldCharType="begin"/>
      </w:r>
      <w:r w:rsidR="00E570E4">
        <w:instrText xml:space="preserve"> ADDIN ZOTERO_ITEM CSL_CITATION {"citationID":"AyR1bhU7","properties":{"formattedCitation":"{\\rtf (PEERCY \\i et al.\\i0{}, 1997)}","plainCitation":"(PEERCY et al., 1997)"},"citationItems":[{"id":61,"uris":["http://zotero.org/users/local/ksghkIaS/items/8EMEKTHT"],"uri":["http://zotero.org/users/local/ksghkIaS/items/8EMEKTHT"],"itemData":{"id":61,"type":"paper-conference","title":"Efficient bump mapping hardware","collection-title":"SIGGRAPH '97","publisher":"ACM Press/Addison-Wesley Publishing Co.","publisher-place":"New York, NY, USA","page":"303–306","event":"Proceedings of the 24th annual conference on Computer graphics and interactive techniques","event-place":"New York, NY, USA","DOI":"10.1145/258734.258873","ISBN":"0-89791-896-7","author":[{"family":"Peercy","given":"Mark"},{"family":"Airey","given":"John"},{"family":"Cabral","given":"Brian"}],"issued":{"year":1997}}}],"schema":"https://github.com/citation-style-language/schema/raw/master/csl-citation.json"} </w:instrText>
      </w:r>
      <w:r w:rsidR="006F542C">
        <w:fldChar w:fldCharType="separate"/>
      </w:r>
      <w:r w:rsidR="003670E8" w:rsidRPr="003670E8">
        <w:rPr>
          <w:szCs w:val="24"/>
        </w:rPr>
        <w:t xml:space="preserve">(PEERCY </w:t>
      </w:r>
      <w:r w:rsidR="003670E8" w:rsidRPr="003670E8">
        <w:rPr>
          <w:i/>
          <w:iCs/>
          <w:szCs w:val="24"/>
        </w:rPr>
        <w:t>et al.</w:t>
      </w:r>
      <w:r w:rsidR="003670E8" w:rsidRPr="003670E8">
        <w:rPr>
          <w:szCs w:val="24"/>
        </w:rPr>
        <w:t>, 1997)</w:t>
      </w:r>
      <w:r w:rsidR="006F542C">
        <w:fldChar w:fldCharType="end"/>
      </w:r>
      <w:r w:rsidR="00775B08">
        <w:t>.</w:t>
      </w:r>
    </w:p>
    <w:p w:rsidR="00775B08" w:rsidRDefault="00775B08" w:rsidP="00EF6452">
      <w:r>
        <w:tab/>
      </w:r>
      <w:r w:rsidR="00144FAA">
        <w:t xml:space="preserve">However, a problem with highlight aliasing was noticed by </w:t>
      </w:r>
      <w:r>
        <w:t xml:space="preserve">Williams </w:t>
      </w:r>
      <w:r w:rsidR="006F542C">
        <w:fldChar w:fldCharType="begin"/>
      </w:r>
      <w:r w:rsidR="00E570E4">
        <w:instrText xml:space="preserve"> ADDIN ZOTERO_ITEM CSL_CITATION {"citationID":"dmRZWP8H","properties":{"formattedCitation":"(WILLIAMS,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means.","DOI":"10.1145/964967.801126","author":[{"family":"Williams","given":"Lance"}],"issued":{"year":1983,"month":7}}}],"schema":"https://github.com/citation-style-language/schema/raw/master/csl-citation.json"} </w:instrText>
      </w:r>
      <w:r w:rsidR="006F542C">
        <w:fldChar w:fldCharType="separate"/>
      </w:r>
      <w:r w:rsidR="003670E8" w:rsidRPr="003670E8">
        <w:rPr>
          <w:szCs w:val="21"/>
        </w:rPr>
        <w:t>(WILLIAMS, 1983)</w:t>
      </w:r>
      <w:r w:rsidR="006F542C">
        <w:fldChar w:fldCharType="end"/>
      </w:r>
      <w:r>
        <w:t xml:space="preserve"> </w:t>
      </w:r>
      <w:r w:rsidR="00144FAA">
        <w:t>during</w:t>
      </w:r>
      <w:r>
        <w:t xml:space="preserve"> texture filtering, which </w:t>
      </w:r>
      <w:r w:rsidR="00144FAA">
        <w:t xml:space="preserve">was identified by </w:t>
      </w:r>
      <w:proofErr w:type="spellStart"/>
      <w:r w:rsidR="00254288">
        <w:t>Kajiya</w:t>
      </w:r>
      <w:proofErr w:type="spellEnd"/>
      <w:r w:rsidR="00254288">
        <w:t xml:space="preserve"> </w:t>
      </w:r>
      <w:r w:rsidR="006F542C">
        <w:fldChar w:fldCharType="begin"/>
      </w:r>
      <w:r w:rsidR="00E570E4">
        <w:instrText xml:space="preserve"> ADDIN ZOTERO_ITEM CSL_CITATION {"citationID":"TZdJcUuE","properties":{"formattedCitation":"(KAJIYA, 1985)","plainCitation":"(KAJIYA, 1985)"},"citationItems":[{"id":65,"uris":["http://zotero.org/users/local/ksghkIaS/items/EN3VS6BW"],"uri":["http://zotero.org/users/local/ksghkIaS/items/EN3VS6BW"],"itemData":{"id":65,"type":"paper-conference","title":"Anisotropic reflection models","collection-title":"SIGGRAPH '85","publisher":"ACM","publisher-place":"New York, NY, USA","page":"15–21","event":"Proceedings of the 12th annual conference on Computer graphics and interactive techniques","event-place":"New York, NY, USA","abstract":"We present a new set of lighting models derived from the questions of electromagnetism. These models describe the reflection and refraction of light from surfaces which exhibit anisotropy---surfaces with preferred directions. The model allows a new mapping technique, which we call frame mapping. We also discuss the general relationship between geometric models, surface mapping of all types, and lighting models in the context of rendering images with extreme complexity.","DOI":"10.1145/325334.325167","ISBN":"0-89791-166-0","author":[{"family":"Kajiya","given":"James T."}],"issued":{"year":1985}}}],"schema":"https://github.com/citation-style-language/schema/raw/master/csl-citation.json"} </w:instrText>
      </w:r>
      <w:r w:rsidR="006F542C">
        <w:fldChar w:fldCharType="separate"/>
      </w:r>
      <w:r w:rsidR="003670E8" w:rsidRPr="003670E8">
        <w:rPr>
          <w:szCs w:val="21"/>
        </w:rPr>
        <w:t>(KAJIYA, 1985)</w:t>
      </w:r>
      <w:r w:rsidR="006F542C">
        <w:fldChar w:fldCharType="end"/>
      </w:r>
      <w:r>
        <w:t xml:space="preserve"> as part of a hierarchy of scales from surface changes </w:t>
      </w:r>
      <w:r w:rsidR="00144FAA">
        <w:t>from</w:t>
      </w:r>
      <w:r>
        <w:t xml:space="preserve"> bumps to BRDF.</w:t>
      </w:r>
      <w:r w:rsidR="00254288">
        <w:t xml:space="preserve"> Many techniques </w:t>
      </w:r>
      <w:r w:rsidR="00144FAA">
        <w:t xml:space="preserve">that try </w:t>
      </w:r>
      <w:r w:rsidR="00254288">
        <w:t>to solve this problem were proposed</w:t>
      </w:r>
      <w:r w:rsidR="00144FAA">
        <w:t>,</w:t>
      </w:r>
      <w:r w:rsidR="00254288">
        <w:t xml:space="preserve"> but they </w:t>
      </w:r>
      <w:r w:rsidR="00144FAA">
        <w:t xml:space="preserve">require too many </w:t>
      </w:r>
      <w:r w:rsidR="00254288">
        <w:t>pre</w:t>
      </w:r>
      <w:r w:rsidR="00EF6452">
        <w:t>-</w:t>
      </w:r>
      <w:r w:rsidR="00254288">
        <w:t xml:space="preserve">computation, such as </w:t>
      </w:r>
      <w:r w:rsidR="006F542C">
        <w:fldChar w:fldCharType="begin"/>
      </w:r>
      <w:r w:rsidR="00E570E4">
        <w:instrText xml:space="preserve"> ADDIN ZOTERO_ITEM CSL_CITATION {"citationID":"1eaMFK1h","properties":{"formattedCitation":"{\\rtf (CABRAL \\i et al.\\i0{}, 1987)}","plainCitation":"(CABRAL et al., 1987)"},"citationItems":[{"id":70,"uris":["http://zotero.org/users/local/ksghkIaS/items/PFG2C25T"],"uri":["http://zotero.org/users/local/ksghkIaS/items/PFG2C25T"],"itemData":{"id":70,"type":"article-journal","title":"Bidirectional reflection functions from surface bump maps","container-title":"SIGGRAPH Comput. Graph.","page":"273–281","volume":"21","issue":"4","abstract":"The Torrance-Sparrow model for calculating bidirectional reflection functions contains a geometrical attenuation factor to account for shadowing and occlusions in a hypothetical distribution of grooves on a rough surface. Using an efficient table-based method for determining the shadows and occlusions, we calculate the geometric attenuation factor for surfaces defined by a specific table of bump heights.Diffuse and glossy specular reflection of the environment can be handled in a unified manner by using an integral of the bidirectional reflection function times the environmental illumination, over the hemisphere of solid angle above a surface. We present a method of estimating the integral, by expanding the bidirectional reflection coefficient in spherical harmonics, and show how the coefficients in this expansion can be determined efficiently by reorganizing our geometric attenuation calculation.","DOI":"10.1145/37402.37434","author":[{"family":"Cabral","given":"Brian"},{"family":"Max","given":"Nelson"},{"family":"Springmeyer","given":"Rebecca"}],"issued":{"year":1987,"month":8}}}],"schema":"https://github.com/citation-style-language/schema/raw/master/csl-citation.json"} </w:instrText>
      </w:r>
      <w:r w:rsidR="006F542C">
        <w:fldChar w:fldCharType="separate"/>
      </w:r>
      <w:r w:rsidR="003670E8" w:rsidRPr="003670E8">
        <w:rPr>
          <w:szCs w:val="24"/>
        </w:rPr>
        <w:t xml:space="preserve">(CABRAL </w:t>
      </w:r>
      <w:r w:rsidR="003670E8" w:rsidRPr="003670E8">
        <w:rPr>
          <w:i/>
          <w:iCs/>
          <w:szCs w:val="24"/>
        </w:rPr>
        <w:t>et al.</w:t>
      </w:r>
      <w:r w:rsidR="003670E8" w:rsidRPr="003670E8">
        <w:rPr>
          <w:szCs w:val="24"/>
        </w:rPr>
        <w:t>, 1987)</w:t>
      </w:r>
      <w:r w:rsidR="006F542C">
        <w:fldChar w:fldCharType="end"/>
      </w:r>
      <w:r w:rsidR="006F542C">
        <w:fldChar w:fldCharType="begin"/>
      </w:r>
      <w:r w:rsidR="00E570E4">
        <w:instrText xml:space="preserve"> ADDIN ZOTERO_ITEM CSL_CITATION {"citationID":"8JrVcGhx","properties":{"formattedCitation":"(BECKER; MAX, N. L., 1993)","plainCitation":"(BECKER; MAX, N. L., 1993)"},"citationItems":[{"id":74,"uris":["http://zotero.org/users/local/ksghkIaS/items/PUC5DPWQ"],"uri":["http://zotero.org/users/local/ksghkIaS/items/PUC5DPWQ"],"itemData":{"id":74,"type":"paper-conference","title":"Smooth transitions between bump rendering algorithms","collection-title":"SIGGRAPH '93","publisher":"ACM","publisher-place":"New York, NY, USA","page":"183–190","event":"Proceedings of the 20th annual conference on Computer graphics and interactive techniques","event-place":"New York, NY, USA","DOI":"10.1145/166117.166141","ISBN":"0-89791-601-8","author":[{"family":"Becker","given":"Barry G."},{"family":"Max","given":"Nelson L."}],"issued":{"year":1993}}}],"schema":"https://github.com/citation-style-language/schema/raw/master/csl-citation.json"} </w:instrText>
      </w:r>
      <w:r w:rsidR="006F542C">
        <w:fldChar w:fldCharType="separate"/>
      </w:r>
      <w:r w:rsidR="003670E8" w:rsidRPr="003670E8">
        <w:rPr>
          <w:szCs w:val="21"/>
        </w:rPr>
        <w:t>(BECKER; MAX, N. L., 1993)</w:t>
      </w:r>
      <w:r w:rsidR="006F542C">
        <w:fldChar w:fldCharType="end"/>
      </w:r>
      <w:r w:rsidR="006F542C">
        <w:fldChar w:fldCharType="begin"/>
      </w:r>
      <w:r w:rsidR="00E570E4">
        <w:instrText xml:space="preserve"> ADDIN ZOTERO_ITEM CSL_CITATION {"citationID":"ZRos3TUc","properties":{"formattedCitation":"{\\rtf (WESTIN \\i et al.\\i0{}, 1992)}","plainCitation":"(WESTIN et al., 1992)"},"citationItems":[{"id":72,"uris":["http://zotero.org/users/local/ksghkIaS/items/KBG7MDQU"],"uri":["http://zotero.org/users/local/ksghkIaS/items/KBG7MDQU"],"itemData":{"id":72,"type":"paper-conference","title":"Predicting reflectance functions from complex surfaces","collection-title":"SIGGRAPH '92","publisher":"ACM","publisher-place":"New York, NY, USA","page":"255–264","event":"Proceedings of the 19th annual conference on Computer graphics and interactive techniques","event-place":"New York, NY, USA","DOI":"10.1145/133994.134075","ISBN":"0-89791-479-1","author":[{"family":"Westin","given":"Stephen H."},{"family":"Arvo","given":"James R."},{"family":"Torrance","given":"Kenneth E."}],"issued":{"year":1992}}}],"schema":"https://github.com/citation-style-language/schema/raw/master/csl-citation.json"} </w:instrText>
      </w:r>
      <w:r w:rsidR="006F542C">
        <w:fldChar w:fldCharType="separate"/>
      </w:r>
      <w:r w:rsidR="003670E8" w:rsidRPr="003670E8">
        <w:rPr>
          <w:szCs w:val="24"/>
        </w:rPr>
        <w:t xml:space="preserve">(WESTIN </w:t>
      </w:r>
      <w:r w:rsidR="003670E8" w:rsidRPr="003670E8">
        <w:rPr>
          <w:i/>
          <w:iCs/>
          <w:szCs w:val="24"/>
        </w:rPr>
        <w:t>et al.</w:t>
      </w:r>
      <w:r w:rsidR="003670E8" w:rsidRPr="003670E8">
        <w:rPr>
          <w:szCs w:val="24"/>
        </w:rPr>
        <w:t>, 1992)</w:t>
      </w:r>
      <w:r w:rsidR="006F542C">
        <w:fldChar w:fldCharType="end"/>
      </w:r>
      <w:r w:rsidR="00254288">
        <w:t>.</w:t>
      </w:r>
    </w:p>
    <w:p w:rsidR="004D7A07" w:rsidRDefault="004D7A07" w:rsidP="00EF6452">
      <w:pPr>
        <w:keepNext/>
        <w:jc w:val="center"/>
      </w:pPr>
      <w:r>
        <w:rPr>
          <w:noProof/>
        </w:rPr>
        <w:drawing>
          <wp:inline distT="0" distB="0" distL="0" distR="0">
            <wp:extent cx="2819400" cy="13144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819400" cy="1314450"/>
                    </a:xfrm>
                    <a:prstGeom prst="rect">
                      <a:avLst/>
                    </a:prstGeom>
                    <a:noFill/>
                    <a:ln w="9525">
                      <a:noFill/>
                      <a:miter lim="800000"/>
                      <a:headEnd/>
                      <a:tailEnd/>
                    </a:ln>
                  </pic:spPr>
                </pic:pic>
              </a:graphicData>
            </a:graphic>
          </wp:inline>
        </w:drawing>
      </w:r>
    </w:p>
    <w:p w:rsidR="00775B08" w:rsidRDefault="004D7A07" w:rsidP="00EF6452">
      <w:pPr>
        <w:pStyle w:val="Caption"/>
      </w:pPr>
      <w:bookmarkStart w:id="6" w:name="_Ref327699866"/>
      <w:r>
        <w:t xml:space="preserve">Figure </w:t>
      </w:r>
      <w:r w:rsidR="006F542C">
        <w:fldChar w:fldCharType="begin"/>
      </w:r>
      <w:r>
        <w:instrText xml:space="preserve"> SEQ Figure \* ARABIC </w:instrText>
      </w:r>
      <w:r w:rsidR="006F542C">
        <w:fldChar w:fldCharType="separate"/>
      </w:r>
      <w:r w:rsidR="009A4634">
        <w:rPr>
          <w:noProof/>
        </w:rPr>
        <w:t>2</w:t>
      </w:r>
      <w:r w:rsidR="006F542C">
        <w:fldChar w:fldCharType="end"/>
      </w:r>
      <w:bookmarkEnd w:id="6"/>
      <w:r>
        <w:t xml:space="preserve">: Bump Mapping. Smooth Surface + Wrinkle </w:t>
      </w:r>
      <w:r w:rsidR="00431C78">
        <w:t>F</w:t>
      </w:r>
      <w:r>
        <w:t xml:space="preserve">unction = Wrinkled Surface </w:t>
      </w:r>
      <w:r w:rsidR="00D671C6">
        <w:t>and</w:t>
      </w:r>
      <w:r w:rsidR="000A568E">
        <w:t xml:space="preserve"> then</w:t>
      </w:r>
      <w:r>
        <w:t xml:space="preserve"> perturbed </w:t>
      </w:r>
      <w:proofErr w:type="spellStart"/>
      <w:r>
        <w:t>Normals</w:t>
      </w:r>
      <w:proofErr w:type="spellEnd"/>
      <w:r>
        <w:t xml:space="preserve">. Figure adapted from </w:t>
      </w:r>
      <w:r w:rsidR="006F542C">
        <w:fldChar w:fldCharType="begin"/>
      </w:r>
      <w:r w:rsidR="00E570E4">
        <w:instrText xml:space="preserve"> ADDIN ZOTERO_ITEM CSL_CITATION {"citationID":"nQB44JgX","properties":{"formattedCitation":"(BLINN,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F."}],"issued":{"year":1978,"month":8}}}],"schema":"https://github.com/citation-style-language/schema/raw/master/csl-citation.json"} </w:instrText>
      </w:r>
      <w:r w:rsidR="006F542C">
        <w:fldChar w:fldCharType="separate"/>
      </w:r>
      <w:r w:rsidR="00E570E4" w:rsidRPr="00E570E4">
        <w:rPr>
          <w:szCs w:val="21"/>
        </w:rPr>
        <w:t>(BLINN, 1978)</w:t>
      </w:r>
      <w:r w:rsidR="006F542C">
        <w:fldChar w:fldCharType="end"/>
      </w:r>
      <w:r>
        <w:t>.</w:t>
      </w:r>
    </w:p>
    <w:p w:rsidR="00EF6452" w:rsidRDefault="00EF6452" w:rsidP="00EF6452">
      <w:pPr>
        <w:keepNext/>
        <w:jc w:val="center"/>
      </w:pPr>
      <w:r>
        <w:rPr>
          <w:noProof/>
        </w:rPr>
        <w:lastRenderedPageBreak/>
        <w:drawing>
          <wp:inline distT="0" distB="0" distL="0" distR="0">
            <wp:extent cx="1857375" cy="1863651"/>
            <wp:effectExtent l="1905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1865521" cy="1871824"/>
                    </a:xfrm>
                    <a:prstGeom prst="rect">
                      <a:avLst/>
                    </a:prstGeom>
                    <a:noFill/>
                    <a:ln w="9525">
                      <a:noFill/>
                      <a:miter lim="800000"/>
                      <a:headEnd/>
                      <a:tailEnd/>
                    </a:ln>
                  </pic:spPr>
                </pic:pic>
              </a:graphicData>
            </a:graphic>
          </wp:inline>
        </w:drawing>
      </w:r>
    </w:p>
    <w:p w:rsidR="00EF6452" w:rsidRDefault="00EF6452" w:rsidP="00632DC7">
      <w:pPr>
        <w:pStyle w:val="Caption"/>
        <w:jc w:val="center"/>
      </w:pPr>
      <w:bookmarkStart w:id="7" w:name="_Ref327723138"/>
      <w:r>
        <w:t xml:space="preserve">Figure </w:t>
      </w:r>
      <w:fldSimple w:instr=" SEQ Figure \* ARABIC ">
        <w:r w:rsidR="009A4634">
          <w:rPr>
            <w:noProof/>
          </w:rPr>
          <w:t>3</w:t>
        </w:r>
      </w:fldSimple>
      <w:bookmarkEnd w:id="7"/>
      <w:r>
        <w:t xml:space="preserve">: </w:t>
      </w:r>
      <w:r w:rsidR="00930476">
        <w:t>End result</w:t>
      </w:r>
      <w:r>
        <w:t xml:space="preserve"> of Bump Mapping</w:t>
      </w:r>
    </w:p>
    <w:p w:rsidR="00020342" w:rsidRPr="00632DC7" w:rsidRDefault="00BE3642" w:rsidP="003006E3">
      <w:pPr>
        <w:pStyle w:val="Heading2"/>
        <w:rPr>
          <w:szCs w:val="24"/>
        </w:rPr>
      </w:pPr>
      <w:r>
        <w:t>Normal Map</w:t>
      </w:r>
      <w:r w:rsidR="00FF0CCF">
        <w:t>ping</w:t>
      </w:r>
    </w:p>
    <w:p w:rsidR="00EF6452" w:rsidRDefault="00020342" w:rsidP="0098054F">
      <w:r>
        <w:t xml:space="preserve">Because of the </w:t>
      </w:r>
      <w:r w:rsidR="00036CCE">
        <w:t>computational</w:t>
      </w:r>
      <w:r>
        <w:t xml:space="preserve"> restrictions for the original Bump Mapping, a new technique was created. The normal mapping </w:t>
      </w:r>
      <w:r w:rsidR="006F542C">
        <w:fldChar w:fldCharType="begin"/>
      </w:r>
      <w:r w:rsidR="003670E8">
        <w:instrText xml:space="preserve"> ADDIN ZOTERO_ITEM CSL_CITATION {"citationID":"4HWoIEWV","properties":{"formattedCitation":"(COHEN, 1998)","plainCitation":"(COHEN, 1998)"},"citationItems":[{"id":60,"uris":["http://zotero.org/users/local/ksghkIaS/items/HAE4QRXM"],"uri":["http://zotero.org/users/local/ksghkIaS/items/HAE4QRXM"],"itemData":{"id":60,"type":"thesis","title":"Appearance-preserving simpli\fcation of polygonal models","publisher":"The University of North Carolina at Chapel Hill","author":[{"family":"Cohen","given":"Jonathan"}],"issued":{"year":1998}}}],"schema":"https://github.com/citation-style-language/schema/raw/master/csl-citation.json"} </w:instrText>
      </w:r>
      <w:r w:rsidR="006F542C">
        <w:fldChar w:fldCharType="separate"/>
      </w:r>
      <w:r w:rsidR="003670E8" w:rsidRPr="003670E8">
        <w:rPr>
          <w:szCs w:val="21"/>
        </w:rPr>
        <w:t>(COHEN, 1998)</w:t>
      </w:r>
      <w:r w:rsidR="006F542C">
        <w:fldChar w:fldCharType="end"/>
      </w:r>
      <w:r>
        <w:t xml:space="preserve"> replaces the object's normal entirely by doing a look-up into a normal map, while bump mapping changes the existing surface normal. For that,</w:t>
      </w:r>
      <w:r w:rsidR="003006E3">
        <w:t xml:space="preserve"> the </w:t>
      </w:r>
      <w:proofErr w:type="spellStart"/>
      <w:r w:rsidR="003006E3">
        <w:t>normals</w:t>
      </w:r>
      <w:proofErr w:type="spellEnd"/>
      <w:r w:rsidR="003006E3">
        <w:t xml:space="preserve"> of the normal map are stored in</w:t>
      </w:r>
      <w:r>
        <w:t xml:space="preserve"> tangent space</w:t>
      </w:r>
      <w:r w:rsidR="003006E3">
        <w:t xml:space="preserve">. </w:t>
      </w:r>
      <w:r w:rsidR="00C04019">
        <w:t>By</w:t>
      </w:r>
      <w:r w:rsidR="003006E3">
        <w:t xml:space="preserve"> using normal maps instead of bump maps, </w:t>
      </w:r>
      <w:r>
        <w:t>the perturbation is no longer limited by object space.</w:t>
      </w:r>
      <w:r w:rsidR="003006E3">
        <w:t xml:space="preserve"> </w:t>
      </w:r>
      <w:r w:rsidR="00CA7817">
        <w:t xml:space="preserve">Because of this generality, it is possible to enhance visual quality by mapping the </w:t>
      </w:r>
      <w:proofErr w:type="spellStart"/>
      <w:r w:rsidR="00CA7817">
        <w:t>normals</w:t>
      </w:r>
      <w:proofErr w:type="spellEnd"/>
      <w:r w:rsidR="00CA7817">
        <w:t xml:space="preserve"> from a high-resolution surface and store as a texture map.</w:t>
      </w:r>
      <w:r w:rsidR="00036CCE">
        <w:t xml:space="preserve"> </w:t>
      </w:r>
      <w:r w:rsidR="00EF6452">
        <w:t xml:space="preserve"> </w:t>
      </w:r>
      <w:r w:rsidR="006F542C">
        <w:fldChar w:fldCharType="begin"/>
      </w:r>
      <w:r w:rsidR="00EF6452">
        <w:instrText xml:space="preserve"> REF _Ref327722940 \h </w:instrText>
      </w:r>
      <w:r w:rsidR="006F542C">
        <w:fldChar w:fldCharType="separate"/>
      </w:r>
      <w:r w:rsidR="009A4634">
        <w:t xml:space="preserve">Figure </w:t>
      </w:r>
      <w:r w:rsidR="009A4634">
        <w:rPr>
          <w:noProof/>
        </w:rPr>
        <w:t>4</w:t>
      </w:r>
      <w:r w:rsidR="006F542C">
        <w:fldChar w:fldCharType="end"/>
      </w:r>
      <w:r w:rsidR="00EF6452">
        <w:t xml:space="preserve"> illustrates a typical example of Normal Mapping.</w:t>
      </w:r>
    </w:p>
    <w:p w:rsidR="00BD5660" w:rsidRDefault="00BD5660" w:rsidP="0098054F">
      <w:r>
        <w:tab/>
        <w:t xml:space="preserve">To generate a texture map containing the new surface normal, each vertex normal from the high-resolution surface is mapped to a </w:t>
      </w:r>
      <w:proofErr w:type="spellStart"/>
      <w:r>
        <w:t>texel</w:t>
      </w:r>
      <w:proofErr w:type="spellEnd"/>
      <w:r>
        <w:t xml:space="preserve"> and will correspond to a point in the low resolution surface. </w:t>
      </w:r>
      <w:r w:rsidR="006F542C">
        <w:fldChar w:fldCharType="begin"/>
      </w:r>
      <w:r>
        <w:instrText xml:space="preserve"> REF _Ref327700065 \h </w:instrText>
      </w:r>
      <w:r w:rsidR="006F542C">
        <w:fldChar w:fldCharType="separate"/>
      </w:r>
      <w:r w:rsidR="009A4634">
        <w:t xml:space="preserve">Figure </w:t>
      </w:r>
      <w:r w:rsidR="009A4634">
        <w:rPr>
          <w:noProof/>
        </w:rPr>
        <w:t>5</w:t>
      </w:r>
      <w:r w:rsidR="006F542C">
        <w:fldChar w:fldCharType="end"/>
      </w:r>
      <w:r>
        <w:t xml:space="preserve"> illustrates the usage of such technique for a model using only 975 triangles. The left model is using a normal map</w:t>
      </w:r>
      <w:r w:rsidR="00C04019">
        <w:t>, previously</w:t>
      </w:r>
      <w:r>
        <w:t xml:space="preserve"> created with a higher resolution surface and applying in a less detailed mesh, and the right is using per-vertex </w:t>
      </w:r>
      <w:r w:rsidR="00C04019">
        <w:t>normal.</w:t>
      </w:r>
      <w:r>
        <w:t>.</w:t>
      </w:r>
    </w:p>
    <w:p w:rsidR="00EF6452" w:rsidRDefault="00EF6452" w:rsidP="00EF6452">
      <w:pPr>
        <w:keepNext/>
        <w:jc w:val="center"/>
      </w:pPr>
      <w:r>
        <w:rPr>
          <w:noProof/>
        </w:rPr>
        <w:drawing>
          <wp:inline distT="0" distB="0" distL="0" distR="0">
            <wp:extent cx="1865376" cy="1865376"/>
            <wp:effectExtent l="19050" t="0" r="1524" b="0"/>
            <wp:docPr id="20" name="Picture 14" descr="http://read.pudn.com/downloads113/sourcecode/windows/other/471455/Normal%20mapping/stone_wall_normal_map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ead.pudn.com/downloads113/sourcecode/windows/other/471455/Normal%20mapping/stone_wall_normal_map__.jpg"/>
                    <pic:cNvPicPr>
                      <a:picLocks noChangeAspect="1" noChangeArrowheads="1"/>
                    </pic:cNvPicPr>
                  </pic:nvPicPr>
                  <pic:blipFill>
                    <a:blip r:embed="rId10" cstate="print"/>
                    <a:srcRect/>
                    <a:stretch>
                      <a:fillRect/>
                    </a:stretch>
                  </pic:blipFill>
                  <pic:spPr bwMode="auto">
                    <a:xfrm>
                      <a:off x="0" y="0"/>
                      <a:ext cx="1865376" cy="1865376"/>
                    </a:xfrm>
                    <a:prstGeom prst="rect">
                      <a:avLst/>
                    </a:prstGeom>
                    <a:noFill/>
                    <a:ln w="9525">
                      <a:noFill/>
                      <a:miter lim="800000"/>
                      <a:headEnd/>
                      <a:tailEnd/>
                    </a:ln>
                  </pic:spPr>
                </pic:pic>
              </a:graphicData>
            </a:graphic>
          </wp:inline>
        </w:drawing>
      </w:r>
    </w:p>
    <w:p w:rsidR="00CA7817" w:rsidRDefault="00EF6452" w:rsidP="00632DC7">
      <w:pPr>
        <w:pStyle w:val="Caption"/>
        <w:jc w:val="center"/>
      </w:pPr>
      <w:bookmarkStart w:id="8" w:name="_Ref327722940"/>
      <w:r>
        <w:t xml:space="preserve">Figure </w:t>
      </w:r>
      <w:fldSimple w:instr=" SEQ Figure \* ARABIC ">
        <w:r w:rsidR="009A4634">
          <w:rPr>
            <w:noProof/>
          </w:rPr>
          <w:t>4</w:t>
        </w:r>
      </w:fldSimple>
      <w:bookmarkEnd w:id="8"/>
      <w:r>
        <w:t>: Typical example of Normal Map</w:t>
      </w:r>
    </w:p>
    <w:p w:rsidR="0098054F" w:rsidRDefault="0098054F" w:rsidP="0098054F">
      <w:pPr>
        <w:keepNext/>
      </w:pPr>
      <w:r>
        <w:rPr>
          <w:noProof/>
        </w:rPr>
        <w:lastRenderedPageBreak/>
        <w:drawing>
          <wp:inline distT="0" distB="0" distL="0" distR="0">
            <wp:extent cx="2819400" cy="16859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819400" cy="1685925"/>
                    </a:xfrm>
                    <a:prstGeom prst="rect">
                      <a:avLst/>
                    </a:prstGeom>
                    <a:noFill/>
                    <a:ln w="9525">
                      <a:noFill/>
                      <a:miter lim="800000"/>
                      <a:headEnd/>
                      <a:tailEnd/>
                    </a:ln>
                  </pic:spPr>
                </pic:pic>
              </a:graphicData>
            </a:graphic>
          </wp:inline>
        </w:drawing>
      </w:r>
    </w:p>
    <w:p w:rsidR="003006E3" w:rsidRDefault="0098054F" w:rsidP="00632DC7">
      <w:pPr>
        <w:pStyle w:val="Caption"/>
      </w:pPr>
      <w:bookmarkStart w:id="9" w:name="_Ref327700065"/>
      <w:r>
        <w:t xml:space="preserve">Figure </w:t>
      </w:r>
      <w:fldSimple w:instr=" SEQ Figure \* ARABIC ">
        <w:r w:rsidR="009A4634">
          <w:rPr>
            <w:noProof/>
          </w:rPr>
          <w:t>5</w:t>
        </w:r>
      </w:fldSimple>
      <w:bookmarkEnd w:id="9"/>
      <w:r>
        <w:t xml:space="preserve">: Normal map comparison. Figure adapted from </w:t>
      </w:r>
      <w:r w:rsidR="006F542C">
        <w:fldChar w:fldCharType="begin"/>
      </w:r>
      <w:r w:rsidR="00E570E4">
        <w:instrText xml:space="preserve"> ADDIN ZOTERO_ITEM CSL_CITATION {"citationID":"xBlVfGLv","properties":{"formattedCitation":"{\\rtf (COHEN \\i et al.\\i0{}, 1998)}","plainCitation":"(COHEN et al., 1998)"},"citationItems":[{"id":63,"uris":["http://zotero.org/users/local/ksghkIaS/items/7PSPREZP"],"uri":["http://zotero.org/users/local/ksghkIaS/items/7PSPREZP"]}],"schema":"https://github.com/citation-style-language/schema/raw/master/csl-citation.json"} </w:instrText>
      </w:r>
      <w:r w:rsidR="006F542C">
        <w:fldChar w:fldCharType="separate"/>
      </w:r>
      <w:r w:rsidR="00E570E4" w:rsidRPr="00E570E4">
        <w:rPr>
          <w:szCs w:val="24"/>
        </w:rPr>
        <w:t xml:space="preserve">(COHEN </w:t>
      </w:r>
      <w:r w:rsidR="00E570E4" w:rsidRPr="00E570E4">
        <w:rPr>
          <w:i/>
          <w:iCs/>
          <w:szCs w:val="24"/>
        </w:rPr>
        <w:t>et al.</w:t>
      </w:r>
      <w:r w:rsidR="00E570E4" w:rsidRPr="00E570E4">
        <w:rPr>
          <w:szCs w:val="24"/>
        </w:rPr>
        <w:t>, 1998)</w:t>
      </w:r>
      <w:r w:rsidR="006F542C">
        <w:fldChar w:fldCharType="end"/>
      </w:r>
      <w:r w:rsidR="00E570E4">
        <w:t>.</w:t>
      </w:r>
    </w:p>
    <w:p w:rsidR="00886994" w:rsidRPr="00BE3642" w:rsidRDefault="003006E3" w:rsidP="00886994">
      <w:r>
        <w:tab/>
      </w:r>
      <w:r w:rsidR="001548E0">
        <w:t xml:space="preserve">It is also possible to achieve bump mapping using </w:t>
      </w:r>
      <w:r>
        <w:t>Normal mapping</w:t>
      </w:r>
      <w:r w:rsidR="001548E0">
        <w:t xml:space="preserve"> a</w:t>
      </w:r>
      <w:r>
        <w:t xml:space="preserve">s an </w:t>
      </w:r>
      <w:r w:rsidR="001548E0">
        <w:t>offline process, evaluating the perturbed normal for</w:t>
      </w:r>
      <w:r>
        <w:t xml:space="preserve"> every </w:t>
      </w:r>
      <w:proofErr w:type="spellStart"/>
      <w:r>
        <w:t>texel</w:t>
      </w:r>
      <w:proofErr w:type="spellEnd"/>
      <w:r>
        <w:t xml:space="preserve"> in the normal map </w:t>
      </w:r>
      <w:r w:rsidR="00C04019">
        <w:t xml:space="preserve">that </w:t>
      </w:r>
      <w:r>
        <w:t>corresponds to a surface position</w:t>
      </w:r>
      <w:r w:rsidR="001548E0">
        <w:t xml:space="preserve">. </w:t>
      </w:r>
      <w:r w:rsidR="00C43439">
        <w:t xml:space="preserve"> </w:t>
      </w:r>
      <w:r>
        <w:t xml:space="preserve">A downside is that such object </w:t>
      </w:r>
      <w:r w:rsidR="001548E0">
        <w:t xml:space="preserve">space normal maps depend on the used </w:t>
      </w:r>
      <w:r>
        <w:t>surface</w:t>
      </w:r>
      <w:r w:rsidR="001548E0">
        <w:t xml:space="preserve"> for bump</w:t>
      </w:r>
      <w:r>
        <w:t>. In contrast, when bump mapping,</w:t>
      </w:r>
      <w:r w:rsidR="001548E0">
        <w:t xml:space="preserve"> the height map</w:t>
      </w:r>
      <w:r>
        <w:rPr>
          <w:rFonts w:ascii="CMMI10" w:hAnsi="CMMI10" w:cs="CMMI10"/>
        </w:rPr>
        <w:t xml:space="preserve"> </w:t>
      </w:r>
      <w:r>
        <w:t>is independent of</w:t>
      </w:r>
      <w:r w:rsidR="001548E0">
        <w:t xml:space="preserve"> bumped surface </w:t>
      </w:r>
      <w:r>
        <w:t xml:space="preserve">and can be used to perturb the </w:t>
      </w:r>
      <w:proofErr w:type="spellStart"/>
      <w:r>
        <w:t>normals</w:t>
      </w:r>
      <w:proofErr w:type="spellEnd"/>
      <w:r>
        <w:t xml:space="preserve"> of any </w:t>
      </w:r>
      <w:r w:rsidR="001548E0">
        <w:t xml:space="preserve">other </w:t>
      </w:r>
      <w:r>
        <w:t xml:space="preserve">surface. </w:t>
      </w:r>
      <w:r w:rsidR="001548E0">
        <w:t>Clearly, this very strong advantage</w:t>
      </w:r>
      <w:r>
        <w:t xml:space="preserve"> should be preserved.</w:t>
      </w:r>
    </w:p>
    <w:p w:rsidR="00A33C8B" w:rsidRDefault="00BE3642" w:rsidP="00A33C8B">
      <w:pPr>
        <w:pStyle w:val="Heading2"/>
      </w:pPr>
      <w:r>
        <w:t>Lean Mapping</w:t>
      </w:r>
    </w:p>
    <w:p w:rsidR="006F17EC" w:rsidRDefault="00BA0BAB" w:rsidP="00AB74CF">
      <w:commentRangeStart w:id="10"/>
      <w:r>
        <w:t xml:space="preserve">As </w:t>
      </w:r>
      <w:r w:rsidR="00C04019">
        <w:t xml:space="preserve">previously </w:t>
      </w:r>
      <w:r>
        <w:t>observed, Bump Mapping has a highlight problem</w:t>
      </w:r>
      <w:ins w:id="11" w:author="Kohwalter" w:date="2012-07-14T09:33:00Z">
        <w:r w:rsidR="00B36C8C">
          <w:t>, which is caused by filtering</w:t>
        </w:r>
      </w:ins>
      <w:r>
        <w:t>.</w:t>
      </w:r>
      <w:ins w:id="12" w:author="Kohwalter" w:date="2012-07-14T09:36:00Z">
        <w:r w:rsidR="00B36C8C">
          <w:t xml:space="preserve"> When viewed from distance, the sampled surface will be filtered and result in chang</w:t>
        </w:r>
      </w:ins>
      <w:ins w:id="13" w:author="Kohwalter" w:date="2012-07-14T09:38:00Z">
        <w:r w:rsidR="00B36C8C">
          <w:t>ing</w:t>
        </w:r>
      </w:ins>
      <w:ins w:id="14" w:author="Kohwalter" w:date="2012-07-14T09:36:00Z">
        <w:r w:rsidR="00B36C8C">
          <w:t xml:space="preserve"> the normal</w:t>
        </w:r>
      </w:ins>
      <w:ins w:id="15" w:author="Kohwalter" w:date="2012-07-14T09:39:00Z">
        <w:r w:rsidR="00262318">
          <w:t xml:space="preserve"> to the average value</w:t>
        </w:r>
      </w:ins>
      <w:ins w:id="16" w:author="Kohwalter" w:date="2012-07-14T09:40:00Z">
        <w:r w:rsidR="00262318">
          <w:t xml:space="preserve"> computed that as a result</w:t>
        </w:r>
      </w:ins>
      <w:ins w:id="17" w:author="Kohwalter" w:date="2012-07-14T09:37:00Z">
        <w:r w:rsidR="00B36C8C">
          <w:t xml:space="preserve"> mak</w:t>
        </w:r>
      </w:ins>
      <w:ins w:id="18" w:author="Kohwalter" w:date="2012-07-14T09:40:00Z">
        <w:r w:rsidR="00262318">
          <w:t>e</w:t>
        </w:r>
      </w:ins>
      <w:ins w:id="19" w:author="Kohwalter" w:date="2012-07-14T09:37:00Z">
        <w:r w:rsidR="00B36C8C">
          <w:t xml:space="preserve"> the bumps no longer visible</w:t>
        </w:r>
      </w:ins>
      <w:ins w:id="20" w:author="Kohwalter" w:date="2012-07-14T09:41:00Z">
        <w:r w:rsidR="00262318">
          <w:t>, which causes the impression of a</w:t>
        </w:r>
      </w:ins>
      <w:ins w:id="21" w:author="Kohwalter" w:date="2012-07-14T09:37:00Z">
        <w:r w:rsidR="00B36C8C">
          <w:t xml:space="preserve"> duller surface.</w:t>
        </w:r>
      </w:ins>
      <w:r>
        <w:t xml:space="preserve"> </w:t>
      </w:r>
      <w:commentRangeEnd w:id="10"/>
      <w:r w:rsidR="00C04019">
        <w:rPr>
          <w:rStyle w:val="CommentReference"/>
        </w:rPr>
        <w:commentReference w:id="10"/>
      </w:r>
      <w:r>
        <w:t>To deal with it, a new</w:t>
      </w:r>
      <w:r w:rsidR="00D3763D">
        <w:t xml:space="preserve"> technique was developed called </w:t>
      </w:r>
      <w:r>
        <w:t xml:space="preserve">LEAN mapping </w:t>
      </w:r>
      <w:r w:rsidR="006F542C">
        <w:fldChar w:fldCharType="begin"/>
      </w:r>
      <w:r w:rsidR="00E570E4">
        <w:instrText xml:space="preserve"> ADDIN ZOTERO_ITEM CSL_CITATION {"citationID":"Cw0s9AfP","properties":{"formattedCitation":"(OLANO;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6F542C">
        <w:fldChar w:fldCharType="separate"/>
      </w:r>
      <w:r w:rsidR="003670E8" w:rsidRPr="003670E8">
        <w:rPr>
          <w:szCs w:val="21"/>
        </w:rPr>
        <w:t>(OLANO; BAKER, 2010)</w:t>
      </w:r>
      <w:r w:rsidR="006F542C">
        <w:fldChar w:fldCharType="end"/>
      </w:r>
      <w:r>
        <w:t>. The</w:t>
      </w:r>
      <w:r w:rsidR="00AB74CF">
        <w:t xml:space="preserve"> LEAN mapping </w:t>
      </w:r>
      <w:r>
        <w:t>is</w:t>
      </w:r>
      <w:r w:rsidR="00AB74CF">
        <w:t xml:space="preserve"> a simple model that is compatible with </w:t>
      </w:r>
      <w:r>
        <w:t>existing diffuse bump filtering. It</w:t>
      </w:r>
      <w:r w:rsidR="00AB74CF">
        <w:t xml:space="preserve"> has </w:t>
      </w:r>
      <w:r>
        <w:t xml:space="preserve">a </w:t>
      </w:r>
      <w:r w:rsidR="00AB74CF">
        <w:t>low pre</w:t>
      </w:r>
      <w:r w:rsidR="008F3DB9">
        <w:t>-</w:t>
      </w:r>
      <w:r w:rsidR="00AB74CF">
        <w:t>comp</w:t>
      </w:r>
      <w:r>
        <w:t>utation cost, low run-time cost and</w:t>
      </w:r>
      <w:r w:rsidR="00AB74CF">
        <w:t xml:space="preserve"> </w:t>
      </w:r>
      <w:r>
        <w:t>it is compatible with</w:t>
      </w:r>
      <w:r w:rsidR="00AB74CF">
        <w:t xml:space="preserve"> existing </w:t>
      </w:r>
      <w:r w:rsidR="00461E34">
        <w:t xml:space="preserve">shading models based on </w:t>
      </w:r>
      <w:proofErr w:type="spellStart"/>
      <w:r w:rsidR="00AB74CF">
        <w:t>Blinn-Phong</w:t>
      </w:r>
      <w:proofErr w:type="spellEnd"/>
      <w:r w:rsidR="008F3DB9">
        <w:t xml:space="preserve"> </w:t>
      </w:r>
      <w:r w:rsidR="006F542C">
        <w:fldChar w:fldCharType="begin"/>
      </w:r>
      <w:r w:rsidR="00E570E4">
        <w:instrText xml:space="preserve"> ADDIN ZOTERO_ITEM CSL_CITATION {"citationID":"AzkCx2uQ","properties":{"formattedCitation":"(BLINN,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F."}],"issued":{"year":1977,"month":7}}}],"schema":"https://github.com/citation-style-language/schema/raw/master/csl-citation.json"} </w:instrText>
      </w:r>
      <w:r w:rsidR="006F542C">
        <w:fldChar w:fldCharType="separate"/>
      </w:r>
      <w:r w:rsidR="003670E8" w:rsidRPr="003670E8">
        <w:rPr>
          <w:szCs w:val="21"/>
        </w:rPr>
        <w:t>(BLINN, 1977)</w:t>
      </w:r>
      <w:r w:rsidR="006F542C">
        <w:fldChar w:fldCharType="end"/>
      </w:r>
      <w:r w:rsidR="00AB74CF">
        <w:t xml:space="preserve"> or Beckmann-di</w:t>
      </w:r>
      <w:r>
        <w:t>stribution</w:t>
      </w:r>
      <w:r w:rsidR="008F3DB9">
        <w:t xml:space="preserve"> </w:t>
      </w:r>
      <w:r w:rsidR="006F542C">
        <w:fldChar w:fldCharType="begin"/>
      </w:r>
      <w:r w:rsidR="003670E8">
        <w:instrText xml:space="preserve"> ADDIN ZOTERO_ITEM CSL_CITATION {"citationID":"k9IwC9NH","properties":{"formattedCitation":"(BECKMANN; SPIZZICHINO, 1963)","plainCitation":"(BECKMANN; SPIZZICHINO, 1963)"},"citationItems":[{"id":78,"uris":["http://zotero.org/users/local/ksghkIaS/items/W72FNVDV"],"uri":["http://zotero.org/users/local/ksghkIaS/items/W72FNVDV"],"itemData":{"id":78,"type":"book","title":"The Scattering of Electromagnetic Waves from Rough Surfaces","publisher":"Pergamon Press","number-of-pages":"503","author":[{"family":"Beckmann","given":"Petr"},{"family":"Spizzichino","given":"André"}],"issued":{"year":1963}}}],"schema":"https://github.com/citation-style-language/schema/raw/master/csl-citation.json"} </w:instrText>
      </w:r>
      <w:r w:rsidR="006F542C">
        <w:fldChar w:fldCharType="separate"/>
      </w:r>
      <w:r w:rsidR="003670E8" w:rsidRPr="003670E8">
        <w:rPr>
          <w:szCs w:val="21"/>
        </w:rPr>
        <w:t>(BECKMANN; SPIZZICHINO, 1963)</w:t>
      </w:r>
      <w:r w:rsidR="006F542C">
        <w:fldChar w:fldCharType="end"/>
      </w:r>
      <w:r>
        <w:t>.</w:t>
      </w:r>
      <w:r w:rsidR="00AB74CF">
        <w:t xml:space="preserve"> </w:t>
      </w:r>
      <w:r>
        <w:t>In addition, it</w:t>
      </w:r>
      <w:r w:rsidR="00AB74CF">
        <w:t xml:space="preserve"> allows several</w:t>
      </w:r>
      <w:r>
        <w:t xml:space="preserve"> </w:t>
      </w:r>
      <w:r w:rsidR="00AB74CF">
        <w:t>approaches to the combination of multiple bump layers.</w:t>
      </w:r>
      <w:r w:rsidR="00654381">
        <w:tab/>
        <w:t>The Beckmann distribution uses a Gaussian distribution of normal slopes and is evaluated at the half vector to give the expected number of facets that the distribution predicts will be perfectly oriented to reflect view vector to light vector.</w:t>
      </w:r>
    </w:p>
    <w:p w:rsidR="008E2DB1" w:rsidRDefault="006F17EC" w:rsidP="00AB74CF">
      <w:r>
        <w:tab/>
      </w:r>
      <w:r w:rsidR="00654381">
        <w:t>The LEAN mapping</w:t>
      </w:r>
      <w:r w:rsidR="00AB74CF">
        <w:t xml:space="preserve"> bump </w:t>
      </w:r>
      <w:proofErr w:type="spellStart"/>
      <w:r w:rsidR="00AB74CF">
        <w:t>specularity</w:t>
      </w:r>
      <w:proofErr w:type="spellEnd"/>
      <w:r w:rsidR="00AB74CF">
        <w:t xml:space="preserve"> is a modification of the Ward </w:t>
      </w:r>
      <w:r w:rsidR="00846E2D">
        <w:t xml:space="preserve">shading </w:t>
      </w:r>
      <w:r w:rsidR="00AB74CF">
        <w:t xml:space="preserve">model </w:t>
      </w:r>
      <w:r w:rsidR="006F542C">
        <w:fldChar w:fldCharType="begin"/>
      </w:r>
      <w:r w:rsidR="00E570E4">
        <w:instrText xml:space="preserve"> ADDIN ZOTERO_ITEM CSL_CITATION {"citationID":"4egwXbTv","properties":{"formattedCitation":"(WARD,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J."}],"issued":{"year":1992,"month":7}}}],"schema":"https://github.com/citation-style-language/schema/raw/master/csl-citation.json"} </w:instrText>
      </w:r>
      <w:r w:rsidR="006F542C">
        <w:fldChar w:fldCharType="separate"/>
      </w:r>
      <w:r w:rsidR="003670E8" w:rsidRPr="003670E8">
        <w:rPr>
          <w:szCs w:val="21"/>
        </w:rPr>
        <w:t>(WARD, 1992)</w:t>
      </w:r>
      <w:r w:rsidR="006F542C">
        <w:fldChar w:fldCharType="end"/>
      </w:r>
      <w:r w:rsidR="008E2DB1">
        <w:t>, which</w:t>
      </w:r>
      <w:r w:rsidR="00AB74CF">
        <w:t xml:space="preserve"> assumes perfectly reflective </w:t>
      </w:r>
      <w:r w:rsidR="008E2DB1">
        <w:t>micro facets that are</w:t>
      </w:r>
      <w:r w:rsidR="00AB74CF">
        <w:t xml:space="preserve"> randomly distributed around the overall surface normal. </w:t>
      </w:r>
      <w:r w:rsidR="00846E2D">
        <w:t>This new model  requires one additional MIP</w:t>
      </w:r>
      <w:r w:rsidR="00AC01E0">
        <w:t xml:space="preserve"> </w:t>
      </w:r>
      <w:r w:rsidR="006F542C">
        <w:fldChar w:fldCharType="begin"/>
      </w:r>
      <w:r w:rsidR="00E570E4">
        <w:instrText xml:space="preserve"> ADDIN ZOTERO_ITEM CSL_CITATION {"citationID":"x151qLqa","properties":{"formattedCitation":"(WILLIAMS,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means.","DOI":"10.1145/964967.801126","author":[{"family":"Williams","given":"Lance"}],"issued":{"year":1983,"month":7}}}],"schema":"https://github.com/citation-style-language/schema/raw/master/csl-citation.json"} </w:instrText>
      </w:r>
      <w:r w:rsidR="006F542C">
        <w:fldChar w:fldCharType="separate"/>
      </w:r>
      <w:r w:rsidR="003670E8" w:rsidRPr="003670E8">
        <w:rPr>
          <w:szCs w:val="21"/>
        </w:rPr>
        <w:t>(WILLIAMS, 1983)</w:t>
      </w:r>
      <w:r w:rsidR="006F542C">
        <w:fldChar w:fldCharType="end"/>
      </w:r>
      <w:r w:rsidR="00846E2D">
        <w:t xml:space="preserve"> texture lookup per shading evaluating and manages to capture antialiasing of the highlight shape and the transition of anisotropic bumps into an anisotropic highlight. For the computation, the </w:t>
      </w:r>
      <w:r w:rsidR="00846E2D">
        <w:lastRenderedPageBreak/>
        <w:t>LEAN uses an existing height or normal map to generate the LEAN map on GPU.</w:t>
      </w:r>
    </w:p>
    <w:p w:rsidR="007112D8" w:rsidRDefault="008E2DB1" w:rsidP="00AB74CF">
      <w:r>
        <w:tab/>
      </w:r>
      <w:r w:rsidR="00774C1C">
        <w:t xml:space="preserve">Because of its simplicity, low computational overhead and compatibility with </w:t>
      </w:r>
      <w:proofErr w:type="spellStart"/>
      <w:r w:rsidR="00774C1C">
        <w:t>Blinn-Phong</w:t>
      </w:r>
      <w:proofErr w:type="spellEnd"/>
      <w:r w:rsidR="00774C1C">
        <w:t xml:space="preserve">, it can be </w:t>
      </w:r>
      <w:r w:rsidR="00913811">
        <w:t xml:space="preserve">easily </w:t>
      </w:r>
      <w:r w:rsidR="00774C1C">
        <w:t>adopted for us</w:t>
      </w:r>
      <w:r w:rsidR="00913811">
        <w:t>age</w:t>
      </w:r>
      <w:r w:rsidR="00774C1C">
        <w:t xml:space="preserve"> </w:t>
      </w:r>
      <w:r w:rsidR="00461E34">
        <w:t>in</w:t>
      </w:r>
      <w:r w:rsidR="00774C1C">
        <w:t xml:space="preserve"> games arts. </w:t>
      </w:r>
      <w:r w:rsidR="00AB74CF">
        <w:t xml:space="preserve">To use </w:t>
      </w:r>
      <w:r>
        <w:t xml:space="preserve">LEAN </w:t>
      </w:r>
      <w:r w:rsidR="00AB74CF">
        <w:t xml:space="preserve">with existing </w:t>
      </w:r>
      <w:proofErr w:type="spellStart"/>
      <w:r w:rsidR="00AB74CF">
        <w:t>Blinn</w:t>
      </w:r>
      <w:proofErr w:type="spellEnd"/>
      <w:r w:rsidR="00AB74CF">
        <w:t>-</w:t>
      </w:r>
      <w:proofErr w:type="spellStart"/>
      <w:r w:rsidR="00AB74CF">
        <w:t>Phong</w:t>
      </w:r>
      <w:proofErr w:type="spellEnd"/>
      <w:r w:rsidR="00AB74CF">
        <w:t xml:space="preserve">-based game assets, </w:t>
      </w:r>
      <w:r w:rsidR="00774C1C">
        <w:t>it is necessary to use an</w:t>
      </w:r>
      <w:r w:rsidR="00AB74CF">
        <w:t xml:space="preserve"> equivalence of the </w:t>
      </w:r>
      <w:proofErr w:type="spellStart"/>
      <w:r w:rsidR="00AB74CF">
        <w:t>Blinn-Phong</w:t>
      </w:r>
      <w:proofErr w:type="spellEnd"/>
      <w:r w:rsidR="00AB74CF">
        <w:t xml:space="preserve"> model </w:t>
      </w:r>
      <w:r w:rsidR="00774C1C">
        <w:t>with</w:t>
      </w:r>
      <w:r w:rsidR="00AB74CF">
        <w:t xml:space="preserve"> a symmetric Ward model </w:t>
      </w:r>
      <w:r w:rsidR="00774C1C">
        <w:t>using</w:t>
      </w:r>
      <w:r w:rsidR="00AB74CF">
        <w:t xml:space="preserve"> Beckmann distribution</w:t>
      </w:r>
      <w:r w:rsidR="007112D8">
        <w:t>.</w:t>
      </w:r>
      <w:r w:rsidR="00AB74CF">
        <w:t xml:space="preserve"> </w:t>
      </w:r>
    </w:p>
    <w:p w:rsidR="00AA4013" w:rsidRDefault="007112D8" w:rsidP="00AB74CF">
      <w:r>
        <w:tab/>
        <w:t>Given a bump normal, the top level of a LEAN map texture is seeded with:</w:t>
      </w:r>
    </w:p>
    <w:p w:rsidR="00AA4013" w:rsidRDefault="002B414C" w:rsidP="00AB74CF">
      <w:pPr>
        <w:rPr>
          <w:rFonts w:eastAsiaTheme="minorEastAsia"/>
          <w:i/>
          <w:sz w:val="28"/>
          <w:szCs w:val="28"/>
        </w:rPr>
      </w:pPr>
      <m:oMathPara>
        <m:oMathParaPr>
          <m:jc m:val="left"/>
        </m:oMathParaPr>
        <m:oMath>
          <m:r>
            <w:rPr>
              <w:rFonts w:ascii="Cambria Math" w:hAnsi="Cambria Math"/>
              <w:sz w:val="28"/>
              <w:szCs w:val="28"/>
            </w:rPr>
            <m:t>N=(b.x, b.y, b.z)</m:t>
          </m:r>
        </m:oMath>
      </m:oMathPara>
    </w:p>
    <w:p w:rsidR="002B414C" w:rsidRDefault="00632DC7" w:rsidP="00AB74CF">
      <w:pPr>
        <w:rPr>
          <w:rFonts w:eastAsiaTheme="minorEastAsia"/>
          <w:i/>
          <w:sz w:val="28"/>
          <w:szCs w:val="28"/>
        </w:rPr>
      </w:pPr>
      <m:oMathPara>
        <m:oMathParaPr>
          <m:jc m:val="left"/>
        </m:oMathParaPr>
        <m:oMath>
          <m:r>
            <w:rPr>
              <w:rFonts w:ascii="Cambria Math" w:hAnsi="Cambria Math"/>
              <w:sz w:val="28"/>
              <w:szCs w:val="28"/>
            </w:rPr>
            <m:t>B=(</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C50E63" w:rsidRPr="00632DC7" w:rsidRDefault="002B414C" w:rsidP="00AB74CF">
      <w:pPr>
        <w:rPr>
          <w:i/>
          <w:sz w:val="28"/>
          <w:szCs w:val="28"/>
        </w:rPr>
      </w:pPr>
      <m:oMathPara>
        <m:oMathParaPr>
          <m:jc m:val="left"/>
        </m:oMathParaPr>
        <m:oMath>
          <m:r>
            <w:rPr>
              <w:rFonts w:ascii="Cambria Math" w:hAnsi="Cambria Math"/>
              <w:sz w:val="28"/>
              <w:szCs w:val="28"/>
            </w:rPr>
            <m:t>M=(</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2736BE" w:rsidRDefault="00C50E63" w:rsidP="00AB74CF">
      <w:r>
        <w:t xml:space="preserve">Where </w:t>
      </w:r>
      <m:oMath>
        <m:acc>
          <m:accPr>
            <m:chr m:val="̃"/>
            <m:ctrlPr>
              <w:rPr>
                <w:rFonts w:ascii="Cambria Math" w:hAnsi="Cambria Math"/>
                <w:i/>
                <w:sz w:val="28"/>
                <w:szCs w:val="28"/>
              </w:rPr>
            </m:ctrlPr>
          </m:accPr>
          <m:e>
            <m:r>
              <w:rPr>
                <w:rFonts w:ascii="Cambria Math" w:hAnsi="Cambria Math"/>
                <w:sz w:val="28"/>
                <w:szCs w:val="28"/>
              </w:rPr>
              <m:t>b</m:t>
            </m:r>
          </m:e>
        </m:acc>
      </m:oMath>
      <w:r>
        <w:t xml:space="preserve"> is a </w:t>
      </w:r>
      <w:commentRangeStart w:id="22"/>
      <w:r>
        <w:t xml:space="preserve">division </w:t>
      </w:r>
      <w:ins w:id="23" w:author="esteban clua" w:date="2012-07-13T16:27:00Z">
        <w:r w:rsidR="00913811">
          <w:t xml:space="preserve">the coefficient </w:t>
        </w:r>
      </w:ins>
      <w:commentRangeEnd w:id="22"/>
      <w:r w:rsidR="006550AB">
        <w:rPr>
          <w:rStyle w:val="CommentReference"/>
        </w:rPr>
        <w:commentReference w:id="22"/>
      </w:r>
      <w:r>
        <w:t xml:space="preserve">by </w:t>
      </w:r>
      <w:proofErr w:type="spellStart"/>
      <w:r w:rsidRPr="002B414C">
        <w:rPr>
          <w:i/>
          <w:sz w:val="24"/>
          <w:szCs w:val="24"/>
        </w:rPr>
        <w:t>b.z</w:t>
      </w:r>
      <w:proofErr w:type="spellEnd"/>
      <w:r>
        <w:t>. Using standard filtering of the resulted textures sampling of these five values will give as a</w:t>
      </w:r>
      <w:r w:rsidR="00461E34">
        <w:t xml:space="preserve"> result an anti</w:t>
      </w:r>
      <w:ins w:id="24" w:author="esteban clua" w:date="2012-07-13T16:28:00Z">
        <w:r w:rsidR="00913811">
          <w:t>-</w:t>
        </w:r>
      </w:ins>
      <w:r w:rsidR="00461E34">
        <w:t xml:space="preserve">aliased, </w:t>
      </w:r>
      <w:r>
        <w:t xml:space="preserve">filtered blend of the bumps and specular shading. Since to store five values in textures will </w:t>
      </w:r>
      <w:r w:rsidR="00913811">
        <w:t xml:space="preserve">be necessary </w:t>
      </w:r>
      <w:r>
        <w:t xml:space="preserve">two textures, which enables the possibility to store eight values, the bump normal can also be stored on the remaining three values to save computation and </w:t>
      </w:r>
      <w:r w:rsidR="002736BE">
        <w:t xml:space="preserve">improve </w:t>
      </w:r>
      <w:r>
        <w:t xml:space="preserve">quality of the diffuse filtering, instead of reconstructing it from </w:t>
      </w:r>
      <m:oMath>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.xy, 1)</m:t>
        </m:r>
      </m:oMath>
      <w:r>
        <w:t xml:space="preserve">. </w:t>
      </w:r>
      <w:r w:rsidR="006F542C">
        <w:fldChar w:fldCharType="begin"/>
      </w:r>
      <w:r w:rsidR="000F4210">
        <w:instrText xml:space="preserve"> REF _Ref328742725 \h </w:instrText>
      </w:r>
      <w:r w:rsidR="006F542C">
        <w:fldChar w:fldCharType="separate"/>
      </w:r>
      <w:r w:rsidR="009A4634">
        <w:t xml:space="preserve">Figure </w:t>
      </w:r>
      <w:r w:rsidR="009A4634">
        <w:rPr>
          <w:noProof/>
        </w:rPr>
        <w:t>6</w:t>
      </w:r>
      <w:r w:rsidR="006F542C">
        <w:fldChar w:fldCharType="end"/>
      </w:r>
      <w:r w:rsidR="000F4210">
        <w:t xml:space="preserve"> and </w:t>
      </w:r>
      <w:r w:rsidR="006F542C">
        <w:fldChar w:fldCharType="begin"/>
      </w:r>
      <w:r w:rsidR="000F4210">
        <w:instrText xml:space="preserve"> REF _Ref328742731 \h </w:instrText>
      </w:r>
      <w:r w:rsidR="006F542C">
        <w:fldChar w:fldCharType="separate"/>
      </w:r>
      <w:r w:rsidR="009A4634">
        <w:t xml:space="preserve">Figure </w:t>
      </w:r>
      <w:r w:rsidR="009A4634">
        <w:rPr>
          <w:noProof/>
        </w:rPr>
        <w:t>7</w:t>
      </w:r>
      <w:r w:rsidR="006F542C">
        <w:fldChar w:fldCharType="end"/>
      </w:r>
      <w:r w:rsidR="000F4210">
        <w:t xml:space="preserve"> illustrates both </w:t>
      </w:r>
      <w:r w:rsidR="00913811">
        <w:t xml:space="preserve">generated </w:t>
      </w:r>
      <w:r w:rsidR="000F4210">
        <w:t xml:space="preserve">textures. </w:t>
      </w:r>
      <w:r>
        <w:t xml:space="preserve">This method also allows diffuse filtering using non-normalized </w:t>
      </w:r>
      <w:proofErr w:type="spellStart"/>
      <w:r>
        <w:t>normals</w:t>
      </w:r>
      <w:proofErr w:type="spellEnd"/>
      <w:r>
        <w:t xml:space="preserve"> after texture filtering, as observed </w:t>
      </w:r>
      <w:r w:rsidR="00913811">
        <w:t xml:space="preserve">by </w:t>
      </w:r>
      <w:r w:rsidR="006F542C">
        <w:fldChar w:fldCharType="begin"/>
      </w:r>
      <w:r w:rsidR="003670E8">
        <w:instrText xml:space="preserve"> ADDIN ZOTERO_ITEM CSL_CITATION {"citationID":"ZHMRUD5X","properties":{"formattedCitation":"(KILGARD,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6F542C">
        <w:fldChar w:fldCharType="separate"/>
      </w:r>
      <w:r w:rsidR="003670E8" w:rsidRPr="003670E8">
        <w:rPr>
          <w:szCs w:val="21"/>
        </w:rPr>
        <w:t>(KILGARD, 2000)</w:t>
      </w:r>
      <w:r w:rsidR="006F542C">
        <w:fldChar w:fldCharType="end"/>
      </w:r>
      <w:r>
        <w:t>.</w:t>
      </w:r>
    </w:p>
    <w:p w:rsidR="000F4210" w:rsidRDefault="000F4210" w:rsidP="000F4210">
      <w:pPr>
        <w:keepNext/>
        <w:jc w:val="center"/>
      </w:pPr>
      <w:r>
        <w:rPr>
          <w:noProof/>
        </w:rPr>
        <w:drawing>
          <wp:inline distT="0" distB="0" distL="0" distR="0">
            <wp:extent cx="2819400" cy="14097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819400" cy="1409700"/>
                    </a:xfrm>
                    <a:prstGeom prst="rect">
                      <a:avLst/>
                    </a:prstGeom>
                    <a:noFill/>
                    <a:ln w="9525">
                      <a:noFill/>
                      <a:miter lim="800000"/>
                      <a:headEnd/>
                      <a:tailEnd/>
                    </a:ln>
                  </pic:spPr>
                </pic:pic>
              </a:graphicData>
            </a:graphic>
          </wp:inline>
        </w:drawing>
      </w:r>
    </w:p>
    <w:p w:rsidR="000F4210" w:rsidRDefault="000F4210" w:rsidP="000F4210">
      <w:pPr>
        <w:pStyle w:val="Caption"/>
        <w:jc w:val="center"/>
      </w:pPr>
      <w:bookmarkStart w:id="25" w:name="_Ref328742725"/>
      <w:commentRangeStart w:id="26"/>
      <w:r>
        <w:t xml:space="preserve">Figure </w:t>
      </w:r>
      <w:fldSimple w:instr=" SEQ Figure \* ARABIC ">
        <w:r w:rsidR="009A4634">
          <w:rPr>
            <w:noProof/>
          </w:rPr>
          <w:t>6</w:t>
        </w:r>
      </w:fldSimple>
      <w:bookmarkEnd w:id="25"/>
      <w:r w:rsidR="00105693">
        <w:t>:</w:t>
      </w:r>
      <w:r w:rsidR="00913811">
        <w:t xml:space="preserve"> First</w:t>
      </w:r>
      <w:r w:rsidR="00105693">
        <w:t xml:space="preserve"> texture generated by LEAN.</w:t>
      </w:r>
      <w:r w:rsidR="00E4531F">
        <w:t xml:space="preserve"> </w:t>
      </w:r>
      <w:r w:rsidR="00913811">
        <w:t>T</w:t>
      </w:r>
      <w:r w:rsidR="00E4531F">
        <w:t xml:space="preserve">he first </w:t>
      </w:r>
      <w:commentRangeStart w:id="27"/>
      <w:r w:rsidR="00E4531F">
        <w:t>three values</w:t>
      </w:r>
      <w:ins w:id="28" w:author="Kohwalter" w:date="2012-07-14T09:30:00Z">
        <w:r w:rsidR="00B36C8C">
          <w:t xml:space="preserve"> </w:t>
        </w:r>
      </w:ins>
      <w:commentRangeEnd w:id="27"/>
      <w:ins w:id="29" w:author="Kohwalter" w:date="2012-07-14T09:31:00Z">
        <w:r w:rsidR="00B36C8C">
          <w:rPr>
            <w:rStyle w:val="CommentReference"/>
            <w:b w:val="0"/>
            <w:bCs w:val="0"/>
            <w:color w:val="auto"/>
          </w:rPr>
          <w:commentReference w:id="27"/>
        </w:r>
      </w:ins>
      <w:ins w:id="30" w:author="Kohwalter" w:date="2012-07-14T09:30:00Z">
        <w:r w:rsidR="00B36C8C">
          <w:t>from the texture (RGB)</w:t>
        </w:r>
      </w:ins>
      <w:r w:rsidR="00E4531F">
        <w:t xml:space="preserve"> represents the bump normal, and the last one</w:t>
      </w:r>
      <w:ins w:id="31" w:author="Kohwalter" w:date="2012-07-14T09:30:00Z">
        <w:r w:rsidR="00B36C8C">
          <w:t xml:space="preserve"> (Alpha)</w:t>
        </w:r>
      </w:ins>
      <w:r w:rsidR="00E4531F">
        <w:t xml:space="preserve"> </w:t>
      </w:r>
      <w:proofErr w:type="spellStart"/>
      <w:r w:rsidR="00E4531F">
        <w:t>M.z</w:t>
      </w:r>
      <w:proofErr w:type="spellEnd"/>
      <w:r w:rsidR="00E4531F">
        <w:t>.</w:t>
      </w:r>
      <w:commentRangeEnd w:id="26"/>
      <w:r w:rsidR="00913811">
        <w:rPr>
          <w:rStyle w:val="CommentReference"/>
          <w:b w:val="0"/>
          <w:bCs w:val="0"/>
          <w:color w:val="auto"/>
        </w:rPr>
        <w:commentReference w:id="26"/>
      </w:r>
    </w:p>
    <w:p w:rsidR="000F4210" w:rsidRDefault="000F4210" w:rsidP="000F4210">
      <w:pPr>
        <w:keepNext/>
        <w:jc w:val="center"/>
      </w:pPr>
      <w:r>
        <w:rPr>
          <w:noProof/>
        </w:rPr>
        <w:lastRenderedPageBreak/>
        <w:drawing>
          <wp:inline distT="0" distB="0" distL="0" distR="0">
            <wp:extent cx="2819400" cy="140970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19400" cy="1409700"/>
                    </a:xfrm>
                    <a:prstGeom prst="rect">
                      <a:avLst/>
                    </a:prstGeom>
                    <a:noFill/>
                    <a:ln w="9525">
                      <a:noFill/>
                      <a:miter lim="800000"/>
                      <a:headEnd/>
                      <a:tailEnd/>
                    </a:ln>
                  </pic:spPr>
                </pic:pic>
              </a:graphicData>
            </a:graphic>
          </wp:inline>
        </w:drawing>
      </w:r>
    </w:p>
    <w:p w:rsidR="000F4210" w:rsidRPr="000F4210" w:rsidRDefault="000F4210" w:rsidP="000F4210">
      <w:pPr>
        <w:pStyle w:val="Caption"/>
        <w:jc w:val="center"/>
      </w:pPr>
      <w:bookmarkStart w:id="32" w:name="_Ref328742731"/>
      <w:r>
        <w:t xml:space="preserve">Figure </w:t>
      </w:r>
      <w:fldSimple w:instr=" SEQ Figure \* ARABIC ">
        <w:r w:rsidR="009A4634">
          <w:rPr>
            <w:noProof/>
          </w:rPr>
          <w:t>7</w:t>
        </w:r>
      </w:fldSimple>
      <w:bookmarkEnd w:id="32"/>
      <w:r>
        <w:t xml:space="preserve">: </w:t>
      </w:r>
      <w:r w:rsidR="00105693">
        <w:t>Second texture generated by LEAN.</w:t>
      </w:r>
      <w:r w:rsidR="00E4531F">
        <w:t xml:space="preserve"> The first two values</w:t>
      </w:r>
      <w:ins w:id="33" w:author="Kohwalter" w:date="2012-07-14T09:30:00Z">
        <w:r w:rsidR="00B36C8C">
          <w:t xml:space="preserve"> (RG)</w:t>
        </w:r>
      </w:ins>
      <w:r w:rsidR="00E4531F">
        <w:t xml:space="preserve"> represent B while the last two</w:t>
      </w:r>
      <w:ins w:id="34" w:author="Kohwalter" w:date="2012-07-14T09:30:00Z">
        <w:r w:rsidR="00B36C8C">
          <w:t xml:space="preserve"> (BA)</w:t>
        </w:r>
      </w:ins>
      <w:r w:rsidR="00E4531F">
        <w:t xml:space="preserve"> </w:t>
      </w:r>
      <w:proofErr w:type="spellStart"/>
      <w:r w:rsidR="00E4531F">
        <w:t>M.x</w:t>
      </w:r>
      <w:proofErr w:type="spellEnd"/>
      <w:r w:rsidR="00E4531F">
        <w:t xml:space="preserve"> and </w:t>
      </w:r>
      <w:proofErr w:type="spellStart"/>
      <w:r w:rsidR="00E4531F">
        <w:t>M.y</w:t>
      </w:r>
      <w:proofErr w:type="spellEnd"/>
      <w:r w:rsidR="00E4531F">
        <w:t>.</w:t>
      </w:r>
    </w:p>
    <w:p w:rsidR="00CE1B19" w:rsidRDefault="00CE1B19" w:rsidP="00AB74CF">
      <w:r>
        <w:tab/>
        <w:t xml:space="preserve">Given the filtered textures values, </w:t>
      </w:r>
      <w:r w:rsidRPr="00CE1B19">
        <w:rPr>
          <w:i/>
        </w:rPr>
        <w:t>B</w:t>
      </w:r>
      <w:r>
        <w:t xml:space="preserve"> and </w:t>
      </w:r>
      <w:r w:rsidRPr="00CE1B19">
        <w:rPr>
          <w:i/>
        </w:rPr>
        <w:t>M</w:t>
      </w:r>
      <w:r>
        <w:t>, it is possible to reconstruct the covariance ∑, which is used to control the size and shape of the highlight, and then use ∑</w:t>
      </w:r>
      <w:r>
        <w:rPr>
          <w:vertAlign w:val="superscript"/>
        </w:rPr>
        <w:t>-1</w:t>
      </w:r>
      <w:r>
        <w:t xml:space="preserve">. Below </w:t>
      </w:r>
      <w:r w:rsidR="006258B3">
        <w:t>are</w:t>
      </w:r>
      <w:r>
        <w:t xml:space="preserve"> the equation</w:t>
      </w:r>
      <w:r w:rsidR="006258B3">
        <w:t>s</w:t>
      </w:r>
      <w:r>
        <w:t xml:space="preserve"> used to construct ∑ from </w:t>
      </w:r>
      <w:r w:rsidRPr="00CE1B19">
        <w:rPr>
          <w:i/>
        </w:rPr>
        <w:t>B</w:t>
      </w:r>
      <w:r>
        <w:t xml:space="preserve"> and </w:t>
      </w:r>
      <w:r w:rsidRPr="00CE1B19">
        <w:rPr>
          <w:i/>
        </w:rPr>
        <w:t>M</w:t>
      </w:r>
      <w:r>
        <w:t>.</w:t>
      </w:r>
      <w:r w:rsidR="00A77DA7">
        <w:t xml:space="preserve"> To use LEAN with </w:t>
      </w:r>
      <w:proofErr w:type="spellStart"/>
      <w:r w:rsidR="00A77DA7">
        <w:t>Blinn-Phong</w:t>
      </w:r>
      <w:proofErr w:type="spellEnd"/>
      <w:r w:rsidR="00A77DA7">
        <w:t xml:space="preserve"> </w:t>
      </w:r>
      <w:proofErr w:type="spellStart"/>
      <w:r w:rsidR="00A77DA7">
        <w:t>specularity</w:t>
      </w:r>
      <w:proofErr w:type="spellEnd"/>
      <w:r w:rsidR="00A94AFE">
        <w:t>, it</w:t>
      </w:r>
      <w:r w:rsidR="00A77DA7">
        <w:t xml:space="preserve"> is only necessary to add the </w:t>
      </w:r>
      <w:r w:rsidR="00A77DA7" w:rsidRPr="00A94AFE">
        <w:rPr>
          <w:i/>
        </w:rPr>
        <w:t>1 / s</w:t>
      </w:r>
      <w:r w:rsidR="00A77DA7">
        <w:t xml:space="preserve"> term during the final shading when constructing the covariance ∑, adding it in the </w:t>
      </w:r>
      <w:proofErr w:type="spellStart"/>
      <w:r w:rsidR="00A77DA7" w:rsidRPr="00A77DA7">
        <w:rPr>
          <w:i/>
        </w:rPr>
        <w:t>M.x</w:t>
      </w:r>
      <w:proofErr w:type="spellEnd"/>
      <w:r w:rsidR="00A77DA7">
        <w:t xml:space="preserve"> and </w:t>
      </w:r>
      <w:proofErr w:type="spellStart"/>
      <w:r w:rsidR="00A77DA7" w:rsidRPr="00A77DA7">
        <w:rPr>
          <w:i/>
        </w:rPr>
        <w:t>M.y</w:t>
      </w:r>
      <w:proofErr w:type="spellEnd"/>
      <w:r w:rsidR="00A77DA7">
        <w:rPr>
          <w:i/>
        </w:rPr>
        <w:t xml:space="preserve"> </w:t>
      </w:r>
      <w:r w:rsidR="00A77DA7">
        <w:t>terms.</w:t>
      </w:r>
      <w:r w:rsidR="003C3675">
        <w:t xml:space="preserve"> Doing so will result in the effect of baking the </w:t>
      </w:r>
      <w:proofErr w:type="spellStart"/>
      <w:r w:rsidR="003C3675">
        <w:t>Blinn-Phong</w:t>
      </w:r>
      <w:proofErr w:type="spellEnd"/>
      <w:r w:rsidR="003C3675">
        <w:t xml:space="preserve"> </w:t>
      </w:r>
      <w:proofErr w:type="spellStart"/>
      <w:r w:rsidR="003C3675">
        <w:t>specularity</w:t>
      </w:r>
      <w:proofErr w:type="spellEnd"/>
      <w:r w:rsidR="003C3675">
        <w:t xml:space="preserve"> in the texture.</w:t>
      </w:r>
    </w:p>
    <w:p w:rsidR="003529EB" w:rsidRDefault="008F34D4" w:rsidP="003529EB">
      <w:pPr>
        <w:pStyle w:val="Caption"/>
        <w:keepNext/>
      </w:pPr>
      <w:r>
        <w:t xml:space="preserve">Equation </w:t>
      </w:r>
      <w:fldSimple w:instr=" SEQ Equation \* ARABIC ">
        <w:r w:rsidR="009A4634">
          <w:rPr>
            <w:noProof/>
          </w:rPr>
          <w:t>1</w:t>
        </w:r>
      </w:fldSimple>
      <w:r>
        <w:t>: Covariance construction from B and M</w:t>
      </w:r>
      <w:r w:rsidR="00B4316B">
        <w:t xml:space="preserve"> combin</w:t>
      </w:r>
      <w:r w:rsidR="00D652AD">
        <w:t>ing</w:t>
      </w:r>
      <w:r w:rsidR="00B4316B">
        <w:t xml:space="preserve"> linearly</w:t>
      </w:r>
    </w:p>
    <w:p w:rsidR="00DB5A8A" w:rsidRPr="00DB5A8A" w:rsidRDefault="006F542C" w:rsidP="00DB5A8A">
      <w:pPr>
        <w:pStyle w:val="Caption"/>
        <w:keepNext/>
        <w:rPr>
          <w:b w:val="0"/>
          <w:color w:val="auto"/>
        </w:rPr>
      </w:pPr>
      <m:oMathPara>
        <m:oMath>
          <m:acc>
            <m:accPr>
              <m:chr m:val="̅"/>
              <m:ctrlPr>
                <w:rPr>
                  <w:rFonts w:ascii="Cambria Math" w:hAnsi="Cambria Math"/>
                  <w:b w:val="0"/>
                  <w:i/>
                  <w:color w:val="auto"/>
                </w:rPr>
              </m:ctrlPr>
            </m:accPr>
            <m:e>
              <m:r>
                <m:rPr>
                  <m:sty m:val="bi"/>
                </m:rPr>
                <w:rPr>
                  <w:rFonts w:ascii="Cambria Math" w:hAnsi="Cambria Math"/>
                  <w:color w:val="auto"/>
                </w:rPr>
                <m:t xml:space="preserve">B </m:t>
              </m:r>
            </m:e>
          </m:acc>
          <m:r>
            <m:rPr>
              <m:sty m:val="bi"/>
            </m:rPr>
            <w:rPr>
              <w:rFonts w:ascii="Cambria Math" w:hAnsi="Cambria Math"/>
              <w:color w:val="auto"/>
            </w:rPr>
            <m:t xml:space="preserve">= </m:t>
          </m:r>
          <m:f>
            <m:fPr>
              <m:ctrlPr>
                <w:rPr>
                  <w:rFonts w:ascii="Cambria Math" w:hAnsi="Cambria Math"/>
                  <w:b w:val="0"/>
                  <w:i/>
                  <w:color w:val="auto"/>
                </w:rPr>
              </m:ctrlPr>
            </m:fPr>
            <m:num>
              <m:r>
                <m:rPr>
                  <m:sty m:val="bi"/>
                </m:rPr>
                <w:rPr>
                  <w:rFonts w:ascii="Cambria Math" w:hAnsi="Cambria Math"/>
                  <w:color w:val="auto"/>
                </w:rPr>
                <m:t>1</m:t>
              </m:r>
            </m:num>
            <m:den>
              <m:r>
                <m:rPr>
                  <m:sty m:val="bi"/>
                </m:rPr>
                <w:rPr>
                  <w:rFonts w:ascii="Cambria Math" w:hAnsi="Cambria Math"/>
                  <w:color w:val="auto"/>
                </w:rPr>
                <m:t>n</m:t>
              </m:r>
            </m:den>
          </m:f>
          <m:nary>
            <m:naryPr>
              <m:chr m:val="∑"/>
              <m:limLoc m:val="undOvr"/>
              <m:ctrlPr>
                <w:rPr>
                  <w:rFonts w:ascii="Cambria Math" w:hAnsi="Cambria Math"/>
                  <w:b w:val="0"/>
                  <w:i/>
                  <w:color w:val="auto"/>
                </w:rPr>
              </m:ctrlPr>
            </m:naryPr>
            <m:sub>
              <m:r>
                <m:rPr>
                  <m:sty m:val="bi"/>
                </m:rPr>
                <w:rPr>
                  <w:rFonts w:ascii="Cambria Math" w:hAnsi="Cambria Math"/>
                  <w:color w:val="auto"/>
                </w:rPr>
                <m:t>1</m:t>
              </m:r>
            </m:sub>
            <m:sup>
              <m:r>
                <m:rPr>
                  <m:sty m:val="bi"/>
                </m:rPr>
                <w:rPr>
                  <w:rFonts w:ascii="Cambria Math" w:hAnsi="Cambria Math"/>
                  <w:color w:val="auto"/>
                </w:rPr>
                <m:t>n</m:t>
              </m:r>
            </m:sup>
            <m:e>
              <m:r>
                <m:rPr>
                  <m:sty m:val="bi"/>
                </m:rPr>
                <w:rPr>
                  <w:rFonts w:ascii="Cambria Math" w:hAnsi="Cambria Math"/>
                  <w:color w:val="auto"/>
                </w:rPr>
                <m:t>B</m:t>
              </m:r>
            </m:e>
          </m:nary>
        </m:oMath>
      </m:oMathPara>
    </w:p>
    <w:p w:rsidR="00B4316B" w:rsidRPr="00B4316B" w:rsidRDefault="006F542C" w:rsidP="00B4316B">
      <w:pPr>
        <w:rPr>
          <w:rFonts w:eastAsiaTheme="minorEastAsia"/>
        </w:rPr>
      </w:pPr>
      <m:oMathPara>
        <m:oMath>
          <m:nary>
            <m:naryPr>
              <m:chr m:val="∑"/>
              <m:subHide m:val="on"/>
              <m:supHide m:val="on"/>
              <m:ctrlPr>
                <w:rPr>
                  <w:rFonts w:ascii="Cambria Math" w:hAnsi="Cambria Math"/>
                </w:rPr>
              </m:ctrlPr>
            </m:naryPr>
            <m:sub/>
            <m:sup/>
            <m:e>
              <m:r>
                <m:rPr>
                  <m:sty m:val="p"/>
                </m:rPr>
                <w:rPr>
                  <w:rFonts w:ascii="Cambria Math"/>
                </w:rPr>
                <m:t>=</m:t>
              </m:r>
            </m:e>
          </m:nary>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M.x</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m:t>
                    </m:r>
                    <m:acc>
                      <m:accPr>
                        <m:chr m:val="̅"/>
                        <m:ctrlPr>
                          <w:rPr>
                            <w:rFonts w:ascii="Cambria Math" w:hAnsi="Cambria Math"/>
                            <w:i/>
                          </w:rPr>
                        </m:ctrlPr>
                      </m:accPr>
                      <m:e>
                        <m:r>
                          <w:rPr>
                            <w:rFonts w:ascii="Cambria Math" w:hAnsi="Cambria Math"/>
                          </w:rPr>
                          <m:t>B</m:t>
                        </m:r>
                      </m:e>
                    </m:acc>
                    <m:r>
                      <w:rPr>
                        <w:rFonts w:ascii="Cambria Math" w:hAnsi="Cambria Math"/>
                      </w:rPr>
                      <m:t>.x</m:t>
                    </m:r>
                  </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M.z</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m:t>
                    </m:r>
                    <m:acc>
                      <m:accPr>
                        <m:chr m:val="̅"/>
                        <m:ctrlPr>
                          <w:rPr>
                            <w:rFonts w:ascii="Cambria Math" w:hAnsi="Cambria Math"/>
                            <w:i/>
                          </w:rPr>
                        </m:ctrlPr>
                      </m:accPr>
                      <m:e>
                        <m:r>
                          <w:rPr>
                            <w:rFonts w:ascii="Cambria Math" w:hAnsi="Cambria Math"/>
                          </w:rPr>
                          <m:t>B</m:t>
                        </m:r>
                      </m:e>
                    </m:acc>
                    <m:r>
                      <w:rPr>
                        <w:rFonts w:ascii="Cambria Math" w:hAnsi="Cambria Math"/>
                      </w:rPr>
                      <m:t>.y</m:t>
                    </m:r>
                  </m:e>
                </m:mr>
                <m:m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M.z</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m:t>
                    </m:r>
                    <m:acc>
                      <m:accPr>
                        <m:chr m:val="̅"/>
                        <m:ctrlPr>
                          <w:rPr>
                            <w:rFonts w:ascii="Cambria Math" w:hAnsi="Cambria Math"/>
                            <w:i/>
                          </w:rPr>
                        </m:ctrlPr>
                      </m:accPr>
                      <m:e>
                        <m:r>
                          <w:rPr>
                            <w:rFonts w:ascii="Cambria Math" w:hAnsi="Cambria Math"/>
                          </w:rPr>
                          <m:t>B</m:t>
                        </m:r>
                      </m:e>
                    </m:acc>
                    <m:r>
                      <w:rPr>
                        <w:rFonts w:ascii="Cambria Math" w:hAnsi="Cambria Math"/>
                      </w:rPr>
                      <m:t>.y</m:t>
                    </m:r>
                  </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on"/>
                        <m:supHide m:val="on"/>
                        <m:ctrlPr>
                          <w:rPr>
                            <w:rFonts w:ascii="Cambria Math" w:hAnsi="Cambria Math"/>
                            <w:i/>
                          </w:rPr>
                        </m:ctrlPr>
                      </m:naryPr>
                      <m:sub/>
                      <m:sup/>
                      <m:e>
                        <m:r>
                          <w:rPr>
                            <w:rFonts w:ascii="Cambria Math" w:hAnsi="Cambria Math"/>
                          </w:rPr>
                          <m:t>M.y</m:t>
                        </m:r>
                      </m:e>
                    </m:nary>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.y*</m:t>
                    </m:r>
                    <m:acc>
                      <m:accPr>
                        <m:chr m:val="̅"/>
                        <m:ctrlPr>
                          <w:rPr>
                            <w:rFonts w:ascii="Cambria Math" w:hAnsi="Cambria Math"/>
                            <w:i/>
                          </w:rPr>
                        </m:ctrlPr>
                      </m:accPr>
                      <m:e>
                        <m:r>
                          <w:rPr>
                            <w:rFonts w:ascii="Cambria Math" w:hAnsi="Cambria Math"/>
                          </w:rPr>
                          <m:t>B</m:t>
                        </m:r>
                      </m:e>
                    </m:acc>
                    <m:r>
                      <w:rPr>
                        <w:rFonts w:ascii="Cambria Math" w:hAnsi="Cambria Math"/>
                      </w:rPr>
                      <m:t>.y</m:t>
                    </m:r>
                  </m:e>
                </m:mr>
              </m:m>
            </m:e>
          </m:d>
        </m:oMath>
      </m:oMathPara>
    </w:p>
    <w:p w:rsidR="00B4316B" w:rsidRPr="00B4316B" w:rsidRDefault="00B4316B" w:rsidP="00B4316B">
      <w:pPr>
        <w:pStyle w:val="Caption"/>
        <w:keepNext/>
      </w:pPr>
      <w:r>
        <w:t xml:space="preserve">Equation </w:t>
      </w:r>
      <w:fldSimple w:instr=" SEQ Equation \* ARABIC ">
        <w:r w:rsidR="009A4634">
          <w:rPr>
            <w:noProof/>
          </w:rPr>
          <w:t>2</w:t>
        </w:r>
      </w:fldSimple>
      <w:r>
        <w:t>: Covariance construction from B and M using MIP</w:t>
      </w:r>
      <w:r w:rsidR="00D652AD">
        <w:t xml:space="preserve"> levels</w:t>
      </w:r>
      <w:r>
        <w:t xml:space="preserve"> with any linear filtering</w:t>
      </w:r>
    </w:p>
    <w:p w:rsidR="003529EB" w:rsidRPr="00632DC7" w:rsidRDefault="006F542C" w:rsidP="00AB74CF">
      <w:pPr>
        <w:rPr>
          <w:rFonts w:eastAsiaTheme="minorEastAsia"/>
          <w:sz w:val="24"/>
          <w:szCs w:val="24"/>
        </w:rPr>
      </w:pPr>
      <m:oMathPara>
        <m:oMath>
          <m:nary>
            <m:naryPr>
              <m:chr m:val="∑"/>
              <m:subHide m:val="on"/>
              <m:supHide m:val="on"/>
              <m:ctrlPr>
                <w:rPr>
                  <w:rFonts w:ascii="Cambria Math" w:hAnsi="Cambria Math"/>
                  <w:sz w:val="24"/>
                  <w:szCs w:val="24"/>
                </w:rPr>
              </m:ctrlPr>
            </m:naryPr>
            <m:sub/>
            <m:sup/>
            <m:e>
              <m:r>
                <m:rPr>
                  <m:sty m:val="p"/>
                </m:rPr>
                <w:rPr>
                  <w:rFonts w:ascii="Cambria Math"/>
                  <w:sz w:val="24"/>
                  <w:szCs w:val="24"/>
                </w:rPr>
                <m:t>=</m:t>
              </m:r>
            </m:e>
          </m:nary>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M.x-B.x*B.x</m:t>
                    </m:r>
                  </m:e>
                  <m:e>
                    <m:r>
                      <w:rPr>
                        <w:rFonts w:ascii="Cambria Math" w:hAnsi="Cambria Math"/>
                        <w:sz w:val="24"/>
                        <w:szCs w:val="24"/>
                      </w:rPr>
                      <m:t>M.z-B.x*B.y</m:t>
                    </m:r>
                  </m:e>
                </m:mr>
                <m:mr>
                  <m:e>
                    <m:r>
                      <w:rPr>
                        <w:rFonts w:ascii="Cambria Math" w:hAnsi="Cambria Math"/>
                        <w:sz w:val="24"/>
                        <w:szCs w:val="24"/>
                      </w:rPr>
                      <m:t>M.z-B.x*B.y</m:t>
                    </m:r>
                  </m:e>
                  <m:e>
                    <m:r>
                      <w:rPr>
                        <w:rFonts w:ascii="Cambria Math" w:hAnsi="Cambria Math"/>
                        <w:sz w:val="24"/>
                        <w:szCs w:val="24"/>
                      </w:rPr>
                      <m:t>M.y-B.y*B.y</m:t>
                    </m:r>
                  </m:e>
                </m:mr>
              </m:m>
            </m:e>
          </m:d>
        </m:oMath>
      </m:oMathPara>
    </w:p>
    <w:p w:rsidR="00F473D9" w:rsidRDefault="00F473D9" w:rsidP="00AB74CF">
      <w:r>
        <w:t xml:space="preserve">Lastly, </w:t>
      </w:r>
      <w:r w:rsidR="00A94AFE">
        <w:t>t</w:t>
      </w:r>
      <w:r>
        <w:t xml:space="preserve">he specular term </w:t>
      </w:r>
      <w:r w:rsidR="00A94AFE">
        <w:t xml:space="preserve">is computed </w:t>
      </w:r>
      <w:r>
        <w:t>using the following equation:</w:t>
      </w:r>
    </w:p>
    <w:p w:rsidR="002353AE" w:rsidRDefault="002353AE" w:rsidP="002353AE">
      <w:pPr>
        <w:pStyle w:val="Caption"/>
        <w:keepNext/>
      </w:pPr>
      <w:r>
        <w:t xml:space="preserve">Equation </w:t>
      </w:r>
      <w:fldSimple w:instr=" SEQ Equation \* ARABIC ">
        <w:r w:rsidR="009A4634">
          <w:rPr>
            <w:noProof/>
          </w:rPr>
          <w:t>3</w:t>
        </w:r>
      </w:fldSimple>
      <w:r>
        <w:t>: LEAN specular term</w:t>
      </w:r>
    </w:p>
    <w:p w:rsidR="003529EB" w:rsidRPr="00632DC7" w:rsidRDefault="006F542C" w:rsidP="00AB74CF">
      <w:pPr>
        <w:rPr>
          <w:rFonts w:eastAsiaTheme="minorEastAsia"/>
          <w:sz w:val="32"/>
          <w:szCs w:val="32"/>
        </w:rPr>
      </w:pPr>
      <m:oMathPara>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2π</m:t>
              </m:r>
              <m:rad>
                <m:radPr>
                  <m:degHide m:val="on"/>
                  <m:ctrlPr>
                    <w:rPr>
                      <w:rFonts w:ascii="Cambria Math" w:hAnsi="Cambria Math"/>
                      <w:i/>
                      <w:sz w:val="32"/>
                      <w:szCs w:val="32"/>
                    </w:rPr>
                  </m:ctrlPr>
                </m:radPr>
                <m:deg/>
                <m:e>
                  <m:r>
                    <w:rPr>
                      <w:rFonts w:ascii="Cambria Math" w:hAnsi="Cambria Math"/>
                      <w:sz w:val="32"/>
                      <w:szCs w:val="32"/>
                    </w:rPr>
                    <m:t>|∑|</m:t>
                  </m:r>
                </m:e>
              </m:rad>
            </m:den>
          </m:f>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-0.5</m:t>
              </m:r>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e>
                <m:sup>
                  <m:r>
                    <w:rPr>
                      <w:rFonts w:ascii="Cambria Math" w:hAnsi="Cambria Math"/>
                      <w:sz w:val="32"/>
                      <w:szCs w:val="32"/>
                    </w:rPr>
                    <m:t>T</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-1</m:t>
                  </m:r>
                </m:sup>
              </m:sSup>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sup>
          </m:sSup>
        </m:oMath>
      </m:oMathPara>
    </w:p>
    <w:p w:rsidR="00CE1B19" w:rsidRPr="00C50E63" w:rsidRDefault="006F542C" w:rsidP="00AB74CF">
      <w:r>
        <w:fldChar w:fldCharType="begin"/>
      </w:r>
      <w:r w:rsidR="00757A09">
        <w:instrText xml:space="preserve"> REF _Ref327712658 \h </w:instrText>
      </w:r>
      <w:r>
        <w:fldChar w:fldCharType="separate"/>
      </w:r>
      <w:r w:rsidR="009A4634">
        <w:t xml:space="preserve">Figure </w:t>
      </w:r>
      <w:r w:rsidR="009A4634">
        <w:rPr>
          <w:noProof/>
        </w:rPr>
        <w:t>8</w:t>
      </w:r>
      <w:r>
        <w:fldChar w:fldCharType="end"/>
      </w:r>
      <w:r w:rsidR="00F52107">
        <w:t xml:space="preserve"> shows the </w:t>
      </w:r>
      <w:r w:rsidR="00757A09">
        <w:t>difference</w:t>
      </w:r>
      <w:r w:rsidR="00F52107">
        <w:t xml:space="preserve"> of </w:t>
      </w:r>
      <w:r w:rsidR="00757A09">
        <w:t xml:space="preserve">the techniques </w:t>
      </w:r>
      <w:r w:rsidR="00F52107">
        <w:t>LEAN mapping and Bump mapping.</w:t>
      </w:r>
    </w:p>
    <w:p w:rsidR="00F52107" w:rsidRDefault="00F52107" w:rsidP="00F52107">
      <w:pPr>
        <w:keepNext/>
      </w:pPr>
      <w:r>
        <w:rPr>
          <w:noProof/>
        </w:rPr>
        <w:lastRenderedPageBreak/>
        <w:drawing>
          <wp:inline distT="0" distB="0" distL="0" distR="0">
            <wp:extent cx="2785442" cy="325755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791595" cy="3264746"/>
                    </a:xfrm>
                    <a:prstGeom prst="rect">
                      <a:avLst/>
                    </a:prstGeom>
                    <a:noFill/>
                    <a:ln w="9525">
                      <a:noFill/>
                      <a:miter lim="800000"/>
                      <a:headEnd/>
                      <a:tailEnd/>
                    </a:ln>
                  </pic:spPr>
                </pic:pic>
              </a:graphicData>
            </a:graphic>
          </wp:inline>
        </w:drawing>
      </w:r>
    </w:p>
    <w:p w:rsidR="00B775BB" w:rsidRDefault="00F52107" w:rsidP="00305865">
      <w:pPr>
        <w:pStyle w:val="Caption"/>
      </w:pPr>
      <w:bookmarkStart w:id="35" w:name="_Ref327712658"/>
      <w:r>
        <w:t xml:space="preserve">Figure </w:t>
      </w:r>
      <w:fldSimple w:instr=" SEQ Figure \* ARABIC ">
        <w:r w:rsidR="009A4634">
          <w:rPr>
            <w:noProof/>
          </w:rPr>
          <w:t>8</w:t>
        </w:r>
      </w:fldSimple>
      <w:bookmarkEnd w:id="35"/>
      <w:r>
        <w:t xml:space="preserve">: Bump Mapping </w:t>
      </w:r>
      <w:r w:rsidR="00385252">
        <w:t>v</w:t>
      </w:r>
      <w:r w:rsidR="00B807AF">
        <w:t>er</w:t>
      </w:r>
      <w:r w:rsidR="00385252">
        <w:t>s</w:t>
      </w:r>
      <w:r w:rsidR="00B807AF">
        <w:t>us LEAN Mapping:</w:t>
      </w:r>
      <w:r>
        <w:t xml:space="preserve"> First picture is generating an ordinary bump map. Second picture was using LEAN mapping with </w:t>
      </w:r>
      <w:proofErr w:type="spellStart"/>
      <w:r>
        <w:t>trilinear</w:t>
      </w:r>
      <w:proofErr w:type="spellEnd"/>
      <w:r>
        <w:t xml:space="preserve"> MIP filtering. Figure adapted from </w:t>
      </w:r>
      <w:r w:rsidR="006F542C">
        <w:fldChar w:fldCharType="begin"/>
      </w:r>
      <w:r w:rsidR="00E570E4">
        <w:instrText xml:space="preserve"> ADDIN ZOTERO_ITEM CSL_CITATION {"citationID":"dvGBKXmt","properties":{"formattedCitation":"(OLANO;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6F542C">
        <w:fldChar w:fldCharType="separate"/>
      </w:r>
      <w:r w:rsidR="00E570E4" w:rsidRPr="00E570E4">
        <w:rPr>
          <w:szCs w:val="21"/>
        </w:rPr>
        <w:t>(OLANO; BAKER, 2010)</w:t>
      </w:r>
      <w:r w:rsidR="006F542C">
        <w:fldChar w:fldCharType="end"/>
      </w:r>
      <w:r>
        <w:t>.</w:t>
      </w:r>
    </w:p>
    <w:p w:rsidR="00BE3642" w:rsidRDefault="00624C0B" w:rsidP="00BE3642">
      <w:pPr>
        <w:pStyle w:val="Heading2"/>
      </w:pPr>
      <w:r>
        <w:t xml:space="preserve">Distance </w:t>
      </w:r>
      <w:r w:rsidR="00A33C8B">
        <w:t>Fog</w:t>
      </w:r>
    </w:p>
    <w:p w:rsidR="005630FF" w:rsidRDefault="00196E26" w:rsidP="00196E26">
      <w:r>
        <w:t xml:space="preserve">Distance Fog, </w:t>
      </w:r>
      <w:r w:rsidR="00300B40">
        <w:t>also</w:t>
      </w:r>
      <w:r>
        <w:t xml:space="preserve"> </w:t>
      </w:r>
      <w:r w:rsidR="00CD663B">
        <w:t>referred</w:t>
      </w:r>
      <w:r>
        <w:t xml:space="preserve"> as true fog or range fog, tints the screen according to the distance that a given pixel is from the camera. Objects further away will appear to fade into the fog. To do this, distance fog need to check distances every frame</w:t>
      </w:r>
      <w:r w:rsidR="00DA37C5">
        <w:t>,</w:t>
      </w:r>
      <w:r>
        <w:t xml:space="preserve"> and </w:t>
      </w:r>
      <w:r w:rsidR="00CD663B">
        <w:t xml:space="preserve">as a result </w:t>
      </w:r>
      <w:r>
        <w:t>can have an impact on performance. Some limitation</w:t>
      </w:r>
      <w:r w:rsidR="00DA37C5">
        <w:t>s</w:t>
      </w:r>
      <w:r>
        <w:t xml:space="preserve"> can be set to reduce this impact, like rejecting objects beyond a certain distance. The resulting effect of distance fog simulates light scattering, which causes objects that are more distant appear in lower contrast. This technique can also be used to obscure objects with a fog gradient by haze and aerial perspective.</w:t>
      </w:r>
      <w:r w:rsidR="00FF3E9D">
        <w:t xml:space="preserve"> </w:t>
      </w:r>
      <w:r w:rsidR="006F542C">
        <w:fldChar w:fldCharType="begin"/>
      </w:r>
      <w:r w:rsidR="00FF3E9D">
        <w:instrText xml:space="preserve"> REF _Ref328043036 \h </w:instrText>
      </w:r>
      <w:r w:rsidR="006F542C">
        <w:fldChar w:fldCharType="separate"/>
      </w:r>
      <w:r w:rsidR="009A4634">
        <w:t xml:space="preserve">Figure </w:t>
      </w:r>
      <w:r w:rsidR="009A4634">
        <w:rPr>
          <w:noProof/>
        </w:rPr>
        <w:t>9</w:t>
      </w:r>
      <w:r w:rsidR="006F542C">
        <w:fldChar w:fldCharType="end"/>
      </w:r>
      <w:r w:rsidR="00FF3E9D">
        <w:t xml:space="preserve"> illustrates an example of the fading effect from distance fog.</w:t>
      </w:r>
    </w:p>
    <w:p w:rsidR="00BD5660" w:rsidRDefault="00BD5660" w:rsidP="00196E26">
      <w:r>
        <w:tab/>
      </w:r>
      <w:r w:rsidR="00300B40">
        <w:t>The r</w:t>
      </w:r>
      <w:r>
        <w:t>ange-based fog</w:t>
      </w:r>
      <w:r w:rsidR="00300B40">
        <w:t xml:space="preserve"> approach</w:t>
      </w:r>
      <w:r>
        <w:t xml:space="preserve">, is a more accurate way to determine the fog effects. In </w:t>
      </w:r>
      <w:r w:rsidR="008F2A88">
        <w:t>method</w:t>
      </w:r>
      <w:r>
        <w:t>, it is used the actual distance from the viewpoint to a vertex for its fog calculations</w:t>
      </w:r>
      <w:r w:rsidR="008F2A88">
        <w:t xml:space="preserve">, increasing </w:t>
      </w:r>
      <w:r>
        <w:t xml:space="preserve">the effect of fog as the distance between the two points increases, rather than the depth of the vertex within in the scene, thereby avoiding rotational artifacts. </w:t>
      </w:r>
      <w:r w:rsidR="008F2A88">
        <w:t xml:space="preserve">Graphic APIs, such as Direct3D or OpenGL, have </w:t>
      </w:r>
      <w:r>
        <w:t xml:space="preserve">three </w:t>
      </w:r>
      <w:r w:rsidR="008F2A88">
        <w:t>interpolations</w:t>
      </w:r>
      <w:r>
        <w:t xml:space="preserve"> for fog: One linear and two exponential.</w:t>
      </w:r>
    </w:p>
    <w:p w:rsidR="00C8777F" w:rsidRDefault="000B216B" w:rsidP="00C8777F">
      <w:pPr>
        <w:keepNext/>
      </w:pPr>
      <w:r>
        <w:rPr>
          <w:noProof/>
        </w:rPr>
        <w:lastRenderedPageBreak/>
        <w:drawing>
          <wp:inline distT="0" distB="0" distL="0" distR="0">
            <wp:extent cx="2787548" cy="12763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787548" cy="1276350"/>
                    </a:xfrm>
                    <a:prstGeom prst="rect">
                      <a:avLst/>
                    </a:prstGeom>
                    <a:noFill/>
                    <a:ln w="9525">
                      <a:noFill/>
                      <a:miter lim="800000"/>
                      <a:headEnd/>
                      <a:tailEnd/>
                    </a:ln>
                  </pic:spPr>
                </pic:pic>
              </a:graphicData>
            </a:graphic>
          </wp:inline>
        </w:drawing>
      </w:r>
    </w:p>
    <w:p w:rsidR="00D906D2" w:rsidRDefault="00C8777F" w:rsidP="00BD5660">
      <w:pPr>
        <w:pStyle w:val="Caption"/>
      </w:pPr>
      <w:bookmarkStart w:id="36" w:name="_Ref328043036"/>
      <w:r>
        <w:t xml:space="preserve">Figure </w:t>
      </w:r>
      <w:fldSimple w:instr=" SEQ Figure \* ARABIC ">
        <w:r w:rsidR="009A4634">
          <w:rPr>
            <w:noProof/>
          </w:rPr>
          <w:t>9</w:t>
        </w:r>
      </w:fldSimple>
      <w:bookmarkEnd w:id="36"/>
      <w:r>
        <w:t>:  Dis</w:t>
      </w:r>
      <w:r w:rsidR="00FF3E9D">
        <w:t>tance Fog representation. Note that</w:t>
      </w:r>
      <w:r>
        <w:t xml:space="preserve"> the teapot begins to vanish when camera distance increases. Even so, the specular highlight is identical to the original model, minus the change in alpha to make the model transparent.</w:t>
      </w:r>
    </w:p>
    <w:p w:rsidR="002C2A9D" w:rsidRDefault="002B7787" w:rsidP="00624C0B">
      <w:r>
        <w:t xml:space="preserve">The </w:t>
      </w:r>
      <w:r w:rsidR="000375EC">
        <w:t>Linear fog equation</w:t>
      </w:r>
      <w:r w:rsidR="003B6A8B">
        <w:t>, know</w:t>
      </w:r>
      <w:r>
        <w:t>n</w:t>
      </w:r>
      <w:r w:rsidR="003B6A8B">
        <w:t xml:space="preserve"> in Direct3D as </w:t>
      </w:r>
      <w:r w:rsidR="003B6A8B" w:rsidRPr="003B6A8B">
        <w:t>D3DFOG_LINEAR</w:t>
      </w:r>
      <w:r w:rsidR="00D906D2">
        <w:t>:</w:t>
      </w:r>
    </w:p>
    <w:p w:rsidR="003B6A8B" w:rsidRPr="00632DC7" w:rsidRDefault="00673CFE" w:rsidP="00624C0B">
      <w:pPr>
        <w:rPr>
          <w:sz w:val="28"/>
          <w:szCs w:val="28"/>
        </w:rPr>
      </w:pPr>
      <m:oMathPara>
        <m:oMath>
          <m:r>
            <w:rPr>
              <w:rFonts w:ascii="Cambria Math" w:hAnsi="Cambria Math"/>
              <w:sz w:val="28"/>
              <w:szCs w:val="28"/>
            </w:rPr>
            <m:t xml:space="preserve">f= </m:t>
          </m:r>
          <m:f>
            <m:fPr>
              <m:ctrlPr>
                <w:rPr>
                  <w:rFonts w:ascii="Cambria Math" w:hAnsi="Cambria Math"/>
                  <w:i/>
                  <w:sz w:val="28"/>
                  <w:szCs w:val="28"/>
                </w:rPr>
              </m:ctrlPr>
            </m:fPr>
            <m:num>
              <m:r>
                <w:rPr>
                  <w:rFonts w:ascii="Cambria Math" w:hAnsi="Cambria Math"/>
                  <w:sz w:val="28"/>
                  <w:szCs w:val="28"/>
                </w:rPr>
                <m:t>end-d</m:t>
              </m:r>
            </m:num>
            <m:den>
              <m:r>
                <w:rPr>
                  <w:rFonts w:ascii="Cambria Math" w:hAnsi="Cambria Math"/>
                  <w:sz w:val="28"/>
                  <w:szCs w:val="28"/>
                </w:rPr>
                <m:t>end-start</m:t>
              </m:r>
            </m:den>
          </m:f>
        </m:oMath>
      </m:oMathPara>
    </w:p>
    <w:p w:rsidR="00D906D2" w:rsidRDefault="000375EC" w:rsidP="00624C0B">
      <w:r>
        <w:t>Exponential Fog equations</w:t>
      </w:r>
      <w:r w:rsidR="00D906D2">
        <w:t>:</w:t>
      </w:r>
    </w:p>
    <w:p w:rsidR="003B6A8B" w:rsidRDefault="003B6A8B" w:rsidP="003B6A8B">
      <w:r>
        <w:t>D3DFOG_EXP</w:t>
      </w:r>
      <w:r>
        <w:rPr>
          <w:rStyle w:val="apple-converted-space"/>
          <w:rFonts w:ascii="Segoe UI" w:hAnsi="Segoe UI" w:cs="Segoe UI"/>
          <w:color w:val="2A2A2A"/>
          <w:sz w:val="18"/>
          <w:szCs w:val="18"/>
        </w:rPr>
        <w:t> </w:t>
      </w:r>
    </w:p>
    <w:p w:rsidR="00673CFE" w:rsidRDefault="00673CFE" w:rsidP="00624C0B">
      <w:pPr>
        <w:rPr>
          <w:rFonts w:eastAsiaTheme="minorEastAsia"/>
          <w:sz w:val="28"/>
          <w:szCs w:val="28"/>
        </w:rPr>
      </w:pPr>
      <m:oMathPara>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d * density</m:t>
                  </m:r>
                </m:sup>
              </m:sSup>
            </m:den>
          </m:f>
        </m:oMath>
      </m:oMathPara>
    </w:p>
    <w:p w:rsidR="003B6A8B" w:rsidRPr="00673CFE" w:rsidRDefault="003B6A8B" w:rsidP="003B6A8B">
      <w:pPr>
        <w:rPr>
          <w:rFonts w:eastAsiaTheme="minorEastAsia"/>
          <w:sz w:val="28"/>
          <w:szCs w:val="28"/>
        </w:rPr>
      </w:pPr>
      <w:r>
        <w:t>D3DFOG_EXP2</w:t>
      </w:r>
      <w:r>
        <w:rPr>
          <w:rStyle w:val="apple-converted-space"/>
          <w:rFonts w:ascii="Segoe UI" w:hAnsi="Segoe UI" w:cs="Segoe UI"/>
          <w:color w:val="2A2A2A"/>
          <w:sz w:val="18"/>
          <w:szCs w:val="18"/>
        </w:rPr>
        <w:t> </w:t>
      </w:r>
    </w:p>
    <w:p w:rsidR="002C2A9D" w:rsidRPr="009557B7" w:rsidRDefault="00673CFE" w:rsidP="00624C0B">
      <w:pPr>
        <w:rPr>
          <w:sz w:val="28"/>
          <w:szCs w:val="28"/>
        </w:rPr>
      </w:pPr>
      <m:oMathPara>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 * density)</m:t>
                      </m:r>
                    </m:e>
                    <m:sup>
                      <m:r>
                        <w:rPr>
                          <w:rFonts w:ascii="Cambria Math" w:hAnsi="Cambria Math"/>
                          <w:sz w:val="28"/>
                          <w:szCs w:val="28"/>
                        </w:rPr>
                        <m:t>2</m:t>
                      </m:r>
                    </m:sup>
                  </m:sSup>
                </m:sup>
              </m:sSup>
            </m:den>
          </m:f>
        </m:oMath>
      </m:oMathPara>
    </w:p>
    <w:p w:rsidR="003B6A8B" w:rsidRPr="002C2A9D" w:rsidRDefault="003B6A8B"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start</w:t>
      </w:r>
      <w:r w:rsidRPr="002C2A9D">
        <w:rPr>
          <w:rFonts w:ascii="Segoe UI" w:eastAsia="Times New Roman" w:hAnsi="Segoe UI" w:cs="Segoe UI"/>
          <w:color w:val="000000"/>
          <w:sz w:val="18"/>
          <w:szCs w:val="18"/>
        </w:rPr>
        <w:t xml:space="preserve"> is the distance at which fog effects begin.</w:t>
      </w:r>
    </w:p>
    <w:p w:rsidR="003B6A8B" w:rsidRPr="003B6A8B" w:rsidRDefault="003B6A8B"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end</w:t>
      </w:r>
      <w:r w:rsidRPr="002C2A9D">
        <w:rPr>
          <w:rFonts w:ascii="Segoe UI" w:eastAsia="Times New Roman" w:hAnsi="Segoe UI" w:cs="Segoe UI"/>
          <w:color w:val="000000"/>
          <w:sz w:val="18"/>
          <w:szCs w:val="18"/>
        </w:rPr>
        <w:t xml:space="preserve"> is the distance at which fog effects no longer increase.</w:t>
      </w:r>
    </w:p>
    <w:p w:rsidR="002C2A9D" w:rsidRPr="002C2A9D" w:rsidRDefault="002C2A9D"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e</w:t>
      </w:r>
      <w:r w:rsidRPr="002C2A9D">
        <w:rPr>
          <w:rFonts w:ascii="Segoe UI" w:eastAsia="Times New Roman" w:hAnsi="Segoe UI" w:cs="Segoe UI"/>
          <w:color w:val="000000"/>
          <w:sz w:val="18"/>
          <w:szCs w:val="18"/>
        </w:rPr>
        <w:t xml:space="preserve"> is the base of natural logarithms (approximately 2.71828).</w:t>
      </w:r>
    </w:p>
    <w:p w:rsidR="002C2A9D" w:rsidRPr="002C2A9D" w:rsidRDefault="002C2A9D"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density</w:t>
      </w:r>
      <w:r w:rsidRPr="002C2A9D">
        <w:rPr>
          <w:rFonts w:ascii="Segoe UI" w:eastAsia="Times New Roman" w:hAnsi="Segoe UI" w:cs="Segoe UI"/>
          <w:color w:val="000000"/>
          <w:sz w:val="18"/>
          <w:szCs w:val="18"/>
        </w:rPr>
        <w:t xml:space="preserve"> is an arbitrary fog density that can range from 0.0 to 1.0.</w:t>
      </w:r>
    </w:p>
    <w:p w:rsidR="003B6A8B" w:rsidRPr="003B6A8B" w:rsidRDefault="003B6A8B" w:rsidP="003B6A8B">
      <w:pPr>
        <w:numPr>
          <w:ilvl w:val="0"/>
          <w:numId w:val="13"/>
        </w:numPr>
        <w:spacing w:after="100" w:afterAutospacing="1"/>
        <w:rPr>
          <w:rFonts w:ascii="Segoe UI" w:eastAsia="Times New Roman" w:hAnsi="Segoe UI" w:cs="Segoe UI"/>
          <w:color w:val="000000"/>
          <w:sz w:val="18"/>
          <w:szCs w:val="18"/>
        </w:rPr>
      </w:pPr>
      <w:r w:rsidRPr="003B6A8B">
        <w:rPr>
          <w:rFonts w:ascii="Segoe UI" w:eastAsia="Times New Roman" w:hAnsi="Segoe UI" w:cs="Segoe UI"/>
          <w:i/>
          <w:color w:val="000000"/>
          <w:sz w:val="18"/>
          <w:szCs w:val="18"/>
        </w:rPr>
        <w:t>d</w:t>
      </w:r>
      <w:r w:rsidRPr="002C2A9D">
        <w:rPr>
          <w:rFonts w:ascii="Segoe UI" w:eastAsia="Times New Roman" w:hAnsi="Segoe UI" w:cs="Segoe UI"/>
          <w:color w:val="000000"/>
          <w:sz w:val="18"/>
          <w:szCs w:val="18"/>
        </w:rPr>
        <w:t xml:space="preserve"> represents depth, or the distance from the viewpoint. For range based fog, the value for d is the distance between the camera position and a vertex. For non-range based fog, the value for d is the absolute value of the Z-coordinate in camera space.</w:t>
      </w:r>
    </w:p>
    <w:p w:rsidR="009A6869" w:rsidRDefault="002C2A9D" w:rsidP="009A6869">
      <w:r>
        <w:t xml:space="preserve">The system stores the fog factor in the alpha component of the specular color for a vertex. If </w:t>
      </w:r>
      <w:r w:rsidR="00FE3BFC">
        <w:t>the</w:t>
      </w:r>
      <w:r>
        <w:t xml:space="preserve"> application</w:t>
      </w:r>
      <w:r w:rsidR="00FE3BFC">
        <w:t xml:space="preserve"> </w:t>
      </w:r>
      <w:r>
        <w:t xml:space="preserve">performs its own transformation and lighting, </w:t>
      </w:r>
      <w:r w:rsidR="00FE3BFC">
        <w:t>it is possible to</w:t>
      </w:r>
      <w:r>
        <w:t xml:space="preserve"> insert </w:t>
      </w:r>
      <w:r w:rsidR="00FE3BFC">
        <w:t>the fog factor values manually</w:t>
      </w:r>
      <w:r>
        <w:t xml:space="preserve"> during</w:t>
      </w:r>
      <w:r w:rsidR="00254D66">
        <w:t xml:space="preserve"> the</w:t>
      </w:r>
      <w:r>
        <w:t xml:space="preserve"> rendering</w:t>
      </w:r>
      <w:r w:rsidR="00254D66">
        <w:t xml:space="preserve"> process</w:t>
      </w:r>
      <w:r>
        <w:t>.</w:t>
      </w:r>
      <w:r w:rsidR="00FE3BFC">
        <w:t xml:space="preserve"> </w:t>
      </w:r>
      <w:r w:rsidR="009F708B">
        <w:t>When the fog effect</w:t>
      </w:r>
      <w:r w:rsidR="00254D66">
        <w:t>s are calculated</w:t>
      </w:r>
      <w:r w:rsidR="009F708B">
        <w:t xml:space="preserve">, the fog factor from one of the </w:t>
      </w:r>
      <w:r w:rsidR="00254D66">
        <w:t xml:space="preserve">previews </w:t>
      </w:r>
      <w:r w:rsidR="009F708B">
        <w:t xml:space="preserve">equation is used in a blending </w:t>
      </w:r>
      <w:r w:rsidR="00254D66">
        <w:t>process</w:t>
      </w:r>
      <w:r w:rsidR="009F708B">
        <w:t xml:space="preserve">. </w:t>
      </w:r>
      <w:r w:rsidR="00FE3BFC">
        <w:t xml:space="preserve">The </w:t>
      </w:r>
      <w:r w:rsidR="009F708B">
        <w:t xml:space="preserve">blending </w:t>
      </w:r>
      <w:r w:rsidR="00FE3BFC">
        <w:t>equation below effectively scales the color of the current polygon C by the fog factor f, and ad</w:t>
      </w:r>
      <w:r w:rsidR="00254D66">
        <w:t>ds</w:t>
      </w:r>
      <w:r w:rsidR="00FE3BFC">
        <w:t xml:space="preserve"> the </w:t>
      </w:r>
      <w:r w:rsidR="00FE3BFC">
        <w:lastRenderedPageBreak/>
        <w:t>product to the fog color C, scaled by the bitwise inverse of the fog factor. The resulting color value is a blend of the fog color and the original color, as a factor of distance.</w:t>
      </w:r>
      <w:r w:rsidR="00FE3BFC">
        <w:rPr>
          <w:rStyle w:val="apple-converted-space"/>
          <w:rFonts w:ascii="Segoe UI" w:hAnsi="Segoe UI" w:cs="Segoe UI"/>
          <w:color w:val="2A2A2A"/>
          <w:sz w:val="18"/>
          <w:szCs w:val="18"/>
        </w:rPr>
        <w:t> </w:t>
      </w:r>
    </w:p>
    <w:p w:rsidR="002C2A9D" w:rsidRDefault="009A6869" w:rsidP="009A6869">
      <w:r>
        <w:t>Blending Equation:</w:t>
      </w:r>
    </w:p>
    <w:p w:rsidR="005A28A1" w:rsidRPr="00632DC7" w:rsidRDefault="00673CFE" w:rsidP="00BE3642">
      <w:pPr>
        <w:rPr>
          <w:rFonts w:ascii="Segoe UI" w:eastAsiaTheme="minorEastAsia" w:hAnsi="Segoe UI" w:cs="Segoe UI"/>
          <w:color w:val="2A2A2A"/>
          <w:sz w:val="28"/>
          <w:szCs w:val="28"/>
        </w:rPr>
      </w:pPr>
      <m:oMathPara>
        <m:oMath>
          <m:r>
            <w:rPr>
              <w:rFonts w:ascii="Cambria Math" w:hAnsi="Cambria Math" w:cs="Segoe UI"/>
              <w:color w:val="2A2A2A"/>
              <w:sz w:val="28"/>
              <w:szCs w:val="28"/>
            </w:rPr>
            <m:t xml:space="preserve">C=f.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i</m:t>
              </m:r>
            </m:sub>
          </m:sSub>
          <m:r>
            <w:rPr>
              <w:rFonts w:ascii="Cambria Math" w:hAnsi="Cambria Math" w:cs="Segoe UI"/>
              <w:color w:val="2A2A2A"/>
              <w:sz w:val="28"/>
              <w:szCs w:val="28"/>
            </w:rPr>
            <m:t xml:space="preserve">+ </m:t>
          </m:r>
          <m:d>
            <m:dPr>
              <m:ctrlPr>
                <w:rPr>
                  <w:rFonts w:ascii="Cambria Math" w:hAnsi="Cambria Math" w:cs="Segoe UI"/>
                  <w:i/>
                  <w:color w:val="2A2A2A"/>
                  <w:sz w:val="28"/>
                  <w:szCs w:val="28"/>
                </w:rPr>
              </m:ctrlPr>
            </m:dPr>
            <m:e>
              <m:r>
                <w:rPr>
                  <w:rFonts w:ascii="Cambria Math" w:hAnsi="Cambria Math" w:cs="Segoe UI"/>
                  <w:color w:val="2A2A2A"/>
                  <w:sz w:val="28"/>
                  <w:szCs w:val="28"/>
                </w:rPr>
                <m:t xml:space="preserve"> 1-f</m:t>
              </m:r>
            </m:e>
          </m:d>
          <m:r>
            <w:rPr>
              <w:rFonts w:ascii="Cambria Math" w:hAnsi="Cambria Math" w:cs="Segoe UI"/>
              <w:color w:val="2A2A2A"/>
              <w:sz w:val="28"/>
              <w:szCs w:val="28"/>
            </w:rPr>
            <m:t xml:space="preserve">.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f</m:t>
              </m:r>
            </m:sub>
          </m:sSub>
        </m:oMath>
      </m:oMathPara>
    </w:p>
    <w:p w:rsidR="00BE3642" w:rsidRDefault="00254D66" w:rsidP="00BE3642">
      <w:pPr>
        <w:pStyle w:val="Heading1"/>
      </w:pPr>
      <w:proofErr w:type="spellStart"/>
      <w:r>
        <w:t>Specular</w:t>
      </w:r>
      <w:proofErr w:type="spellEnd"/>
      <w:r>
        <w:t xml:space="preserve"> Shyness Correction</w:t>
      </w:r>
    </w:p>
    <w:p w:rsidR="00632DC7" w:rsidRDefault="00FF3698" w:rsidP="001D5BA9">
      <w:r>
        <w:tab/>
        <w:t xml:space="preserve">The proposed shading model in this paper is a variation of the LEAN mapping technique </w:t>
      </w:r>
      <w:r w:rsidR="00464B7E">
        <w:t xml:space="preserve">proposed by </w:t>
      </w:r>
      <w:r w:rsidR="006F542C">
        <w:fldChar w:fldCharType="begin"/>
      </w:r>
      <w:r w:rsidR="00464B7E">
        <w:instrText xml:space="preserve"> ADDIN ZOTERO_ITEM CSL_CITATION {"citationID":"Cw0s9AfP","properties":{"formattedCitation":"(OLANO;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6F542C">
        <w:fldChar w:fldCharType="separate"/>
      </w:r>
      <w:r w:rsidR="00464B7E" w:rsidRPr="003670E8">
        <w:rPr>
          <w:szCs w:val="21"/>
        </w:rPr>
        <w:t>(OLANO; BAKER, 2010)</w:t>
      </w:r>
      <w:r w:rsidR="006F542C">
        <w:fldChar w:fldCharType="end"/>
      </w:r>
      <w:r>
        <w:t xml:space="preserve">. As was presented on </w:t>
      </w:r>
      <w:r w:rsidR="001D5BA9">
        <w:t xml:space="preserve">section 2, LEAN mapping is used to deal with the highlight aliasing and the blurred drawback generated from bump mapping when the object is viewed from certain distances. LEAN solves this issue very well, maintaining the clarity of the bumps in the surface. However, </w:t>
      </w:r>
      <w:r w:rsidR="00923E57">
        <w:t xml:space="preserve">the </w:t>
      </w:r>
      <w:r w:rsidR="001D5BA9">
        <w:t>specular</w:t>
      </w:r>
      <w:r w:rsidR="00923E57">
        <w:t xml:space="preserve"> shyness</w:t>
      </w:r>
      <w:r w:rsidR="001D5BA9">
        <w:t xml:space="preserve"> </w:t>
      </w:r>
      <w:r w:rsidR="00923E57">
        <w:t>is</w:t>
      </w:r>
      <w:r w:rsidR="001D5BA9">
        <w:t xml:space="preserve"> also maintained, even on huge distances, as shown in </w:t>
      </w:r>
      <w:r w:rsidR="006F542C">
        <w:fldChar w:fldCharType="begin"/>
      </w:r>
      <w:r w:rsidR="00A74D32">
        <w:instrText xml:space="preserve"> REF _Ref327722502 \h </w:instrText>
      </w:r>
      <w:r w:rsidR="006F542C">
        <w:fldChar w:fldCharType="separate"/>
      </w:r>
      <w:r w:rsidR="009A4634">
        <w:t xml:space="preserve">Figure </w:t>
      </w:r>
      <w:r w:rsidR="009A4634">
        <w:rPr>
          <w:noProof/>
        </w:rPr>
        <w:t>10</w:t>
      </w:r>
      <w:r w:rsidR="006F542C">
        <w:fldChar w:fldCharType="end"/>
      </w:r>
      <w:r w:rsidR="001D5BA9">
        <w:t xml:space="preserve">. </w:t>
      </w:r>
      <w:commentRangeStart w:id="37"/>
      <w:r w:rsidR="001D5BA9">
        <w:t>As the figure illustrates, the ocean highlights caused from the bump deformations to simulate ocean waves are still present even on huge distance near the island's coastal.</w:t>
      </w:r>
      <w:commentRangeEnd w:id="37"/>
      <w:r w:rsidR="00464B7E">
        <w:rPr>
          <w:rStyle w:val="CommentReference"/>
        </w:rPr>
        <w:commentReference w:id="37"/>
      </w:r>
      <w:ins w:id="38" w:author="Kohwalter" w:date="2012-07-14T14:53:00Z">
        <w:r w:rsidR="00A81442">
          <w:t xml:space="preserve"> This happens because LEAN preserves the bump surface as well as the</w:t>
        </w:r>
      </w:ins>
      <w:ins w:id="39" w:author="Kohwalter" w:date="2012-07-14T14:55:00Z">
        <w:r w:rsidR="00A81442">
          <w:t xml:space="preserve"> bump</w:t>
        </w:r>
      </w:ins>
      <w:ins w:id="40" w:author="Kohwalter" w:date="2012-07-14T14:53:00Z">
        <w:r w:rsidR="00A81442">
          <w:t xml:space="preserve"> </w:t>
        </w:r>
        <w:proofErr w:type="spellStart"/>
        <w:r w:rsidR="00A81442">
          <w:t>specular</w:t>
        </w:r>
      </w:ins>
      <w:ins w:id="41" w:author="Kohwalter" w:date="2012-07-14T14:55:00Z">
        <w:r w:rsidR="00A81442">
          <w:t>ity</w:t>
        </w:r>
      </w:ins>
      <w:proofErr w:type="spellEnd"/>
      <w:ins w:id="42" w:author="Kohwalter" w:date="2012-07-14T14:56:00Z">
        <w:r w:rsidR="00A81442">
          <w:t>,</w:t>
        </w:r>
      </w:ins>
      <w:ins w:id="43" w:author="Kohwalter" w:date="2012-07-14T14:55:00Z">
        <w:r w:rsidR="00A81442">
          <w:t xml:space="preserve"> which is based on the Ward model</w:t>
        </w:r>
      </w:ins>
      <w:ins w:id="44" w:author="Kohwalter" w:date="2012-07-14T14:53:00Z">
        <w:r w:rsidR="00A81442">
          <w:t>.</w:t>
        </w:r>
      </w:ins>
      <w:ins w:id="45" w:author="Kohwalter" w:date="2012-07-14T14:58:00Z">
        <w:r w:rsidR="00A81442">
          <w:t xml:space="preserve"> The Ward model assumes </w:t>
        </w:r>
      </w:ins>
      <w:ins w:id="46" w:author="Kohwalter" w:date="2012-07-14T14:59:00Z">
        <w:r w:rsidR="00A81442">
          <w:t>perfectly</w:t>
        </w:r>
      </w:ins>
      <w:ins w:id="47" w:author="Kohwalter" w:date="2012-07-14T14:58:00Z">
        <w:r w:rsidR="00A81442">
          <w:t xml:space="preserve"> reflective </w:t>
        </w:r>
        <w:proofErr w:type="spellStart"/>
        <w:r w:rsidR="00A81442">
          <w:t>microfacets</w:t>
        </w:r>
        <w:proofErr w:type="spellEnd"/>
        <w:r w:rsidR="00A81442">
          <w:t xml:space="preserve"> that are randomly distributed around the overall surface normal.</w:t>
        </w:r>
      </w:ins>
    </w:p>
    <w:p w:rsidR="004951F1" w:rsidRDefault="00632DC7" w:rsidP="001D5BA9">
      <w:r>
        <w:tab/>
      </w:r>
      <w:r w:rsidRPr="00632DC7">
        <w:t xml:space="preserve"> </w:t>
      </w:r>
      <w:r>
        <w:t xml:space="preserve">To deal with this problem, </w:t>
      </w:r>
      <w:r w:rsidR="00464B7E">
        <w:t xml:space="preserve">we propose a modification of </w:t>
      </w:r>
      <w:r>
        <w:t xml:space="preserve">the shading </w:t>
      </w:r>
      <w:proofErr w:type="spellStart"/>
      <w:r>
        <w:t>specular</w:t>
      </w:r>
      <w:proofErr w:type="spellEnd"/>
      <w:r>
        <w:t xml:space="preserve"> component, similar to the effect of distant fog, but affecting only the specular highlight intensity, reducing it gradually up to a minimum accepted value defined by the user. This </w:t>
      </w:r>
      <w:proofErr w:type="spellStart"/>
      <w:ins w:id="48" w:author="Kohwalter" w:date="2012-07-14T12:09:00Z">
        <w:r w:rsidR="001B00DD">
          <w:t>specular</w:t>
        </w:r>
        <w:proofErr w:type="spellEnd"/>
        <w:r w:rsidR="001B00DD">
          <w:t xml:space="preserve"> </w:t>
        </w:r>
      </w:ins>
      <w:ins w:id="49" w:author="Kohwalter" w:date="2012-07-14T11:49:00Z">
        <w:r w:rsidR="00177D6D">
          <w:t xml:space="preserve">fading </w:t>
        </w:r>
      </w:ins>
      <w:r>
        <w:t xml:space="preserve">term varies according to the camera distance from the object. Both the minimum and maximum highlight specular intensity is configurable, and viewed on close range is identical to LEAN. </w:t>
      </w:r>
      <w:commentRangeStart w:id="50"/>
      <w:r>
        <w:t xml:space="preserve">This new configurable </w:t>
      </w:r>
      <w:ins w:id="51" w:author="Kohwalter" w:date="2012-07-14T12:12:00Z">
        <w:r w:rsidR="001B00DD">
          <w:t xml:space="preserve">empirical </w:t>
        </w:r>
      </w:ins>
      <w:proofErr w:type="spellStart"/>
      <w:ins w:id="52" w:author="Kohwalter" w:date="2012-07-14T12:10:00Z">
        <w:r w:rsidR="001B00DD">
          <w:t>specular</w:t>
        </w:r>
        <w:proofErr w:type="spellEnd"/>
        <w:r w:rsidR="001B00DD">
          <w:t xml:space="preserve"> </w:t>
        </w:r>
      </w:ins>
      <w:ins w:id="53" w:author="Kohwalter" w:date="2012-07-14T11:49:00Z">
        <w:r w:rsidR="00177D6D">
          <w:t xml:space="preserve">fading </w:t>
        </w:r>
      </w:ins>
      <w:r>
        <w:t xml:space="preserve">term is added as a power of the dot product between </w:t>
      </w:r>
      <w:r w:rsidRPr="0038294E">
        <w:rPr>
          <w:i/>
        </w:rPr>
        <w:t>Normal</w:t>
      </w:r>
      <w:r>
        <w:t xml:space="preserve"> and </w:t>
      </w:r>
      <w:r w:rsidRPr="0038294E">
        <w:rPr>
          <w:i/>
        </w:rPr>
        <w:t>Light</w:t>
      </w:r>
      <w:r>
        <w:t xml:space="preserve"> </w:t>
      </w:r>
      <w:commentRangeStart w:id="54"/>
      <w:r>
        <w:t>vectors</w:t>
      </w:r>
      <w:commentRangeEnd w:id="54"/>
      <w:r w:rsidR="005D3F41">
        <w:rPr>
          <w:rStyle w:val="CommentReference"/>
        </w:rPr>
        <w:commentReference w:id="54"/>
      </w:r>
      <w:r>
        <w:t>.</w:t>
      </w:r>
      <w:commentRangeEnd w:id="50"/>
      <w:r w:rsidR="00434176">
        <w:rPr>
          <w:rStyle w:val="CommentReference"/>
        </w:rPr>
        <w:commentReference w:id="50"/>
      </w:r>
    </w:p>
    <w:p w:rsidR="00BD5660" w:rsidRDefault="00BD5660" w:rsidP="001D5BA9">
      <w:r>
        <w:tab/>
      </w:r>
      <w:r w:rsidR="00434176">
        <w:t>This</w:t>
      </w:r>
      <w:r>
        <w:t xml:space="preserve"> new term </w:t>
      </w:r>
      <w:r w:rsidR="00434176">
        <w:t>allows the</w:t>
      </w:r>
      <w:r>
        <w:t xml:space="preserve"> </w:t>
      </w:r>
      <w:proofErr w:type="spellStart"/>
      <w:r>
        <w:t>specular</w:t>
      </w:r>
      <w:proofErr w:type="spellEnd"/>
      <w:r>
        <w:t xml:space="preserve"> control over distance, which is made during the shading process without too much computational overhead. In addition, unlike fog that changes the alpha according to the distance and thus preserving the specular highlight, this term actually reduces it without interfering with the alpha component. Below is the equation for the specular fading control:</w:t>
      </w:r>
    </w:p>
    <w:p w:rsidR="00BD5660" w:rsidRPr="00632DC7" w:rsidRDefault="00BD5660" w:rsidP="00BD5660">
      <w:pPr>
        <w:rPr>
          <w:rFonts w:eastAsiaTheme="minorEastAsia"/>
          <w:sz w:val="26"/>
          <w:szCs w:val="26"/>
        </w:rPr>
      </w:pPr>
      <m:oMathPara>
        <m:oMath>
          <m:r>
            <w:rPr>
              <w:rFonts w:ascii="Cambria Math" w:hAnsi="Cambria Math"/>
              <w:sz w:val="26"/>
              <w:szCs w:val="26"/>
            </w:rPr>
            <m:t>ℵ=clamp(1+</m:t>
          </m:r>
          <m:sSup>
            <m:sSupPr>
              <m:ctrlPr>
                <w:rPr>
                  <w:rFonts w:ascii="Cambria Math" w:hAnsi="Cambria Math"/>
                  <w:i/>
                  <w:sz w:val="26"/>
                  <w:szCs w:val="26"/>
                </w:rPr>
              </m:ctrlPr>
            </m:sSupPr>
            <m:e>
              <m:r>
                <w:rPr>
                  <w:rFonts w:ascii="Cambria Math" w:hAnsi="Cambria Math"/>
                  <w:sz w:val="26"/>
                  <w:szCs w:val="26"/>
                </w:rPr>
                <m:t>(V.z*Fade)</m:t>
              </m:r>
            </m:e>
            <m:sup>
              <m:r>
                <w:rPr>
                  <w:rFonts w:ascii="Cambria Math" w:hAnsi="Cambria Math"/>
                  <w:sz w:val="26"/>
                  <w:szCs w:val="26"/>
                </w:rPr>
                <m:t>2</m:t>
              </m:r>
            </m:sup>
          </m:sSup>
          <m:r>
            <w:rPr>
              <w:rFonts w:ascii="Cambria Math" w:hAnsi="Cambria Math"/>
              <w:sz w:val="26"/>
              <w:szCs w:val="26"/>
            </w:rPr>
            <m:t>, 1, maxP)</m:t>
          </m:r>
        </m:oMath>
      </m:oMathPara>
    </w:p>
    <w:p w:rsidR="00BD5660" w:rsidRPr="00632DC7" w:rsidRDefault="00BD5660" w:rsidP="00BD5660">
      <w:pPr>
        <w:rPr>
          <w:rFonts w:eastAsiaTheme="minorEastAsia"/>
        </w:rPr>
      </w:pPr>
      <w:r>
        <w:rPr>
          <w:rFonts w:eastAsiaTheme="minorEastAsia"/>
        </w:rPr>
        <w:t xml:space="preserve">Where </w:t>
      </w:r>
      <w:r w:rsidRPr="00721616">
        <w:rPr>
          <w:rFonts w:eastAsiaTheme="minorEastAsia"/>
          <w:i/>
        </w:rPr>
        <w:t>V</w:t>
      </w:r>
      <w:r>
        <w:rPr>
          <w:rFonts w:eastAsiaTheme="minorEastAsia"/>
        </w:rPr>
        <w:t xml:space="preserve"> is the view vector, </w:t>
      </w:r>
      <w:r w:rsidRPr="00721616">
        <w:rPr>
          <w:rFonts w:eastAsiaTheme="minorEastAsia"/>
          <w:i/>
        </w:rPr>
        <w:t>Fade</w:t>
      </w:r>
      <w:r>
        <w:rPr>
          <w:rFonts w:eastAsiaTheme="minorEastAsia"/>
        </w:rPr>
        <w:t xml:space="preserve"> is a parameter to configure the fading rate, which can also be used to adjust to the world scale, and </w:t>
      </w:r>
      <w:proofErr w:type="spellStart"/>
      <w:r w:rsidRPr="00721616">
        <w:rPr>
          <w:rFonts w:eastAsiaTheme="minorEastAsia"/>
          <w:i/>
        </w:rPr>
        <w:t>max</w:t>
      </w:r>
      <w:r>
        <w:rPr>
          <w:rFonts w:eastAsiaTheme="minorEastAsia"/>
          <w:i/>
        </w:rPr>
        <w:t>P</w:t>
      </w:r>
      <w:proofErr w:type="spellEnd"/>
      <w:r>
        <w:rPr>
          <w:rFonts w:eastAsiaTheme="minorEastAsia"/>
        </w:rPr>
        <w:t xml:space="preserve"> is the maximum specular fade desired by the user. </w:t>
      </w:r>
      <w:r w:rsidRPr="0017693E">
        <w:rPr>
          <w:rFonts w:eastAsiaTheme="minorEastAsia"/>
        </w:rPr>
        <w:t>This</w:t>
      </w:r>
      <w:r>
        <w:rPr>
          <w:rFonts w:eastAsiaTheme="minorEastAsia"/>
        </w:rPr>
        <w:t xml:space="preserve"> term is applied as shown below:</w:t>
      </w:r>
    </w:p>
    <w:p w:rsidR="00BD5660" w:rsidRPr="00632DC7" w:rsidRDefault="00BD5660" w:rsidP="00BD5660">
      <w:pPr>
        <w:rPr>
          <w:rFonts w:eastAsiaTheme="minorEastAsia"/>
          <w:sz w:val="26"/>
          <w:szCs w:val="26"/>
        </w:rPr>
      </w:pPr>
      <m:oMathPara>
        <m:oMath>
          <m:r>
            <w:rPr>
              <w:rFonts w:ascii="Cambria Math" w:hAnsi="Cambria Math"/>
              <w:sz w:val="26"/>
              <w:szCs w:val="26"/>
            </w:rPr>
            <m:t xml:space="preserve">TotalSpecular=Ks* </m:t>
          </m:r>
          <m:sSup>
            <m:sSupPr>
              <m:ctrlPr>
                <w:rPr>
                  <w:rFonts w:ascii="Cambria Math" w:hAnsi="Cambria Math"/>
                  <w:i/>
                  <w:sz w:val="26"/>
                  <w:szCs w:val="26"/>
                </w:rPr>
              </m:ctrlPr>
            </m:sSupPr>
            <m:e>
              <m:r>
                <w:rPr>
                  <w:rFonts w:ascii="Cambria Math" w:hAnsi="Cambria Math"/>
                  <w:sz w:val="26"/>
                  <w:szCs w:val="26"/>
                </w:rPr>
                <m:t>NdotL</m:t>
              </m:r>
            </m:e>
            <m:sup>
              <m:r>
                <w:rPr>
                  <w:rFonts w:ascii="Cambria Math" w:hAnsi="Cambria Math"/>
                  <w:sz w:val="26"/>
                  <w:szCs w:val="26"/>
                </w:rPr>
                <m:t>ℵ</m:t>
              </m:r>
            </m:sup>
          </m:sSup>
          <m:r>
            <w:rPr>
              <w:rFonts w:ascii="Cambria Math" w:hAnsi="Cambria Math"/>
              <w:sz w:val="26"/>
              <w:szCs w:val="26"/>
            </w:rPr>
            <m:t>*spec</m:t>
          </m:r>
        </m:oMath>
      </m:oMathPara>
    </w:p>
    <w:p w:rsidR="00BD5660" w:rsidRPr="0036406F" w:rsidRDefault="00BD5660" w:rsidP="001D5BA9">
      <w:pPr>
        <w:rPr>
          <w:rFonts w:eastAsiaTheme="minorEastAsia"/>
        </w:rPr>
      </w:pPr>
      <w:r w:rsidRPr="00D60555">
        <w:rPr>
          <w:rFonts w:eastAsiaTheme="minorEastAsia"/>
        </w:rPr>
        <w:t>With</w:t>
      </w:r>
      <w:r>
        <w:rPr>
          <w:rFonts w:eastAsiaTheme="minorEastAsia"/>
          <w:i/>
        </w:rPr>
        <w:t xml:space="preserve"> </w:t>
      </w:r>
      <w:r w:rsidRPr="00721616">
        <w:rPr>
          <w:rFonts w:eastAsiaTheme="minorEastAsia"/>
          <w:i/>
        </w:rPr>
        <w:t>Ks</w:t>
      </w:r>
      <w:r>
        <w:rPr>
          <w:rFonts w:eastAsiaTheme="minorEastAsia"/>
        </w:rPr>
        <w:t xml:space="preserve"> being the material </w:t>
      </w:r>
      <w:proofErr w:type="spellStart"/>
      <w:r>
        <w:rPr>
          <w:rFonts w:eastAsiaTheme="minorEastAsia"/>
        </w:rPr>
        <w:t>specular</w:t>
      </w:r>
      <w:proofErr w:type="spellEnd"/>
      <w:r>
        <w:rPr>
          <w:rFonts w:eastAsiaTheme="minorEastAsia"/>
        </w:rPr>
        <w:t xml:space="preserve"> component</w:t>
      </w:r>
      <w:commentRangeStart w:id="55"/>
      <w:r>
        <w:rPr>
          <w:rFonts w:eastAsiaTheme="minorEastAsia"/>
        </w:rPr>
        <w:t>,</w:t>
      </w:r>
      <w:r w:rsidRPr="005F0085">
        <w:rPr>
          <w:rFonts w:eastAsiaTheme="minorEastAsia"/>
          <w:sz w:val="24"/>
          <w:szCs w:val="24"/>
        </w:rPr>
        <w:t xml:space="preserve"> </w:t>
      </w:r>
      <w:commentRangeStart w:id="56"/>
      <w:r w:rsidRPr="005F0085">
        <w:rPr>
          <w:rFonts w:eastAsiaTheme="minorEastAsia"/>
          <w:sz w:val="24"/>
          <w:szCs w:val="24"/>
          <w:rtl/>
          <w:lang w:bidi="he-IL"/>
        </w:rPr>
        <w:t>אּ</w:t>
      </w:r>
      <w:r w:rsidRPr="004A06A2">
        <w:rPr>
          <w:rFonts w:eastAsiaTheme="minorEastAsia"/>
          <w:lang w:bidi="he-IL"/>
        </w:rPr>
        <w:t xml:space="preserve"> </w:t>
      </w:r>
      <w:commentRangeEnd w:id="56"/>
      <w:r w:rsidR="006F436A">
        <w:rPr>
          <w:rStyle w:val="CommentReference"/>
        </w:rPr>
        <w:commentReference w:id="56"/>
      </w:r>
      <w:commentRangeEnd w:id="55"/>
      <w:r w:rsidR="008F4CEF">
        <w:rPr>
          <w:rStyle w:val="CommentReference"/>
        </w:rPr>
        <w:commentReference w:id="55"/>
      </w:r>
      <w:r>
        <w:rPr>
          <w:rFonts w:eastAsiaTheme="minorEastAsia"/>
        </w:rPr>
        <w:t xml:space="preserve">the </w:t>
      </w:r>
      <w:proofErr w:type="spellStart"/>
      <w:r>
        <w:rPr>
          <w:rFonts w:eastAsiaTheme="minorEastAsia"/>
        </w:rPr>
        <w:t>specular</w:t>
      </w:r>
      <w:proofErr w:type="spellEnd"/>
      <w:r>
        <w:rPr>
          <w:rFonts w:eastAsiaTheme="minorEastAsia"/>
        </w:rPr>
        <w:t xml:space="preserve"> fading term, and </w:t>
      </w:r>
      <w:r w:rsidRPr="00721616">
        <w:rPr>
          <w:rFonts w:eastAsiaTheme="minorEastAsia"/>
          <w:i/>
        </w:rPr>
        <w:t>spec</w:t>
      </w:r>
      <w:r w:rsidR="006D35A4">
        <w:rPr>
          <w:rFonts w:eastAsiaTheme="minorEastAsia"/>
        </w:rPr>
        <w:t xml:space="preserve"> the LEAN specular term.</w:t>
      </w:r>
    </w:p>
    <w:p w:rsidR="001D5BA9" w:rsidRDefault="004951F1" w:rsidP="004951F1">
      <w:pPr>
        <w:jc w:val="center"/>
      </w:pPr>
      <w:r>
        <w:rPr>
          <w:noProof/>
        </w:rPr>
        <w:drawing>
          <wp:inline distT="0" distB="0" distL="0" distR="0">
            <wp:extent cx="2664396" cy="6057900"/>
            <wp:effectExtent l="19050" t="0" r="2604"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2664396" cy="6057900"/>
                    </a:xfrm>
                    <a:prstGeom prst="rect">
                      <a:avLst/>
                    </a:prstGeom>
                    <a:noFill/>
                    <a:ln w="9525">
                      <a:noFill/>
                      <a:miter lim="800000"/>
                      <a:headEnd/>
                      <a:tailEnd/>
                    </a:ln>
                  </pic:spPr>
                </pic:pic>
              </a:graphicData>
            </a:graphic>
          </wp:inline>
        </w:drawing>
      </w:r>
    </w:p>
    <w:p w:rsidR="00721616" w:rsidRDefault="004951F1" w:rsidP="006D35A4">
      <w:pPr>
        <w:pStyle w:val="Caption"/>
      </w:pPr>
      <w:bookmarkStart w:id="57" w:name="_Ref327722502"/>
      <w:r>
        <w:t xml:space="preserve">Figure </w:t>
      </w:r>
      <w:fldSimple w:instr=" SEQ Figure \* ARABIC ">
        <w:r w:rsidR="009A4634">
          <w:rPr>
            <w:noProof/>
          </w:rPr>
          <w:t>10</w:t>
        </w:r>
      </w:fldSimple>
      <w:bookmarkEnd w:id="57"/>
      <w:r>
        <w:t xml:space="preserve">: LEAN mapping </w:t>
      </w:r>
      <w:proofErr w:type="spellStart"/>
      <w:r>
        <w:t>specular</w:t>
      </w:r>
      <w:proofErr w:type="spellEnd"/>
      <w:r>
        <w:t xml:space="preserve"> </w:t>
      </w:r>
      <w:proofErr w:type="spellStart"/>
      <w:r>
        <w:t>highligh</w:t>
      </w:r>
      <w:proofErr w:type="spellEnd"/>
      <w:r>
        <w:t xml:space="preserve"> </w:t>
      </w:r>
      <w:r w:rsidR="00583823">
        <w:t xml:space="preserve">is </w:t>
      </w:r>
      <w:r>
        <w:t xml:space="preserve">present on huge distances. </w:t>
      </w:r>
      <w:r w:rsidR="00583823">
        <w:t xml:space="preserve">Notice the highlight at the upper right corner of the picture. </w:t>
      </w:r>
      <w:r>
        <w:t xml:space="preserve">Figures extracted from </w:t>
      </w:r>
      <w:r w:rsidR="006F542C">
        <w:fldChar w:fldCharType="begin"/>
      </w:r>
      <w:r w:rsidR="00E570E4">
        <w:instrText xml:space="preserve"> ADDIN ZOTERO_ITEM CSL_CITATION {"citationID":"QlS8nH2t","properties":{"formattedCitation":"(OLANO;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levels.","DOI":"10.1145/1730804.1730834","ISBN":"978-1-60558-939-8","author":[{"family":"Olano","given":"Marc"},{"family":"Baker","given":"Dan"}],"issued":{"year":2010}}}],"schema":"https://github.com/citation-style-language/schema/raw/master/csl-citation.json"} </w:instrText>
      </w:r>
      <w:r w:rsidR="006F542C">
        <w:fldChar w:fldCharType="separate"/>
      </w:r>
      <w:r w:rsidR="00E570E4" w:rsidRPr="00E570E4">
        <w:rPr>
          <w:szCs w:val="21"/>
        </w:rPr>
        <w:t>(OLANO; BAKER, 2010)</w:t>
      </w:r>
      <w:r w:rsidR="006F542C">
        <w:fldChar w:fldCharType="end"/>
      </w:r>
      <w:r>
        <w:t>.</w:t>
      </w:r>
    </w:p>
    <w:p w:rsidR="00E37D5D" w:rsidRDefault="00BE3642" w:rsidP="00E37D5D">
      <w:pPr>
        <w:pStyle w:val="Heading1"/>
      </w:pPr>
      <w:r>
        <w:t>Results</w:t>
      </w:r>
    </w:p>
    <w:p w:rsidR="00015E31" w:rsidRDefault="009E6C6C" w:rsidP="00E37D5D">
      <w:r>
        <w:t>While c</w:t>
      </w:r>
      <w:r w:rsidR="00015E31">
        <w:t xml:space="preserve">omparing LEAN map with </w:t>
      </w:r>
      <w:r w:rsidR="006F436A">
        <w:t xml:space="preserve">our </w:t>
      </w:r>
      <w:r w:rsidR="00015E31">
        <w:t xml:space="preserve">proposed model, it is possible to notice the difference on specular highlight when the distance between the </w:t>
      </w:r>
      <w:r w:rsidR="00015E31">
        <w:lastRenderedPageBreak/>
        <w:t>camera and the object changes.</w:t>
      </w:r>
      <w:r w:rsidR="00D43B99">
        <w:t xml:space="preserve"> </w:t>
      </w:r>
      <w:r w:rsidR="006F542C">
        <w:fldChar w:fldCharType="begin"/>
      </w:r>
      <w:r w:rsidR="00D43B99">
        <w:instrText xml:space="preserve"> REF _Ref328743224 \h </w:instrText>
      </w:r>
      <w:r w:rsidR="006F542C">
        <w:fldChar w:fldCharType="separate"/>
      </w:r>
      <w:r w:rsidR="009A4634">
        <w:t xml:space="preserve">Figure </w:t>
      </w:r>
      <w:r w:rsidR="009A4634">
        <w:rPr>
          <w:noProof/>
        </w:rPr>
        <w:t>1</w:t>
      </w:r>
      <w:r w:rsidR="006F542C">
        <w:fldChar w:fldCharType="end"/>
      </w:r>
      <w:r w:rsidR="00D43B99">
        <w:t xml:space="preserve"> illustrates the </w:t>
      </w:r>
      <w:proofErr w:type="spellStart"/>
      <w:r w:rsidR="00D43B99">
        <w:t>specular</w:t>
      </w:r>
      <w:proofErr w:type="spellEnd"/>
      <w:r w:rsidR="00D43B99">
        <w:t xml:space="preserve"> fading</w:t>
      </w:r>
      <w:ins w:id="58" w:author="Kohwalter" w:date="2012-07-14T15:08:00Z">
        <w:r w:rsidR="00254817">
          <w:t>, LEAN and Bump mapping</w:t>
        </w:r>
      </w:ins>
      <w:r w:rsidR="00D43B99">
        <w:t>, while</w:t>
      </w:r>
      <w:r w:rsidR="00015E31">
        <w:t xml:space="preserve"> </w:t>
      </w:r>
      <w:r w:rsidR="006F542C">
        <w:fldChar w:fldCharType="begin"/>
      </w:r>
      <w:r w:rsidR="00015E31">
        <w:instrText xml:space="preserve"> REF _Ref328041971 \h </w:instrText>
      </w:r>
      <w:r w:rsidR="006F542C">
        <w:fldChar w:fldCharType="separate"/>
      </w:r>
      <w:r w:rsidR="009A4634">
        <w:t xml:space="preserve">Figure </w:t>
      </w:r>
      <w:r w:rsidR="009A4634">
        <w:rPr>
          <w:noProof/>
        </w:rPr>
        <w:t>12</w:t>
      </w:r>
      <w:r w:rsidR="006F542C">
        <w:fldChar w:fldCharType="end"/>
      </w:r>
      <w:r w:rsidR="00966C0A">
        <w:t xml:space="preserve"> and </w:t>
      </w:r>
      <w:r w:rsidR="006F542C">
        <w:fldChar w:fldCharType="begin"/>
      </w:r>
      <w:r w:rsidR="00966C0A">
        <w:instrText xml:space="preserve"> REF _Ref328830680 \h </w:instrText>
      </w:r>
      <w:r w:rsidR="006F542C">
        <w:fldChar w:fldCharType="separate"/>
      </w:r>
      <w:r w:rsidR="009A4634">
        <w:t xml:space="preserve">Figure </w:t>
      </w:r>
      <w:r w:rsidR="009A4634">
        <w:rPr>
          <w:noProof/>
        </w:rPr>
        <w:t>13</w:t>
      </w:r>
      <w:r w:rsidR="006F542C">
        <w:fldChar w:fldCharType="end"/>
      </w:r>
      <w:r w:rsidR="00015E31">
        <w:t xml:space="preserve"> </w:t>
      </w:r>
      <w:r w:rsidR="00D43B99">
        <w:t>show the</w:t>
      </w:r>
      <w:r w:rsidR="00015E31">
        <w:t xml:space="preserve"> difference</w:t>
      </w:r>
      <w:r w:rsidR="00D43B99">
        <w:t xml:space="preserve"> between normal LEAN technique and LEAN with specular fading.</w:t>
      </w:r>
      <w:r w:rsidR="00015E31">
        <w:t xml:space="preserve"> </w:t>
      </w:r>
      <w:r w:rsidR="00D43B99">
        <w:t>A</w:t>
      </w:r>
      <w:r w:rsidR="00015E31">
        <w:t xml:space="preserve">s shown in it, the farther the object is from the camera, lower the specular highlight is. This also corrects the specular highlight from fog </w:t>
      </w:r>
      <w:r w:rsidR="00DB45B8">
        <w:t>algorithms, which</w:t>
      </w:r>
      <w:r w:rsidR="00015E31">
        <w:t xml:space="preserve"> changes the alpha component making it transparent over distance.</w:t>
      </w:r>
      <w:r w:rsidR="00DB45B8">
        <w:t xml:space="preserve"> Notice that this method only reduces the specular highlight, so it can be used in conjunction with distance fog without problems, allowing the fog algorithm to fade the object while changing the specular highlight, unlike shown in </w:t>
      </w:r>
      <w:r w:rsidR="006F542C">
        <w:fldChar w:fldCharType="begin"/>
      </w:r>
      <w:r w:rsidR="00DB45B8">
        <w:instrText xml:space="preserve"> REF _Ref328043036 \h </w:instrText>
      </w:r>
      <w:r w:rsidR="006F542C">
        <w:fldChar w:fldCharType="separate"/>
      </w:r>
      <w:r w:rsidR="009A4634">
        <w:t xml:space="preserve">Figure </w:t>
      </w:r>
      <w:r w:rsidR="009A4634">
        <w:rPr>
          <w:noProof/>
        </w:rPr>
        <w:t>9</w:t>
      </w:r>
      <w:r w:rsidR="006F542C">
        <w:fldChar w:fldCharType="end"/>
      </w:r>
      <w:r w:rsidR="00DB45B8">
        <w:t>, which maintains the highlight while fading.</w:t>
      </w:r>
    </w:p>
    <w:p w:rsidR="00015E31" w:rsidRDefault="00015E31" w:rsidP="00E37D5D">
      <w:r>
        <w:tab/>
      </w:r>
      <w:r w:rsidR="0043308A">
        <w:t>Tests were</w:t>
      </w:r>
      <w:r>
        <w:t xml:space="preserve"> run in order to compare the new model with the traditional LEAN technique. The </w:t>
      </w:r>
      <w:r w:rsidR="009E6C6C">
        <w:t>computer that ran the tests</w:t>
      </w:r>
      <w:r>
        <w:t xml:space="preserve"> </w:t>
      </w:r>
      <w:r w:rsidR="009E6C6C">
        <w:t>uses</w:t>
      </w:r>
      <w:r>
        <w:t xml:space="preserve"> a </w:t>
      </w:r>
      <w:proofErr w:type="spellStart"/>
      <w:r>
        <w:t>geforce</w:t>
      </w:r>
      <w:proofErr w:type="spellEnd"/>
      <w:r>
        <w:t xml:space="preserve"> GTX550Ti</w:t>
      </w:r>
      <w:r w:rsidR="00E12C1F">
        <w:t>, Windows 7 64-bit.</w:t>
      </w:r>
      <w:r>
        <w:t xml:space="preserve"> </w:t>
      </w:r>
      <w:r w:rsidR="00E12C1F">
        <w:t xml:space="preserve">The </w:t>
      </w:r>
      <w:r>
        <w:t xml:space="preserve">recorded frames per second </w:t>
      </w:r>
      <w:r w:rsidR="00E12C1F">
        <w:t xml:space="preserve">were </w:t>
      </w:r>
      <w:r>
        <w:t>ranging over 1000 to 1600 FPS</w:t>
      </w:r>
      <w:r w:rsidR="00E12C1F">
        <w:t xml:space="preserve"> for both methods</w:t>
      </w:r>
      <w:r w:rsidR="001B2841">
        <w:t xml:space="preserve">, which </w:t>
      </w:r>
      <w:r w:rsidR="009E6C6C">
        <w:t>varies</w:t>
      </w:r>
      <w:r w:rsidR="00E12C1F">
        <w:t xml:space="preserve"> with the</w:t>
      </w:r>
      <w:r w:rsidR="001B2841">
        <w:t xml:space="preserve"> </w:t>
      </w:r>
      <w:r w:rsidR="009E6C6C">
        <w:t xml:space="preserve">camera </w:t>
      </w:r>
      <w:r w:rsidR="001B2841">
        <w:t>range</w:t>
      </w:r>
      <w:r w:rsidR="00E12C1F">
        <w:t xml:space="preserve"> </w:t>
      </w:r>
      <w:r w:rsidR="009E6C6C">
        <w:t>and</w:t>
      </w:r>
      <w:r w:rsidR="00E12C1F">
        <w:t xml:space="preserve"> the object</w:t>
      </w:r>
      <w:r w:rsidR="009E6C6C">
        <w:t>, The difference</w:t>
      </w:r>
      <w:r w:rsidR="00E12C1F">
        <w:t xml:space="preserve"> with only of </w:t>
      </w:r>
      <w:r>
        <w:t>10 FPS</w:t>
      </w:r>
      <w:r w:rsidR="009E6C6C">
        <w:t xml:space="preserve"> between the two techniques</w:t>
      </w:r>
      <w:r>
        <w:t xml:space="preserve">. The model used on </w:t>
      </w:r>
      <w:r w:rsidR="009E6C6C">
        <w:t>these tests</w:t>
      </w:r>
      <w:r>
        <w:t xml:space="preserve"> had 256 triangles and 200 vertices. With a teapot model containing 79600 triangles and 44366 vertices, the frame rates</w:t>
      </w:r>
      <w:r w:rsidR="00034313">
        <w:t xml:space="preserve"> were around </w:t>
      </w:r>
      <w:r w:rsidR="001B2841">
        <w:t>570 to 790 FPS depending on the range with minimal difference of 5 FPS.</w:t>
      </w:r>
    </w:p>
    <w:p w:rsidR="00632DC7" w:rsidRDefault="00632DC7" w:rsidP="00632DC7">
      <w:pPr>
        <w:pStyle w:val="Heading1"/>
      </w:pPr>
      <w:r>
        <w:t>Implementation</w:t>
      </w:r>
    </w:p>
    <w:p w:rsidR="00FA6EE1" w:rsidRDefault="00632DC7" w:rsidP="00632DC7">
      <w:r>
        <w:t xml:space="preserve">The implementation shown in this section shows only the application of the equation in the LEAN </w:t>
      </w:r>
      <w:proofErr w:type="spellStart"/>
      <w:r>
        <w:t>shader</w:t>
      </w:r>
      <w:proofErr w:type="spellEnd"/>
      <w:r>
        <w:t xml:space="preserve">. For LEAN, generate lean maps textures </w:t>
      </w:r>
      <w:proofErr w:type="spellStart"/>
      <w:r>
        <w:t>normaly</w:t>
      </w:r>
      <w:proofErr w:type="spellEnd"/>
      <w:r>
        <w:t xml:space="preserve"> and unpack N, B, M terms from the texture. Convert M to ∑ and compute the specular term. After this process, compute the specular fading and the final color, as shown by</w:t>
      </w:r>
      <w:r w:rsidR="009A4634">
        <w:t xml:space="preserve"> </w:t>
      </w:r>
      <w:r w:rsidR="009A4634">
        <w:fldChar w:fldCharType="begin"/>
      </w:r>
      <w:r w:rsidR="009A4634">
        <w:instrText xml:space="preserve"> REF _Ref330043320 \h </w:instrText>
      </w:r>
      <w:r w:rsidR="009A4634">
        <w:fldChar w:fldCharType="separate"/>
      </w:r>
      <w:r w:rsidR="009A4634">
        <w:t xml:space="preserve">Figure </w:t>
      </w:r>
      <w:r w:rsidR="009A4634">
        <w:rPr>
          <w:noProof/>
        </w:rPr>
        <w:t>11</w:t>
      </w:r>
      <w:r w:rsidR="009A4634">
        <w:fldChar w:fldCharType="end"/>
      </w:r>
      <w:r>
        <w:t>.</w:t>
      </w:r>
    </w:p>
    <w:p w:rsidR="00FA6EE1" w:rsidRDefault="009A4634" w:rsidP="00FA6EE1">
      <w:pPr>
        <w:pStyle w:val="Caption"/>
      </w:pPr>
      <w:bookmarkStart w:id="59" w:name="_Ref328743356"/>
      <w:r>
        <w:rPr>
          <w:noProof/>
        </w:rPr>
        <w:drawing>
          <wp:inline distT="0" distB="0" distL="0" distR="0">
            <wp:extent cx="2543175" cy="2495550"/>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2543175" cy="2495550"/>
                    </a:xfrm>
                    <a:prstGeom prst="rect">
                      <a:avLst/>
                    </a:prstGeom>
                    <a:noFill/>
                    <a:ln w="9525">
                      <a:noFill/>
                      <a:miter lim="800000"/>
                      <a:headEnd/>
                      <a:tailEnd/>
                    </a:ln>
                  </pic:spPr>
                </pic:pic>
              </a:graphicData>
            </a:graphic>
          </wp:inline>
        </w:drawing>
      </w:r>
      <w:r w:rsidR="00FA6EE1" w:rsidRPr="00FA6EE1">
        <w:t xml:space="preserve"> </w:t>
      </w:r>
    </w:p>
    <w:p w:rsidR="00FA6EE1" w:rsidRPr="00BE3642" w:rsidRDefault="00FA6EE1" w:rsidP="00FA6EE1">
      <w:pPr>
        <w:pStyle w:val="Caption"/>
      </w:pPr>
      <w:bookmarkStart w:id="60" w:name="_Ref330043320"/>
      <w:r>
        <w:t xml:space="preserve">Figure </w:t>
      </w:r>
      <w:fldSimple w:instr=" SEQ Figure \* ARABIC ">
        <w:r w:rsidR="009A4634">
          <w:rPr>
            <w:noProof/>
          </w:rPr>
          <w:t>11</w:t>
        </w:r>
      </w:fldSimple>
      <w:bookmarkEnd w:id="59"/>
      <w:bookmarkEnd w:id="60"/>
      <w:r>
        <w:t xml:space="preserve">: GLSL pseudo code for </w:t>
      </w:r>
      <w:proofErr w:type="spellStart"/>
      <w:r>
        <w:t>specular</w:t>
      </w:r>
      <w:proofErr w:type="spellEnd"/>
      <w:r>
        <w:t xml:space="preserve"> fading applied in LEAN </w:t>
      </w:r>
      <w:proofErr w:type="spellStart"/>
      <w:r>
        <w:t>shader</w:t>
      </w:r>
      <w:proofErr w:type="spellEnd"/>
      <w:r>
        <w:t>.</w:t>
      </w:r>
    </w:p>
    <w:p w:rsidR="00632DC7" w:rsidRDefault="00632DC7" w:rsidP="00632DC7">
      <w:pPr>
        <w:pStyle w:val="Heading1"/>
      </w:pPr>
      <w:r>
        <w:lastRenderedPageBreak/>
        <w:t>Conclusion</w:t>
      </w:r>
    </w:p>
    <w:p w:rsidR="00632DC7" w:rsidRDefault="00632DC7" w:rsidP="00632DC7">
      <w:r>
        <w:t xml:space="preserve">This paper presented </w:t>
      </w:r>
      <w:r w:rsidR="00AE6086">
        <w:t xml:space="preserve">improvement </w:t>
      </w:r>
      <w:r>
        <w:t xml:space="preserve">techniques for bump mapping and their corresponding problems </w:t>
      </w:r>
      <w:r w:rsidR="00AE6086">
        <w:t xml:space="preserve">with </w:t>
      </w:r>
      <w:r>
        <w:t xml:space="preserve">the </w:t>
      </w:r>
      <w:proofErr w:type="spellStart"/>
      <w:r>
        <w:t>specular</w:t>
      </w:r>
      <w:proofErr w:type="spellEnd"/>
      <w:r>
        <w:t xml:space="preserve"> highlight over distances, as well as the way the distance fog algorithm try to solve it. As a result, a new approach was developed and presented to affect the highlight according to the object distance. </w:t>
      </w:r>
      <w:commentRangeStart w:id="61"/>
      <w:r>
        <w:t xml:space="preserve">Since it only affects the specular term, it can also be used in conjunction with fog to increase visual appeal. Because this new approach is based on LEAN, a performance comparison was made between both approaches, concluding that the performance cost of the modification does not have noticeable impact on calculation speed. Since the base of this approach is LEAN mapping, it can also be used in real time </w:t>
      </w:r>
      <w:commentRangeStart w:id="62"/>
      <w:r>
        <w:t>applications</w:t>
      </w:r>
      <w:commentRangeEnd w:id="62"/>
      <w:r w:rsidR="00BF56D2">
        <w:rPr>
          <w:rStyle w:val="CommentReference"/>
        </w:rPr>
        <w:commentReference w:id="62"/>
      </w:r>
      <w:r>
        <w:t>.</w:t>
      </w:r>
      <w:commentRangeEnd w:id="61"/>
      <w:r w:rsidR="00AE6086">
        <w:rPr>
          <w:rStyle w:val="CommentReference"/>
        </w:rPr>
        <w:commentReference w:id="61"/>
      </w:r>
    </w:p>
    <w:p w:rsidR="00966C0A" w:rsidRPr="00632DC7" w:rsidRDefault="00966C0A" w:rsidP="00FA6EE1">
      <w:pPr>
        <w:pStyle w:val="Heading1"/>
        <w:numPr>
          <w:ilvl w:val="0"/>
          <w:numId w:val="0"/>
        </w:numPr>
        <w:rPr>
          <w:rFonts w:eastAsia="Times New Roman" w:cs="Times New Roman"/>
        </w:rPr>
      </w:pPr>
      <w:r>
        <w:rPr>
          <w:rFonts w:eastAsia="Times New Roman" w:cs="Times New Roman"/>
        </w:rPr>
        <w:t>Acknowledgements</w:t>
      </w:r>
    </w:p>
    <w:p w:rsidR="00966C0A" w:rsidRDefault="00966C0A" w:rsidP="00632DC7">
      <w:r>
        <w:t>The authors would like to thank (omitted) and (omitted) for the financial support of this work. Also for omitte</w:t>
      </w:r>
      <w:r w:rsidR="00A83682">
        <w:t>d</w:t>
      </w:r>
      <w:r>
        <w:t>).</w:t>
      </w:r>
    </w:p>
    <w:p w:rsidR="00A277DA" w:rsidRDefault="005444DD" w:rsidP="007A7521">
      <w:pPr>
        <w:keepNext/>
        <w:jc w:val="center"/>
      </w:pPr>
      <w:r>
        <w:rPr>
          <w:noProof/>
        </w:rPr>
        <w:drawing>
          <wp:inline distT="0" distB="0" distL="0" distR="0">
            <wp:extent cx="2819400" cy="385762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819400" cy="3857625"/>
                    </a:xfrm>
                    <a:prstGeom prst="rect">
                      <a:avLst/>
                    </a:prstGeom>
                    <a:noFill/>
                    <a:ln w="9525">
                      <a:noFill/>
                      <a:miter lim="800000"/>
                      <a:headEnd/>
                      <a:tailEnd/>
                    </a:ln>
                  </pic:spPr>
                </pic:pic>
              </a:graphicData>
            </a:graphic>
          </wp:inline>
        </w:drawing>
      </w:r>
    </w:p>
    <w:p w:rsidR="00BD5660" w:rsidRDefault="005D6E54" w:rsidP="00D43B99">
      <w:pPr>
        <w:pStyle w:val="Caption"/>
      </w:pPr>
      <w:bookmarkStart w:id="63" w:name="_Ref328041971"/>
      <w:r>
        <w:t xml:space="preserve">Figure </w:t>
      </w:r>
      <w:fldSimple w:instr=" SEQ Figure \* ARABIC ">
        <w:r w:rsidR="009A4634">
          <w:rPr>
            <w:noProof/>
          </w:rPr>
          <w:t>12</w:t>
        </w:r>
      </w:fldSimple>
      <w:bookmarkEnd w:id="63"/>
      <w:r>
        <w:t xml:space="preserve">: Comparison of LEAN with </w:t>
      </w:r>
      <w:r w:rsidR="00AE6086">
        <w:t xml:space="preserve">our </w:t>
      </w:r>
      <w:r>
        <w:t>proposed model. In the left is the traditional LEAN technique. To the right the proposed change.</w:t>
      </w:r>
      <w:r w:rsidR="001A67C7">
        <w:t xml:space="preserve"> </w:t>
      </w:r>
      <w:r w:rsidR="00FB17BC">
        <w:t>As shown in the figure, at close range they are identical, however</w:t>
      </w:r>
      <w:r w:rsidR="001A67C7">
        <w:t xml:space="preserve"> the farther the camera is</w:t>
      </w:r>
      <w:r w:rsidR="00FB17BC">
        <w:t xml:space="preserve"> from the object</w:t>
      </w:r>
      <w:r w:rsidR="001A67C7">
        <w:t xml:space="preserve">, less specular </w:t>
      </w:r>
      <w:r w:rsidR="00FB17BC">
        <w:t>highlight</w:t>
      </w:r>
      <w:r w:rsidR="001A67C7">
        <w:t>.</w:t>
      </w:r>
    </w:p>
    <w:p w:rsidR="00966C0A" w:rsidRDefault="00966C0A" w:rsidP="00966C0A">
      <w:pPr>
        <w:keepNext/>
      </w:pPr>
      <w:r w:rsidRPr="00966C0A">
        <w:rPr>
          <w:noProof/>
        </w:rPr>
        <w:lastRenderedPageBreak/>
        <w:drawing>
          <wp:inline distT="0" distB="0" distL="0" distR="0">
            <wp:extent cx="2825115" cy="234950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825115" cy="2349506"/>
                    </a:xfrm>
                    <a:prstGeom prst="rect">
                      <a:avLst/>
                    </a:prstGeom>
                    <a:noFill/>
                    <a:ln w="9525">
                      <a:noFill/>
                      <a:miter lim="800000"/>
                      <a:headEnd/>
                      <a:tailEnd/>
                    </a:ln>
                  </pic:spPr>
                </pic:pic>
              </a:graphicData>
            </a:graphic>
          </wp:inline>
        </w:drawing>
      </w:r>
    </w:p>
    <w:p w:rsidR="00966C0A" w:rsidRPr="00966C0A" w:rsidRDefault="00966C0A" w:rsidP="00966C0A">
      <w:pPr>
        <w:pStyle w:val="Caption"/>
      </w:pPr>
      <w:bookmarkStart w:id="64" w:name="_Ref328830680"/>
      <w:bookmarkStart w:id="65" w:name="_Ref328830662"/>
      <w:r>
        <w:t xml:space="preserve">Figure </w:t>
      </w:r>
      <w:fldSimple w:instr=" SEQ Figure \* ARABIC ">
        <w:r w:rsidR="009A4634">
          <w:rPr>
            <w:noProof/>
          </w:rPr>
          <w:t>13</w:t>
        </w:r>
      </w:fldSimple>
      <w:bookmarkEnd w:id="64"/>
      <w:r>
        <w:t>: Comparison with a Teapot model</w:t>
      </w:r>
      <w:bookmarkEnd w:id="65"/>
    </w:p>
    <w:p w:rsidR="00754606" w:rsidRDefault="00754606" w:rsidP="00632DC7">
      <w:pPr>
        <w:pStyle w:val="Caption"/>
      </w:pPr>
      <w:bookmarkStart w:id="66" w:name="_Ref328050998"/>
    </w:p>
    <w:bookmarkEnd w:id="66"/>
    <w:p w:rsidR="00F7156D" w:rsidRDefault="00F7156D" w:rsidP="00FA6EE1">
      <w:pPr>
        <w:pStyle w:val="Heading1"/>
        <w:numPr>
          <w:ilvl w:val="0"/>
          <w:numId w:val="0"/>
        </w:numPr>
      </w:pPr>
      <w:r>
        <w:t>References</w:t>
      </w:r>
    </w:p>
    <w:p w:rsidR="00E570E4" w:rsidRPr="00E570E4" w:rsidRDefault="006F542C" w:rsidP="00E570E4">
      <w:pPr>
        <w:pStyle w:val="Bibliography"/>
        <w:rPr>
          <w:sz w:val="18"/>
        </w:rPr>
      </w:pPr>
      <w:r w:rsidRPr="00E37D5D">
        <w:rPr>
          <w:sz w:val="18"/>
          <w:szCs w:val="18"/>
        </w:rPr>
        <w:fldChar w:fldCharType="begin"/>
      </w:r>
      <w:r w:rsidR="00BC4C93" w:rsidRPr="00E37D5D">
        <w:rPr>
          <w:sz w:val="18"/>
          <w:szCs w:val="18"/>
        </w:rPr>
        <w:instrText xml:space="preserve"> ADDIN ZOTERO_BIBL {"custom":[]} CSL_BIBLIOGRAPHY </w:instrText>
      </w:r>
      <w:r w:rsidRPr="00E37D5D">
        <w:rPr>
          <w:sz w:val="18"/>
          <w:szCs w:val="18"/>
        </w:rPr>
        <w:fldChar w:fldCharType="separate"/>
      </w:r>
      <w:r w:rsidR="00E570E4" w:rsidRPr="00E570E4">
        <w:rPr>
          <w:sz w:val="18"/>
        </w:rPr>
        <w:t xml:space="preserve">ASHIKHMIN, M.; PREMOZE, S.; SHIRLEY, P. A Microfacet-based BRDF Generator. </w:t>
      </w:r>
      <w:r w:rsidR="00E570E4" w:rsidRPr="00E570E4">
        <w:rPr>
          <w:b/>
          <w:bCs/>
          <w:sz w:val="18"/>
        </w:rPr>
        <w:t>In: Proceedings SIGGRAPH  ’00</w:t>
      </w:r>
      <w:r w:rsidR="00E570E4" w:rsidRPr="00E570E4">
        <w:rPr>
          <w:sz w:val="18"/>
        </w:rPr>
        <w:t xml:space="preserve">, p. 65–74, 2000. </w:t>
      </w:r>
    </w:p>
    <w:p w:rsidR="00E570E4" w:rsidRPr="00E570E4" w:rsidRDefault="00E570E4" w:rsidP="00E570E4">
      <w:pPr>
        <w:pStyle w:val="Bibliography"/>
        <w:rPr>
          <w:sz w:val="18"/>
        </w:rPr>
      </w:pPr>
      <w:r w:rsidRPr="00E570E4">
        <w:rPr>
          <w:sz w:val="18"/>
        </w:rPr>
        <w:t xml:space="preserve">BECKER, B. G.; MAX, N. L. </w:t>
      </w:r>
      <w:r w:rsidRPr="00E570E4">
        <w:rPr>
          <w:b/>
          <w:bCs/>
          <w:sz w:val="18"/>
        </w:rPr>
        <w:t>Smooth transitions between bump rendering algorithms</w:t>
      </w:r>
      <w:r w:rsidRPr="00E570E4">
        <w:rPr>
          <w:sz w:val="18"/>
        </w:rPr>
        <w:t>. , SIGGRAPH  ’93. New York, NY, USA: ACM. , 1993</w:t>
      </w:r>
    </w:p>
    <w:p w:rsidR="00E570E4" w:rsidRPr="00E570E4" w:rsidRDefault="00E570E4" w:rsidP="00E570E4">
      <w:pPr>
        <w:pStyle w:val="Bibliography"/>
        <w:rPr>
          <w:sz w:val="18"/>
        </w:rPr>
      </w:pPr>
      <w:r w:rsidRPr="00E570E4">
        <w:rPr>
          <w:sz w:val="18"/>
        </w:rPr>
        <w:t xml:space="preserve">BECKMANN, P.; SPIZZICHINO, A. </w:t>
      </w:r>
      <w:r w:rsidRPr="00E570E4">
        <w:rPr>
          <w:b/>
          <w:bCs/>
          <w:sz w:val="18"/>
        </w:rPr>
        <w:t>The Scattering of Electromagnetic Waves from Rough Surfaces</w:t>
      </w:r>
      <w:r w:rsidRPr="00E570E4">
        <w:rPr>
          <w:sz w:val="18"/>
        </w:rPr>
        <w:t xml:space="preserve">. [S.l.]: Pergamon Press, 1963. </w:t>
      </w:r>
    </w:p>
    <w:p w:rsidR="00E570E4" w:rsidRPr="00E570E4" w:rsidRDefault="00E570E4" w:rsidP="00E570E4">
      <w:pPr>
        <w:pStyle w:val="Bibliography"/>
        <w:rPr>
          <w:sz w:val="18"/>
        </w:rPr>
      </w:pPr>
      <w:r w:rsidRPr="00E570E4">
        <w:rPr>
          <w:sz w:val="18"/>
        </w:rPr>
        <w:t xml:space="preserve">BLINN, J. F. Models of light reflection for computer synthesized pictures. </w:t>
      </w:r>
      <w:r w:rsidRPr="00E570E4">
        <w:rPr>
          <w:b/>
          <w:bCs/>
          <w:sz w:val="18"/>
        </w:rPr>
        <w:t>SIGGRAPH Comput. Graph.</w:t>
      </w:r>
      <w:r w:rsidRPr="00E570E4">
        <w:rPr>
          <w:sz w:val="18"/>
        </w:rPr>
        <w:t xml:space="preserve">, v. 11, n. 2, p. 192–198, jul 1977. </w:t>
      </w:r>
    </w:p>
    <w:p w:rsidR="00E570E4" w:rsidRPr="00E570E4" w:rsidRDefault="00E570E4" w:rsidP="00E570E4">
      <w:pPr>
        <w:pStyle w:val="Bibliography"/>
        <w:rPr>
          <w:sz w:val="18"/>
        </w:rPr>
      </w:pPr>
      <w:r w:rsidRPr="00E570E4">
        <w:rPr>
          <w:sz w:val="18"/>
        </w:rPr>
        <w:t xml:space="preserve">BLINN, J. F. Simulation of wrinkled surfaces. </w:t>
      </w:r>
      <w:r w:rsidRPr="00E570E4">
        <w:rPr>
          <w:b/>
          <w:bCs/>
          <w:sz w:val="18"/>
        </w:rPr>
        <w:t>SIGGRAPH Comput. Graph.</w:t>
      </w:r>
      <w:r w:rsidRPr="00E570E4">
        <w:rPr>
          <w:sz w:val="18"/>
        </w:rPr>
        <w:t xml:space="preserve">, v. 12, n. 3, p. 286–292, ago 1978. </w:t>
      </w:r>
    </w:p>
    <w:p w:rsidR="00E570E4" w:rsidRPr="00E570E4" w:rsidRDefault="00E570E4" w:rsidP="00E570E4">
      <w:pPr>
        <w:pStyle w:val="Bibliography"/>
        <w:rPr>
          <w:sz w:val="18"/>
        </w:rPr>
      </w:pPr>
      <w:r w:rsidRPr="00E570E4">
        <w:rPr>
          <w:sz w:val="18"/>
        </w:rPr>
        <w:t xml:space="preserve">CABRAL, B.; MAX, N.; SPRINGMEYER, R. Bidirectional reflection functions from surface bump maps. </w:t>
      </w:r>
      <w:r w:rsidRPr="00E570E4">
        <w:rPr>
          <w:b/>
          <w:bCs/>
          <w:sz w:val="18"/>
        </w:rPr>
        <w:t>SIGGRAPH Comput. Graph.</w:t>
      </w:r>
      <w:r w:rsidRPr="00E570E4">
        <w:rPr>
          <w:sz w:val="18"/>
        </w:rPr>
        <w:t xml:space="preserve">, v. 21, n. 4, p. 273–281, ago 1987. </w:t>
      </w:r>
    </w:p>
    <w:p w:rsidR="00E570E4" w:rsidRPr="00E570E4" w:rsidRDefault="00E570E4" w:rsidP="00E570E4">
      <w:pPr>
        <w:pStyle w:val="Bibliography"/>
        <w:rPr>
          <w:sz w:val="18"/>
        </w:rPr>
      </w:pPr>
      <w:r w:rsidRPr="00E570E4">
        <w:rPr>
          <w:sz w:val="18"/>
        </w:rPr>
        <w:t xml:space="preserve">COHEN, J. </w:t>
      </w:r>
      <w:r w:rsidRPr="00E570E4">
        <w:rPr>
          <w:b/>
          <w:bCs/>
          <w:sz w:val="18"/>
        </w:rPr>
        <w:t>Appearance-preserving simpli_cation of polygonal models</w:t>
      </w:r>
      <w:r w:rsidRPr="00E570E4">
        <w:rPr>
          <w:sz w:val="18"/>
        </w:rPr>
        <w:t xml:space="preserve">. [S.l.]: The University of North Carolina at Chapel Hill, 1998. </w:t>
      </w:r>
    </w:p>
    <w:p w:rsidR="00E570E4" w:rsidRPr="00E570E4" w:rsidRDefault="00E570E4" w:rsidP="00E570E4">
      <w:pPr>
        <w:pStyle w:val="Bibliography"/>
        <w:rPr>
          <w:sz w:val="18"/>
        </w:rPr>
      </w:pPr>
      <w:r w:rsidRPr="00E570E4">
        <w:rPr>
          <w:sz w:val="18"/>
        </w:rPr>
        <w:t xml:space="preserve">COHEN, J.; OLANO, M.; MANOCHA, D. </w:t>
      </w:r>
      <w:r w:rsidRPr="00E570E4">
        <w:rPr>
          <w:b/>
          <w:bCs/>
          <w:sz w:val="18"/>
        </w:rPr>
        <w:t>Appearance-preserving simplification</w:t>
      </w:r>
      <w:r w:rsidRPr="00E570E4">
        <w:rPr>
          <w:sz w:val="18"/>
        </w:rPr>
        <w:t>. , SIGGRAPH  ’98. New York, NY, USA: ACM. , 1998</w:t>
      </w:r>
    </w:p>
    <w:p w:rsidR="00E570E4" w:rsidRPr="00E570E4" w:rsidRDefault="00E570E4" w:rsidP="00E570E4">
      <w:pPr>
        <w:pStyle w:val="Bibliography"/>
        <w:rPr>
          <w:sz w:val="18"/>
        </w:rPr>
      </w:pPr>
      <w:r w:rsidRPr="00E570E4">
        <w:rPr>
          <w:sz w:val="18"/>
        </w:rPr>
        <w:t xml:space="preserve">COOK, R. L.; TORRANCE, K. E. A Reflectance Model for Computer Graphics. </w:t>
      </w:r>
      <w:r w:rsidRPr="00E570E4">
        <w:rPr>
          <w:b/>
          <w:bCs/>
          <w:sz w:val="18"/>
        </w:rPr>
        <w:t>ACM Trans. Graph.</w:t>
      </w:r>
      <w:r w:rsidRPr="00E570E4">
        <w:rPr>
          <w:sz w:val="18"/>
        </w:rPr>
        <w:t xml:space="preserve">, v. 1, n. 1, p. 7–24, jan 1982. </w:t>
      </w:r>
    </w:p>
    <w:p w:rsidR="00E570E4" w:rsidRPr="00E570E4" w:rsidRDefault="00E570E4" w:rsidP="00E570E4">
      <w:pPr>
        <w:pStyle w:val="Bibliography"/>
        <w:rPr>
          <w:sz w:val="18"/>
        </w:rPr>
      </w:pPr>
      <w:r w:rsidRPr="00E570E4">
        <w:rPr>
          <w:sz w:val="18"/>
        </w:rPr>
        <w:t xml:space="preserve">HEIDRICH, W.; SEIDEL, H.-P. </w:t>
      </w:r>
      <w:r w:rsidRPr="00E570E4">
        <w:rPr>
          <w:b/>
          <w:bCs/>
          <w:sz w:val="18"/>
        </w:rPr>
        <w:t>Realistic, hardware-accelerated shading and lighting</w:t>
      </w:r>
      <w:r w:rsidRPr="00E570E4">
        <w:rPr>
          <w:sz w:val="18"/>
        </w:rPr>
        <w:t>. , SIGGRAPH  ’99. New York, NY, USA: ACM Press/Addison-Wesley Publishing Co. , 1999</w:t>
      </w:r>
    </w:p>
    <w:p w:rsidR="00E570E4" w:rsidRPr="00E570E4" w:rsidRDefault="00E570E4" w:rsidP="00E570E4">
      <w:pPr>
        <w:pStyle w:val="Bibliography"/>
        <w:rPr>
          <w:sz w:val="18"/>
        </w:rPr>
      </w:pPr>
      <w:r w:rsidRPr="00E570E4">
        <w:rPr>
          <w:sz w:val="18"/>
        </w:rPr>
        <w:lastRenderedPageBreak/>
        <w:t xml:space="preserve">KAJIYA, J. T. </w:t>
      </w:r>
      <w:r w:rsidRPr="00E570E4">
        <w:rPr>
          <w:b/>
          <w:bCs/>
          <w:sz w:val="18"/>
        </w:rPr>
        <w:t>Anisotropic reflection models</w:t>
      </w:r>
      <w:r w:rsidRPr="00E570E4">
        <w:rPr>
          <w:sz w:val="18"/>
        </w:rPr>
        <w:t>. , SIGGRAPH  ’85. New York, NY, USA: ACM. , 1985</w:t>
      </w:r>
    </w:p>
    <w:p w:rsidR="00E570E4" w:rsidRPr="00E570E4" w:rsidRDefault="00E570E4" w:rsidP="00E570E4">
      <w:pPr>
        <w:pStyle w:val="Bibliography"/>
        <w:rPr>
          <w:sz w:val="18"/>
        </w:rPr>
      </w:pPr>
      <w:r w:rsidRPr="00E570E4">
        <w:rPr>
          <w:sz w:val="18"/>
        </w:rPr>
        <w:t xml:space="preserve">KAUTZ, J.; MCCOOL, M. D. </w:t>
      </w:r>
      <w:r w:rsidRPr="00E570E4">
        <w:rPr>
          <w:b/>
          <w:bCs/>
          <w:sz w:val="18"/>
        </w:rPr>
        <w:t>Interactive rendering with arbitrary BRDFs using separable approximations</w:t>
      </w:r>
      <w:r w:rsidRPr="00E570E4">
        <w:rPr>
          <w:sz w:val="18"/>
        </w:rPr>
        <w:t>. , SIGGRAPH  ’99. New York, NY, USA: ACM. , 1999</w:t>
      </w:r>
    </w:p>
    <w:p w:rsidR="00E570E4" w:rsidRPr="00E570E4" w:rsidRDefault="00E570E4" w:rsidP="00E570E4">
      <w:pPr>
        <w:pStyle w:val="Bibliography"/>
        <w:rPr>
          <w:sz w:val="18"/>
        </w:rPr>
      </w:pPr>
      <w:r w:rsidRPr="00E570E4">
        <w:rPr>
          <w:sz w:val="18"/>
        </w:rPr>
        <w:t xml:space="preserve">KAUTZ, J.; SEIDEL, H.-P. </w:t>
      </w:r>
      <w:r w:rsidRPr="00E570E4">
        <w:rPr>
          <w:b/>
          <w:bCs/>
          <w:sz w:val="18"/>
        </w:rPr>
        <w:t>Towards interactive bump mapping with anisotropic shift-variant BRDFs</w:t>
      </w:r>
      <w:r w:rsidRPr="00E570E4">
        <w:rPr>
          <w:sz w:val="18"/>
        </w:rPr>
        <w:t>. , HWWS  ’00. New York, NY, USA: ACM. , 2000</w:t>
      </w:r>
    </w:p>
    <w:p w:rsidR="00E570E4" w:rsidRPr="00E570E4" w:rsidRDefault="00E570E4" w:rsidP="00E570E4">
      <w:pPr>
        <w:pStyle w:val="Bibliography"/>
        <w:rPr>
          <w:sz w:val="18"/>
        </w:rPr>
      </w:pPr>
      <w:r w:rsidRPr="00E570E4">
        <w:rPr>
          <w:sz w:val="18"/>
        </w:rPr>
        <w:t xml:space="preserve">KILGARD, M. A practical and robust bump-mapping technique for today’s GPU’s. </w:t>
      </w:r>
      <w:r w:rsidRPr="00E570E4">
        <w:rPr>
          <w:b/>
          <w:bCs/>
          <w:sz w:val="18"/>
        </w:rPr>
        <w:t>In: GDC 2000</w:t>
      </w:r>
      <w:r w:rsidRPr="00E570E4">
        <w:rPr>
          <w:sz w:val="18"/>
        </w:rPr>
        <w:t xml:space="preserve">, 2000. </w:t>
      </w:r>
    </w:p>
    <w:p w:rsidR="00E570E4" w:rsidRPr="00E570E4" w:rsidRDefault="00E570E4" w:rsidP="00E570E4">
      <w:pPr>
        <w:pStyle w:val="Bibliography"/>
        <w:rPr>
          <w:sz w:val="18"/>
        </w:rPr>
      </w:pPr>
      <w:r w:rsidRPr="00E570E4">
        <w:rPr>
          <w:sz w:val="18"/>
        </w:rPr>
        <w:t xml:space="preserve">OLANO, M.; BAKER, D. </w:t>
      </w:r>
      <w:r w:rsidRPr="00E570E4">
        <w:rPr>
          <w:b/>
          <w:bCs/>
          <w:sz w:val="18"/>
        </w:rPr>
        <w:t>LEAN mapping</w:t>
      </w:r>
      <w:r w:rsidRPr="00E570E4">
        <w:rPr>
          <w:sz w:val="18"/>
        </w:rPr>
        <w:t>. , I3D  ’10. New York, NY, USA: ACM. , 2010</w:t>
      </w:r>
    </w:p>
    <w:p w:rsidR="00E570E4" w:rsidRPr="00E570E4" w:rsidRDefault="00E570E4" w:rsidP="00E570E4">
      <w:pPr>
        <w:pStyle w:val="Bibliography"/>
        <w:rPr>
          <w:sz w:val="18"/>
        </w:rPr>
      </w:pPr>
      <w:r w:rsidRPr="00E570E4">
        <w:rPr>
          <w:sz w:val="18"/>
        </w:rPr>
        <w:t xml:space="preserve">PEERCY, M.; AIREY, J.; CABRAL, B. </w:t>
      </w:r>
      <w:r w:rsidRPr="00E570E4">
        <w:rPr>
          <w:b/>
          <w:bCs/>
          <w:sz w:val="18"/>
        </w:rPr>
        <w:t>Efficient bump mapping hardware</w:t>
      </w:r>
      <w:r w:rsidRPr="00E570E4">
        <w:rPr>
          <w:sz w:val="18"/>
        </w:rPr>
        <w:t>. , SIGGRAPH  ’97. New York, NY, USA: ACM Press/Addison-Wesley Publishing Co. , 1997</w:t>
      </w:r>
    </w:p>
    <w:p w:rsidR="00E570E4" w:rsidRPr="00E570E4" w:rsidRDefault="00E570E4" w:rsidP="00E570E4">
      <w:pPr>
        <w:pStyle w:val="Bibliography"/>
        <w:rPr>
          <w:sz w:val="18"/>
        </w:rPr>
      </w:pPr>
      <w:r w:rsidRPr="00E570E4">
        <w:rPr>
          <w:sz w:val="18"/>
        </w:rPr>
        <w:t xml:space="preserve">PHONG, B. T. Illumination for computer generated pictures. </w:t>
      </w:r>
      <w:r w:rsidRPr="00E570E4">
        <w:rPr>
          <w:b/>
          <w:bCs/>
          <w:sz w:val="18"/>
        </w:rPr>
        <w:t>Commun. ACM</w:t>
      </w:r>
      <w:r w:rsidRPr="00E570E4">
        <w:rPr>
          <w:sz w:val="18"/>
        </w:rPr>
        <w:t xml:space="preserve">, v. 18, n. 6, p. 311–317, jun 1975. </w:t>
      </w:r>
    </w:p>
    <w:p w:rsidR="00E570E4" w:rsidRPr="00E570E4" w:rsidRDefault="00E570E4" w:rsidP="00E570E4">
      <w:pPr>
        <w:pStyle w:val="Bibliography"/>
        <w:rPr>
          <w:sz w:val="18"/>
        </w:rPr>
      </w:pPr>
      <w:r w:rsidRPr="00E570E4">
        <w:rPr>
          <w:sz w:val="18"/>
        </w:rPr>
        <w:t xml:space="preserve">WARD, G. J. Measuring and modeling anisotropic reflection. </w:t>
      </w:r>
      <w:r w:rsidRPr="00E570E4">
        <w:rPr>
          <w:b/>
          <w:bCs/>
          <w:sz w:val="18"/>
        </w:rPr>
        <w:t>SIGGRAPH Comput. Graph.</w:t>
      </w:r>
      <w:r w:rsidRPr="00E570E4">
        <w:rPr>
          <w:sz w:val="18"/>
        </w:rPr>
        <w:t xml:space="preserve">, v. 26, n. 2, p. 265–272, jul 1992. </w:t>
      </w:r>
    </w:p>
    <w:p w:rsidR="00E570E4" w:rsidRPr="00E570E4" w:rsidRDefault="00E570E4" w:rsidP="00E570E4">
      <w:pPr>
        <w:pStyle w:val="Bibliography"/>
        <w:rPr>
          <w:sz w:val="18"/>
        </w:rPr>
      </w:pPr>
      <w:r w:rsidRPr="00E570E4">
        <w:rPr>
          <w:sz w:val="18"/>
        </w:rPr>
        <w:t xml:space="preserve">WESTIN, S. H.; ARVO, J. R.; TORRANCE, KENNETH E. </w:t>
      </w:r>
      <w:r w:rsidRPr="00E570E4">
        <w:rPr>
          <w:b/>
          <w:bCs/>
          <w:sz w:val="18"/>
        </w:rPr>
        <w:t>Predicting reflectance functions from complex surfaces</w:t>
      </w:r>
      <w:r w:rsidRPr="00E570E4">
        <w:rPr>
          <w:sz w:val="18"/>
        </w:rPr>
        <w:t>. , SIGGRAPH  ’92. New York, NY, USA: ACM. , 1992</w:t>
      </w:r>
    </w:p>
    <w:p w:rsidR="00E570E4" w:rsidRPr="00E570E4" w:rsidRDefault="00E570E4" w:rsidP="00E570E4">
      <w:pPr>
        <w:pStyle w:val="Bibliography"/>
        <w:rPr>
          <w:sz w:val="18"/>
        </w:rPr>
      </w:pPr>
      <w:r w:rsidRPr="00E570E4">
        <w:rPr>
          <w:sz w:val="18"/>
        </w:rPr>
        <w:t xml:space="preserve">WILLIAMS, L. Pyramidal parametrics. </w:t>
      </w:r>
      <w:r w:rsidRPr="00E570E4">
        <w:rPr>
          <w:b/>
          <w:bCs/>
          <w:sz w:val="18"/>
        </w:rPr>
        <w:t>SIGGRAPH Comput. Graph.</w:t>
      </w:r>
      <w:r w:rsidRPr="00E570E4">
        <w:rPr>
          <w:sz w:val="18"/>
        </w:rPr>
        <w:t xml:space="preserve">, v. 17, n. 3, p. 1–11, jul 1983. </w:t>
      </w:r>
    </w:p>
    <w:p w:rsidR="006275E2" w:rsidRPr="00C5156F" w:rsidRDefault="006F542C" w:rsidP="00BC4C93">
      <w:r w:rsidRPr="00E37D5D">
        <w:rPr>
          <w:sz w:val="18"/>
          <w:szCs w:val="18"/>
        </w:rPr>
        <w:fldChar w:fldCharType="end"/>
      </w:r>
    </w:p>
    <w:sectPr w:rsidR="006275E2" w:rsidRPr="00C5156F" w:rsidSect="0054499A">
      <w:type w:val="continuous"/>
      <w:pgSz w:w="11909" w:h="16834" w:code="9"/>
      <w:pgMar w:top="1138" w:right="1138" w:bottom="1411" w:left="1411" w:header="720" w:footer="720" w:gutter="0"/>
      <w:cols w:num="2" w:space="461"/>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Kohwalter" w:date="2012-07-14T14:59:00Z" w:initials="K">
    <w:p w:rsidR="00056849" w:rsidRPr="00056849" w:rsidRDefault="00056849">
      <w:pPr>
        <w:pStyle w:val="CommentText"/>
        <w:rPr>
          <w:lang w:val="pt-BR"/>
        </w:rPr>
      </w:pPr>
      <w:r>
        <w:rPr>
          <w:rStyle w:val="CommentReference"/>
        </w:rPr>
        <w:annotationRef/>
      </w:r>
      <w:r w:rsidRPr="00056849">
        <w:rPr>
          <w:lang w:val="pt-BR"/>
        </w:rPr>
        <w:t xml:space="preserve">Na ultima versão eu reorganizo o </w:t>
      </w:r>
      <w:proofErr w:type="spellStart"/>
      <w:r w:rsidRPr="00056849">
        <w:rPr>
          <w:lang w:val="pt-BR"/>
        </w:rPr>
        <w:t>paper</w:t>
      </w:r>
      <w:proofErr w:type="spellEnd"/>
      <w:r w:rsidRPr="00056849">
        <w:rPr>
          <w:lang w:val="pt-BR"/>
        </w:rPr>
        <w:t xml:space="preserve"> para evitar lacunas em branco nas p</w:t>
      </w:r>
      <w:r>
        <w:rPr>
          <w:lang w:val="pt-BR"/>
        </w:rPr>
        <w:t xml:space="preserve">áginas devido a alterações do texto, </w:t>
      </w:r>
      <w:r w:rsidR="00B90D6C">
        <w:rPr>
          <w:lang w:val="pt-BR"/>
        </w:rPr>
        <w:t>caso seja necessário</w:t>
      </w:r>
      <w:r>
        <w:rPr>
          <w:lang w:val="pt-BR"/>
        </w:rPr>
        <w:t>.</w:t>
      </w:r>
    </w:p>
  </w:comment>
  <w:comment w:id="2" w:author="esteban clua" w:date="2012-07-14T09:41:00Z" w:initials="ec">
    <w:p w:rsidR="006F436A" w:rsidRPr="001C513C" w:rsidRDefault="006F436A">
      <w:pPr>
        <w:pStyle w:val="CommentText"/>
        <w:rPr>
          <w:lang w:val="pt-BR"/>
        </w:rPr>
      </w:pPr>
      <w:r>
        <w:rPr>
          <w:rStyle w:val="CommentReference"/>
        </w:rPr>
        <w:annotationRef/>
      </w:r>
      <w:r w:rsidRPr="001C513C">
        <w:rPr>
          <w:lang w:val="pt-BR"/>
        </w:rPr>
        <w:t xml:space="preserve">Esta figura </w:t>
      </w:r>
      <w:proofErr w:type="spellStart"/>
      <w:r w:rsidRPr="001C513C">
        <w:rPr>
          <w:lang w:val="pt-BR"/>
        </w:rPr>
        <w:t>nao</w:t>
      </w:r>
      <w:proofErr w:type="spellEnd"/>
      <w:r w:rsidRPr="001C513C">
        <w:rPr>
          <w:lang w:val="pt-BR"/>
        </w:rPr>
        <w:t xml:space="preserve"> esta legal para introduzir o </w:t>
      </w:r>
      <w:proofErr w:type="spellStart"/>
      <w:r w:rsidRPr="001C513C">
        <w:rPr>
          <w:lang w:val="pt-BR"/>
        </w:rPr>
        <w:t>paper</w:t>
      </w:r>
      <w:proofErr w:type="spellEnd"/>
      <w:r w:rsidRPr="001C513C">
        <w:rPr>
          <w:lang w:val="pt-BR"/>
        </w:rPr>
        <w:t xml:space="preserve">. Acho que seria melhor colocar uma sequencia onde uma teria o </w:t>
      </w:r>
      <w:proofErr w:type="spellStart"/>
      <w:r w:rsidRPr="001C513C">
        <w:rPr>
          <w:lang w:val="pt-BR"/>
        </w:rPr>
        <w:t>bump</w:t>
      </w:r>
      <w:proofErr w:type="spellEnd"/>
      <w:r w:rsidRPr="001C513C">
        <w:rPr>
          <w:lang w:val="pt-BR"/>
        </w:rPr>
        <w:t xml:space="preserve">, outra o simples </w:t>
      </w:r>
      <w:proofErr w:type="spellStart"/>
      <w:r w:rsidRPr="001C513C">
        <w:rPr>
          <w:lang w:val="pt-BR"/>
        </w:rPr>
        <w:t>wrinkled</w:t>
      </w:r>
      <w:proofErr w:type="spellEnd"/>
      <w:r w:rsidRPr="001C513C">
        <w:rPr>
          <w:lang w:val="pt-BR"/>
        </w:rPr>
        <w:t xml:space="preserve"> e uma Terceira com o </w:t>
      </w:r>
      <w:proofErr w:type="spellStart"/>
      <w:r w:rsidRPr="001C513C">
        <w:rPr>
          <w:lang w:val="pt-BR"/>
        </w:rPr>
        <w:t>specular</w:t>
      </w:r>
      <w:proofErr w:type="spellEnd"/>
      <w:r w:rsidRPr="001C513C">
        <w:rPr>
          <w:lang w:val="pt-BR"/>
        </w:rPr>
        <w:t xml:space="preserve"> fading. Como é uma figura introdutória, o ideal seria uma imagem que desse uma </w:t>
      </w:r>
      <w:proofErr w:type="spellStart"/>
      <w:r w:rsidRPr="001C513C">
        <w:rPr>
          <w:lang w:val="pt-BR"/>
        </w:rPr>
        <w:t>motivicão</w:t>
      </w:r>
      <w:proofErr w:type="spellEnd"/>
      <w:r w:rsidRPr="001C513C">
        <w:rPr>
          <w:lang w:val="pt-BR"/>
        </w:rPr>
        <w:t xml:space="preserve"> inicial…</w:t>
      </w:r>
    </w:p>
  </w:comment>
  <w:comment w:id="10" w:author="esteban clua" w:date="2012-07-14T09:41:00Z" w:initials="ec">
    <w:p w:rsidR="006F436A" w:rsidRPr="001C513C" w:rsidRDefault="006F436A">
      <w:pPr>
        <w:pStyle w:val="CommentText"/>
        <w:rPr>
          <w:lang w:val="pt-BR"/>
        </w:rPr>
      </w:pPr>
      <w:r>
        <w:rPr>
          <w:rStyle w:val="CommentReference"/>
        </w:rPr>
        <w:annotationRef/>
      </w:r>
      <w:r w:rsidRPr="001C513C">
        <w:rPr>
          <w:lang w:val="pt-BR"/>
        </w:rPr>
        <w:t xml:space="preserve">Foi falado, mas não foi explicado em mais detalhes porque isto ocorre. Talvez valesse a pena uma </w:t>
      </w:r>
      <w:proofErr w:type="spellStart"/>
      <w:r w:rsidRPr="001C513C">
        <w:rPr>
          <w:lang w:val="pt-BR"/>
        </w:rPr>
        <w:t>dicussão</w:t>
      </w:r>
      <w:proofErr w:type="spellEnd"/>
      <w:r w:rsidRPr="001C513C">
        <w:rPr>
          <w:lang w:val="pt-BR"/>
        </w:rPr>
        <w:t xml:space="preserve"> mais a fundo sobre a causa deste problema.</w:t>
      </w:r>
    </w:p>
  </w:comment>
  <w:comment w:id="22" w:author="Kohwalter" w:date="2012-07-14T15:46:00Z" w:initials="K">
    <w:p w:rsidR="006550AB" w:rsidRPr="006550AB" w:rsidRDefault="006550AB">
      <w:pPr>
        <w:pStyle w:val="CommentText"/>
        <w:rPr>
          <w:lang w:val="pt-BR"/>
        </w:rPr>
      </w:pPr>
      <w:r>
        <w:rPr>
          <w:rStyle w:val="CommentReference"/>
        </w:rPr>
        <w:annotationRef/>
      </w:r>
      <w:r w:rsidRPr="006550AB">
        <w:rPr>
          <w:lang w:val="pt-BR"/>
        </w:rPr>
        <w:t>Isso está certo ? Me parece soar estranho.</w:t>
      </w:r>
    </w:p>
  </w:comment>
  <w:comment w:id="27" w:author="Kohwalter" w:date="2012-07-14T09:59:00Z" w:initials="K">
    <w:p w:rsidR="00B36C8C" w:rsidRPr="00B36C8C" w:rsidRDefault="00B36C8C">
      <w:pPr>
        <w:pStyle w:val="CommentText"/>
        <w:rPr>
          <w:lang w:val="pt-BR"/>
        </w:rPr>
      </w:pPr>
      <w:r>
        <w:rPr>
          <w:rStyle w:val="CommentReference"/>
        </w:rPr>
        <w:annotationRef/>
      </w:r>
      <w:r w:rsidR="006E6336" w:rsidRPr="00B36C8C">
        <w:rPr>
          <w:lang w:val="pt-BR"/>
        </w:rPr>
        <w:t>Vê</w:t>
      </w:r>
      <w:r w:rsidRPr="00B36C8C">
        <w:rPr>
          <w:lang w:val="pt-BR"/>
        </w:rPr>
        <w:t xml:space="preserve"> se ficou mais claro. </w:t>
      </w:r>
      <w:r>
        <w:rPr>
          <w:lang w:val="pt-BR"/>
        </w:rPr>
        <w:t xml:space="preserve">Os valores são da </w:t>
      </w:r>
      <w:r w:rsidR="006E6336">
        <w:rPr>
          <w:lang w:val="pt-BR"/>
        </w:rPr>
        <w:t>textura</w:t>
      </w:r>
      <w:r>
        <w:rPr>
          <w:lang w:val="pt-BR"/>
        </w:rPr>
        <w:t xml:space="preserve"> (RGBA), onde os 3 primeiros </w:t>
      </w:r>
      <w:proofErr w:type="spellStart"/>
      <w:r>
        <w:rPr>
          <w:lang w:val="pt-BR"/>
        </w:rPr>
        <w:t>são</w:t>
      </w:r>
      <w:r w:rsidR="00D94D4A">
        <w:rPr>
          <w:lang w:val="pt-BR"/>
        </w:rPr>
        <w:t>os</w:t>
      </w:r>
      <w:proofErr w:type="spellEnd"/>
      <w:r w:rsidR="00D94D4A">
        <w:rPr>
          <w:lang w:val="pt-BR"/>
        </w:rPr>
        <w:t xml:space="preserve"> campos</w:t>
      </w:r>
      <w:r>
        <w:rPr>
          <w:lang w:val="pt-BR"/>
        </w:rPr>
        <w:t xml:space="preserve"> RGB e o ultimo A.</w:t>
      </w:r>
    </w:p>
  </w:comment>
  <w:comment w:id="26" w:author="esteban clua" w:date="2012-07-14T09:41:00Z" w:initials="ec">
    <w:p w:rsidR="006F436A" w:rsidRPr="001C513C" w:rsidRDefault="006F436A">
      <w:pPr>
        <w:pStyle w:val="CommentText"/>
        <w:rPr>
          <w:lang w:val="pt-BR"/>
        </w:rPr>
      </w:pPr>
      <w:r>
        <w:rPr>
          <w:rStyle w:val="CommentReference"/>
        </w:rPr>
        <w:annotationRef/>
      </w:r>
      <w:proofErr w:type="spellStart"/>
      <w:r w:rsidRPr="001C513C">
        <w:rPr>
          <w:lang w:val="pt-BR"/>
        </w:rPr>
        <w:t>Nao</w:t>
      </w:r>
      <w:proofErr w:type="spellEnd"/>
      <w:r w:rsidRPr="001C513C">
        <w:rPr>
          <w:lang w:val="pt-BR"/>
        </w:rPr>
        <w:t xml:space="preserve"> esta claro… quem são estes 3 valores?</w:t>
      </w:r>
    </w:p>
  </w:comment>
  <w:comment w:id="37" w:author="esteban clua" w:date="2012-07-14T09:41:00Z" w:initials="ec">
    <w:p w:rsidR="006F436A" w:rsidRPr="001C513C" w:rsidRDefault="006F436A">
      <w:pPr>
        <w:pStyle w:val="CommentText"/>
        <w:rPr>
          <w:lang w:val="pt-BR"/>
        </w:rPr>
      </w:pPr>
      <w:r>
        <w:rPr>
          <w:rStyle w:val="CommentReference"/>
        </w:rPr>
        <w:annotationRef/>
      </w:r>
      <w:r w:rsidRPr="001C513C">
        <w:rPr>
          <w:lang w:val="pt-BR"/>
        </w:rPr>
        <w:t>Daria para explicar de uma forma mais formal porque isto ocorre?</w:t>
      </w:r>
    </w:p>
  </w:comment>
  <w:comment w:id="54" w:author="Kohwalter" w:date="2012-07-14T12:14:00Z" w:initials="K">
    <w:p w:rsidR="005D3F41" w:rsidRPr="005D3F41" w:rsidRDefault="005D3F41">
      <w:pPr>
        <w:pStyle w:val="CommentText"/>
        <w:rPr>
          <w:lang w:val="pt-BR"/>
        </w:rPr>
      </w:pPr>
      <w:r>
        <w:rPr>
          <w:rStyle w:val="CommentReference"/>
        </w:rPr>
        <w:annotationRef/>
      </w:r>
      <w:r w:rsidRPr="005D3F41">
        <w:rPr>
          <w:lang w:val="pt-BR"/>
        </w:rPr>
        <w:t xml:space="preserve">Acho que respondi essa pergunta no </w:t>
      </w:r>
      <w:proofErr w:type="spellStart"/>
      <w:r w:rsidRPr="005D3F41">
        <w:rPr>
          <w:lang w:val="pt-BR"/>
        </w:rPr>
        <w:t>pagagrafo</w:t>
      </w:r>
      <w:proofErr w:type="spellEnd"/>
      <w:r w:rsidRPr="005D3F41">
        <w:rPr>
          <w:lang w:val="pt-BR"/>
        </w:rPr>
        <w:t xml:space="preserve"> que explica a formula.</w:t>
      </w:r>
    </w:p>
  </w:comment>
  <w:comment w:id="50" w:author="esteban clua" w:date="2012-07-14T09:41:00Z" w:initials="ec">
    <w:p w:rsidR="006F436A" w:rsidRPr="001C513C" w:rsidRDefault="006F436A">
      <w:pPr>
        <w:pStyle w:val="CommentText"/>
        <w:rPr>
          <w:lang w:val="pt-BR"/>
        </w:rPr>
      </w:pPr>
      <w:r>
        <w:rPr>
          <w:rStyle w:val="CommentReference"/>
        </w:rPr>
        <w:annotationRef/>
      </w:r>
      <w:r w:rsidRPr="001C513C">
        <w:rPr>
          <w:lang w:val="pt-BR"/>
        </w:rPr>
        <w:t xml:space="preserve">Esta escolha é empírica? Pode ser feita uma análise, em função do tamanho da amostragem da projeção? </w:t>
      </w:r>
    </w:p>
  </w:comment>
  <w:comment w:id="56" w:author="esteban clua" w:date="2012-07-14T09:41:00Z" w:initials="ec">
    <w:p w:rsidR="006F436A" w:rsidRPr="001C513C" w:rsidRDefault="006F436A">
      <w:pPr>
        <w:pStyle w:val="CommentText"/>
        <w:rPr>
          <w:lang w:val="pt-BR"/>
        </w:rPr>
      </w:pPr>
      <w:r>
        <w:rPr>
          <w:rStyle w:val="CommentReference"/>
        </w:rPr>
        <w:annotationRef/>
      </w:r>
      <w:r w:rsidRPr="001C513C">
        <w:rPr>
          <w:lang w:val="pt-BR"/>
        </w:rPr>
        <w:t>Conferir se está certo</w:t>
      </w:r>
    </w:p>
  </w:comment>
  <w:comment w:id="55" w:author="Kohwalter" w:date="2012-07-14T15:00:00Z" w:initials="K">
    <w:p w:rsidR="008F4CEF" w:rsidRPr="008F4CEF" w:rsidRDefault="008F4CEF">
      <w:pPr>
        <w:pStyle w:val="CommentText"/>
        <w:rPr>
          <w:lang w:val="pt-BR"/>
        </w:rPr>
      </w:pPr>
      <w:r>
        <w:rPr>
          <w:rStyle w:val="CommentReference"/>
        </w:rPr>
        <w:annotationRef/>
      </w:r>
      <w:r w:rsidRPr="008F4CEF">
        <w:rPr>
          <w:lang w:val="pt-BR"/>
        </w:rPr>
        <w:t xml:space="preserve">Não entendi o </w:t>
      </w:r>
      <w:r w:rsidR="005F0085" w:rsidRPr="008F4CEF">
        <w:rPr>
          <w:lang w:val="pt-BR"/>
        </w:rPr>
        <w:t>comentário</w:t>
      </w:r>
      <w:r w:rsidRPr="008F4CEF">
        <w:rPr>
          <w:lang w:val="pt-BR"/>
        </w:rPr>
        <w:t xml:space="preserve">. Esse </w:t>
      </w:r>
      <w:r w:rsidR="005F0085" w:rsidRPr="008F4CEF">
        <w:rPr>
          <w:lang w:val="pt-BR"/>
        </w:rPr>
        <w:t>símbolo</w:t>
      </w:r>
      <w:r w:rsidRPr="008F4CEF">
        <w:rPr>
          <w:lang w:val="pt-BR"/>
        </w:rPr>
        <w:t xml:space="preserve"> </w:t>
      </w:r>
      <w:r>
        <w:rPr>
          <w:lang w:val="pt-BR"/>
        </w:rPr>
        <w:t>é o mesmo usado na equação acima (</w:t>
      </w:r>
      <w:proofErr w:type="spellStart"/>
      <w:r>
        <w:rPr>
          <w:lang w:val="pt-BR"/>
        </w:rPr>
        <w:t>Alef</w:t>
      </w:r>
      <w:proofErr w:type="spellEnd"/>
      <w:r>
        <w:rPr>
          <w:lang w:val="pt-BR"/>
        </w:rPr>
        <w:t>)</w:t>
      </w:r>
      <w:r w:rsidR="00B90D6C">
        <w:rPr>
          <w:lang w:val="pt-BR"/>
        </w:rPr>
        <w:t>, que calcula o fading</w:t>
      </w:r>
      <w:r>
        <w:rPr>
          <w:lang w:val="pt-BR"/>
        </w:rPr>
        <w:t>.</w:t>
      </w:r>
    </w:p>
  </w:comment>
  <w:comment w:id="62" w:author="Kohwalter" w:date="2012-07-14T15:44:00Z" w:initials="K">
    <w:p w:rsidR="00BF56D2" w:rsidRPr="00BF56D2" w:rsidRDefault="00BF56D2">
      <w:pPr>
        <w:pStyle w:val="CommentText"/>
        <w:rPr>
          <w:lang w:val="pt-BR"/>
        </w:rPr>
      </w:pPr>
      <w:r>
        <w:rPr>
          <w:rStyle w:val="CommentReference"/>
        </w:rPr>
        <w:annotationRef/>
      </w:r>
      <w:r w:rsidRPr="00BF56D2">
        <w:rPr>
          <w:lang w:val="pt-BR"/>
        </w:rPr>
        <w:t>Não consigo pensar em uma, j</w:t>
      </w:r>
      <w:r>
        <w:rPr>
          <w:lang w:val="pt-BR"/>
        </w:rPr>
        <w:t xml:space="preserve">á que é algo bem simples e baseado no </w:t>
      </w:r>
      <w:proofErr w:type="spellStart"/>
      <w:r>
        <w:rPr>
          <w:lang w:val="pt-BR"/>
        </w:rPr>
        <w:t>distance</w:t>
      </w:r>
      <w:proofErr w:type="spellEnd"/>
      <w:r>
        <w:rPr>
          <w:lang w:val="pt-BR"/>
        </w:rPr>
        <w:t xml:space="preserve"> fog. Continua tendo as mesmas limitações do LEAN </w:t>
      </w:r>
      <w:proofErr w:type="spellStart"/>
      <w:r>
        <w:rPr>
          <w:lang w:val="pt-BR"/>
        </w:rPr>
        <w:t>mapping</w:t>
      </w:r>
      <w:proofErr w:type="spellEnd"/>
      <w:r>
        <w:rPr>
          <w:lang w:val="pt-BR"/>
        </w:rPr>
        <w:t xml:space="preserve">, ai não sei se vale a pena falar delas, </w:t>
      </w:r>
      <w:proofErr w:type="spellStart"/>
      <w:r>
        <w:rPr>
          <w:lang w:val="pt-BR"/>
        </w:rPr>
        <w:t>ja</w:t>
      </w:r>
      <w:proofErr w:type="spellEnd"/>
      <w:r>
        <w:rPr>
          <w:lang w:val="pt-BR"/>
        </w:rPr>
        <w:t xml:space="preserve"> que o artigo </w:t>
      </w:r>
      <w:proofErr w:type="spellStart"/>
      <w:r>
        <w:rPr>
          <w:lang w:val="pt-BR"/>
        </w:rPr>
        <w:t>eh</w:t>
      </w:r>
      <w:proofErr w:type="spellEnd"/>
      <w:r>
        <w:rPr>
          <w:lang w:val="pt-BR"/>
        </w:rPr>
        <w:t xml:space="preserve"> sobre o fading.</w:t>
      </w:r>
    </w:p>
  </w:comment>
  <w:comment w:id="61" w:author="esteban clua" w:date="2012-07-14T09:41:00Z" w:initials="ec">
    <w:p w:rsidR="00AE6086" w:rsidRPr="001C513C" w:rsidRDefault="00AE6086">
      <w:pPr>
        <w:pStyle w:val="CommentText"/>
        <w:rPr>
          <w:lang w:val="pt-BR"/>
        </w:rPr>
      </w:pPr>
      <w:r>
        <w:rPr>
          <w:rStyle w:val="CommentReference"/>
        </w:rPr>
        <w:annotationRef/>
      </w:r>
      <w:proofErr w:type="spellStart"/>
      <w:r w:rsidRPr="001C513C">
        <w:rPr>
          <w:lang w:val="pt-BR"/>
        </w:rPr>
        <w:t>Voce</w:t>
      </w:r>
      <w:proofErr w:type="spellEnd"/>
      <w:r w:rsidRPr="001C513C">
        <w:rPr>
          <w:lang w:val="pt-BR"/>
        </w:rPr>
        <w:t xml:space="preserve"> veria alguma </w:t>
      </w:r>
      <w:proofErr w:type="spellStart"/>
      <w:r w:rsidRPr="001C513C">
        <w:rPr>
          <w:lang w:val="pt-BR"/>
        </w:rPr>
        <w:t>limitacao</w:t>
      </w:r>
      <w:proofErr w:type="spellEnd"/>
      <w:r w:rsidRPr="001C513C">
        <w:rPr>
          <w:lang w:val="pt-BR"/>
        </w:rPr>
        <w:t xml:space="preserve"> que ainda </w:t>
      </w:r>
      <w:proofErr w:type="spellStart"/>
      <w:r w:rsidRPr="001C513C">
        <w:rPr>
          <w:lang w:val="pt-BR"/>
        </w:rPr>
        <w:t>permanence</w:t>
      </w:r>
      <w:proofErr w:type="spellEnd"/>
      <w:r w:rsidRPr="001C513C">
        <w:rPr>
          <w:lang w:val="pt-BR"/>
        </w:rPr>
        <w:t xml:space="preserve"> e que poderia ser destacada?</w:t>
      </w:r>
    </w:p>
    <w:p w:rsidR="00AE6086" w:rsidRPr="001C513C" w:rsidRDefault="00AE6086">
      <w:pPr>
        <w:pStyle w:val="CommentText"/>
        <w:rPr>
          <w:lang w:val="pt-BR"/>
        </w:rPr>
      </w:pP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NimbusRomNo9L-ReguItal">
    <w:altName w:val="Cambria"/>
    <w:panose1 w:val="00000000000000000000"/>
    <w:charset w:val="00"/>
    <w:family w:val="auto"/>
    <w:notTrueType/>
    <w:pitch w:val="default"/>
    <w:sig w:usb0="00000003" w:usb1="00000000" w:usb2="00000000" w:usb3="00000000" w:csb0="00000001" w:csb1="00000000"/>
  </w:font>
  <w:font w:name="CMMI10">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altName w:val="Courier New"/>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3A4"/>
    <w:multiLevelType w:val="hybridMultilevel"/>
    <w:tmpl w:val="42D8E0C2"/>
    <w:lvl w:ilvl="0" w:tplc="81BA4F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885EC5"/>
    <w:multiLevelType w:val="hybridMultilevel"/>
    <w:tmpl w:val="D9C4C34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2655A0D"/>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F6C77"/>
    <w:multiLevelType w:val="hybridMultilevel"/>
    <w:tmpl w:val="C088A9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18EC3F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6F51E3"/>
    <w:multiLevelType w:val="multilevel"/>
    <w:tmpl w:val="8C1A2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10569B2"/>
    <w:multiLevelType w:val="multilevel"/>
    <w:tmpl w:val="33E071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1AF6E91"/>
    <w:multiLevelType w:val="multilevel"/>
    <w:tmpl w:val="0AC2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536430F"/>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74F49C3"/>
    <w:multiLevelType w:val="hybridMultilevel"/>
    <w:tmpl w:val="08DC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590965"/>
    <w:multiLevelType w:val="multilevel"/>
    <w:tmpl w:val="21B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6B31C7A"/>
    <w:multiLevelType w:val="hybridMultilevel"/>
    <w:tmpl w:val="62CA530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nsid w:val="6DB91C0B"/>
    <w:multiLevelType w:val="multilevel"/>
    <w:tmpl w:val="01D82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5354A06"/>
    <w:multiLevelType w:val="multilevel"/>
    <w:tmpl w:val="F190EB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7BC8769E"/>
    <w:multiLevelType w:val="hybridMultilevel"/>
    <w:tmpl w:val="976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
  </w:num>
  <w:num w:numId="4">
    <w:abstractNumId w:val="5"/>
  </w:num>
  <w:num w:numId="5">
    <w:abstractNumId w:val="8"/>
  </w:num>
  <w:num w:numId="6">
    <w:abstractNumId w:val="3"/>
  </w:num>
  <w:num w:numId="7">
    <w:abstractNumId w:val="1"/>
  </w:num>
  <w:num w:numId="8">
    <w:abstractNumId w:val="9"/>
  </w:num>
  <w:num w:numId="9">
    <w:abstractNumId w:val="14"/>
  </w:num>
  <w:num w:numId="10">
    <w:abstractNumId w:val="0"/>
  </w:num>
  <w:num w:numId="11">
    <w:abstractNumId w:val="7"/>
  </w:num>
  <w:num w:numId="12">
    <w:abstractNumId w:val="10"/>
  </w:num>
  <w:num w:numId="13">
    <w:abstractNumId w:val="12"/>
  </w:num>
  <w:num w:numId="14">
    <w:abstractNumId w:val="6"/>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trackRevisions/>
  <w:defaultTabStop w:val="288"/>
  <w:characterSpacingControl w:val="doNotCompress"/>
  <w:compat/>
  <w:rsids>
    <w:rsidRoot w:val="0067195F"/>
    <w:rsid w:val="00003977"/>
    <w:rsid w:val="00011B71"/>
    <w:rsid w:val="00015E31"/>
    <w:rsid w:val="00020342"/>
    <w:rsid w:val="00021C07"/>
    <w:rsid w:val="000231C9"/>
    <w:rsid w:val="00027450"/>
    <w:rsid w:val="00034313"/>
    <w:rsid w:val="00036CCE"/>
    <w:rsid w:val="000375EC"/>
    <w:rsid w:val="00050005"/>
    <w:rsid w:val="00056849"/>
    <w:rsid w:val="00062E2F"/>
    <w:rsid w:val="00076956"/>
    <w:rsid w:val="00081877"/>
    <w:rsid w:val="00085B7C"/>
    <w:rsid w:val="00085F81"/>
    <w:rsid w:val="000A2B8B"/>
    <w:rsid w:val="000A568E"/>
    <w:rsid w:val="000A60D0"/>
    <w:rsid w:val="000B17CC"/>
    <w:rsid w:val="000B216B"/>
    <w:rsid w:val="000B40F0"/>
    <w:rsid w:val="000B73F3"/>
    <w:rsid w:val="000C19B1"/>
    <w:rsid w:val="000C5D4F"/>
    <w:rsid w:val="000D16CB"/>
    <w:rsid w:val="000E2279"/>
    <w:rsid w:val="000F1C51"/>
    <w:rsid w:val="000F3A30"/>
    <w:rsid w:val="000F4210"/>
    <w:rsid w:val="000F5C23"/>
    <w:rsid w:val="00105693"/>
    <w:rsid w:val="0010746D"/>
    <w:rsid w:val="00115969"/>
    <w:rsid w:val="00120F94"/>
    <w:rsid w:val="00121EDC"/>
    <w:rsid w:val="00123099"/>
    <w:rsid w:val="00144FAA"/>
    <w:rsid w:val="001548E0"/>
    <w:rsid w:val="00166FC1"/>
    <w:rsid w:val="00171F41"/>
    <w:rsid w:val="0017693E"/>
    <w:rsid w:val="00177BE8"/>
    <w:rsid w:val="00177D6D"/>
    <w:rsid w:val="00196E26"/>
    <w:rsid w:val="001A52EF"/>
    <w:rsid w:val="001A67C7"/>
    <w:rsid w:val="001B00DD"/>
    <w:rsid w:val="001B2841"/>
    <w:rsid w:val="001B6BF2"/>
    <w:rsid w:val="001B73AD"/>
    <w:rsid w:val="001C2E8F"/>
    <w:rsid w:val="001C3766"/>
    <w:rsid w:val="001C513C"/>
    <w:rsid w:val="001D377F"/>
    <w:rsid w:val="001D5BA9"/>
    <w:rsid w:val="001E35E9"/>
    <w:rsid w:val="00204428"/>
    <w:rsid w:val="00207AB0"/>
    <w:rsid w:val="00214BA9"/>
    <w:rsid w:val="00222331"/>
    <w:rsid w:val="00224718"/>
    <w:rsid w:val="00234F42"/>
    <w:rsid w:val="002353AE"/>
    <w:rsid w:val="00235A94"/>
    <w:rsid w:val="00254288"/>
    <w:rsid w:val="00254817"/>
    <w:rsid w:val="002549EF"/>
    <w:rsid w:val="00254D66"/>
    <w:rsid w:val="00262318"/>
    <w:rsid w:val="00266B11"/>
    <w:rsid w:val="002736BE"/>
    <w:rsid w:val="002A6891"/>
    <w:rsid w:val="002B414C"/>
    <w:rsid w:val="002B7787"/>
    <w:rsid w:val="002C2A9D"/>
    <w:rsid w:val="002C5436"/>
    <w:rsid w:val="002D62C8"/>
    <w:rsid w:val="002F163A"/>
    <w:rsid w:val="003006E3"/>
    <w:rsid w:val="00300B40"/>
    <w:rsid w:val="00305452"/>
    <w:rsid w:val="00305865"/>
    <w:rsid w:val="00306B1C"/>
    <w:rsid w:val="00314DE1"/>
    <w:rsid w:val="003215D0"/>
    <w:rsid w:val="00322FF0"/>
    <w:rsid w:val="0032646D"/>
    <w:rsid w:val="00333EB7"/>
    <w:rsid w:val="00342C99"/>
    <w:rsid w:val="00343293"/>
    <w:rsid w:val="00347156"/>
    <w:rsid w:val="00350466"/>
    <w:rsid w:val="003529EB"/>
    <w:rsid w:val="00357487"/>
    <w:rsid w:val="00360838"/>
    <w:rsid w:val="003613A3"/>
    <w:rsid w:val="0036406F"/>
    <w:rsid w:val="003670E8"/>
    <w:rsid w:val="00370DE4"/>
    <w:rsid w:val="003809E3"/>
    <w:rsid w:val="0038294E"/>
    <w:rsid w:val="00385252"/>
    <w:rsid w:val="003A1C1A"/>
    <w:rsid w:val="003A3DDD"/>
    <w:rsid w:val="003A72C6"/>
    <w:rsid w:val="003B244A"/>
    <w:rsid w:val="003B6A8B"/>
    <w:rsid w:val="003C3675"/>
    <w:rsid w:val="003C3874"/>
    <w:rsid w:val="003D2D31"/>
    <w:rsid w:val="003F32C7"/>
    <w:rsid w:val="003F36E9"/>
    <w:rsid w:val="003F5294"/>
    <w:rsid w:val="003F68F0"/>
    <w:rsid w:val="00402416"/>
    <w:rsid w:val="00407BDA"/>
    <w:rsid w:val="00415FF5"/>
    <w:rsid w:val="00420EE9"/>
    <w:rsid w:val="00431C78"/>
    <w:rsid w:val="0043308A"/>
    <w:rsid w:val="00434176"/>
    <w:rsid w:val="0043666B"/>
    <w:rsid w:val="00461E34"/>
    <w:rsid w:val="00464B7E"/>
    <w:rsid w:val="004814B4"/>
    <w:rsid w:val="0048582C"/>
    <w:rsid w:val="004951F1"/>
    <w:rsid w:val="004A06A2"/>
    <w:rsid w:val="004A6053"/>
    <w:rsid w:val="004C1A16"/>
    <w:rsid w:val="004C75BC"/>
    <w:rsid w:val="004D7A07"/>
    <w:rsid w:val="00533506"/>
    <w:rsid w:val="00536E55"/>
    <w:rsid w:val="005413B2"/>
    <w:rsid w:val="00541E34"/>
    <w:rsid w:val="005444DD"/>
    <w:rsid w:val="0054499A"/>
    <w:rsid w:val="00550DC9"/>
    <w:rsid w:val="005630FF"/>
    <w:rsid w:val="00573693"/>
    <w:rsid w:val="00577881"/>
    <w:rsid w:val="0058148E"/>
    <w:rsid w:val="00583823"/>
    <w:rsid w:val="005A28A1"/>
    <w:rsid w:val="005B5F35"/>
    <w:rsid w:val="005C3307"/>
    <w:rsid w:val="005C3422"/>
    <w:rsid w:val="005D3F41"/>
    <w:rsid w:val="005D4C31"/>
    <w:rsid w:val="005D4E19"/>
    <w:rsid w:val="005D6493"/>
    <w:rsid w:val="005D6E54"/>
    <w:rsid w:val="005F0085"/>
    <w:rsid w:val="005F296B"/>
    <w:rsid w:val="00604345"/>
    <w:rsid w:val="00611461"/>
    <w:rsid w:val="0061349E"/>
    <w:rsid w:val="00624C0B"/>
    <w:rsid w:val="006258B3"/>
    <w:rsid w:val="006275E2"/>
    <w:rsid w:val="00632DC7"/>
    <w:rsid w:val="00642D37"/>
    <w:rsid w:val="0064530A"/>
    <w:rsid w:val="006503B8"/>
    <w:rsid w:val="006520A3"/>
    <w:rsid w:val="00652FB6"/>
    <w:rsid w:val="00654381"/>
    <w:rsid w:val="006549A7"/>
    <w:rsid w:val="006550AB"/>
    <w:rsid w:val="006669A2"/>
    <w:rsid w:val="0067195F"/>
    <w:rsid w:val="00673CFE"/>
    <w:rsid w:val="006A62D1"/>
    <w:rsid w:val="006A77A0"/>
    <w:rsid w:val="006C2294"/>
    <w:rsid w:val="006C7C58"/>
    <w:rsid w:val="006D1206"/>
    <w:rsid w:val="006D35A4"/>
    <w:rsid w:val="006D550F"/>
    <w:rsid w:val="006D6C5E"/>
    <w:rsid w:val="006E6336"/>
    <w:rsid w:val="006F17EC"/>
    <w:rsid w:val="006F436A"/>
    <w:rsid w:val="006F542C"/>
    <w:rsid w:val="006F7615"/>
    <w:rsid w:val="007065DF"/>
    <w:rsid w:val="007112D8"/>
    <w:rsid w:val="00713436"/>
    <w:rsid w:val="007140EB"/>
    <w:rsid w:val="007151FF"/>
    <w:rsid w:val="0071626D"/>
    <w:rsid w:val="00721616"/>
    <w:rsid w:val="00726277"/>
    <w:rsid w:val="007378EA"/>
    <w:rsid w:val="00751002"/>
    <w:rsid w:val="00751542"/>
    <w:rsid w:val="00754202"/>
    <w:rsid w:val="00754606"/>
    <w:rsid w:val="00757A09"/>
    <w:rsid w:val="00765492"/>
    <w:rsid w:val="00773285"/>
    <w:rsid w:val="007735BD"/>
    <w:rsid w:val="00774C1C"/>
    <w:rsid w:val="00775B08"/>
    <w:rsid w:val="007843CF"/>
    <w:rsid w:val="0079008A"/>
    <w:rsid w:val="00797D68"/>
    <w:rsid w:val="007A2B5B"/>
    <w:rsid w:val="007A7521"/>
    <w:rsid w:val="007B460E"/>
    <w:rsid w:val="007B6E45"/>
    <w:rsid w:val="007C293B"/>
    <w:rsid w:val="007D2751"/>
    <w:rsid w:val="007D4218"/>
    <w:rsid w:val="008000E3"/>
    <w:rsid w:val="00801326"/>
    <w:rsid w:val="00814453"/>
    <w:rsid w:val="0081721A"/>
    <w:rsid w:val="00836CB7"/>
    <w:rsid w:val="00840B95"/>
    <w:rsid w:val="00846E2D"/>
    <w:rsid w:val="00851927"/>
    <w:rsid w:val="00866FB4"/>
    <w:rsid w:val="00871F30"/>
    <w:rsid w:val="00876939"/>
    <w:rsid w:val="00885F3C"/>
    <w:rsid w:val="00886994"/>
    <w:rsid w:val="00887512"/>
    <w:rsid w:val="008A01E3"/>
    <w:rsid w:val="008B25D4"/>
    <w:rsid w:val="008C5F66"/>
    <w:rsid w:val="008C689A"/>
    <w:rsid w:val="008E2DB1"/>
    <w:rsid w:val="008E4F93"/>
    <w:rsid w:val="008E60AB"/>
    <w:rsid w:val="008F2738"/>
    <w:rsid w:val="008F2A88"/>
    <w:rsid w:val="008F34D4"/>
    <w:rsid w:val="008F3DB9"/>
    <w:rsid w:val="008F4CEF"/>
    <w:rsid w:val="009011B2"/>
    <w:rsid w:val="00902037"/>
    <w:rsid w:val="009034CE"/>
    <w:rsid w:val="00904881"/>
    <w:rsid w:val="00913811"/>
    <w:rsid w:val="00923E57"/>
    <w:rsid w:val="00930476"/>
    <w:rsid w:val="00932AF5"/>
    <w:rsid w:val="00937378"/>
    <w:rsid w:val="0094614F"/>
    <w:rsid w:val="00951242"/>
    <w:rsid w:val="009557B7"/>
    <w:rsid w:val="00955C89"/>
    <w:rsid w:val="009664D6"/>
    <w:rsid w:val="00966C0A"/>
    <w:rsid w:val="009731F6"/>
    <w:rsid w:val="0098054F"/>
    <w:rsid w:val="009A4634"/>
    <w:rsid w:val="009A6869"/>
    <w:rsid w:val="009B6742"/>
    <w:rsid w:val="009B7EF2"/>
    <w:rsid w:val="009C717F"/>
    <w:rsid w:val="009C7C7C"/>
    <w:rsid w:val="009E130B"/>
    <w:rsid w:val="009E6C6C"/>
    <w:rsid w:val="009F0FAA"/>
    <w:rsid w:val="009F617F"/>
    <w:rsid w:val="009F67D5"/>
    <w:rsid w:val="009F708B"/>
    <w:rsid w:val="009F73AC"/>
    <w:rsid w:val="00A1661E"/>
    <w:rsid w:val="00A232F1"/>
    <w:rsid w:val="00A23462"/>
    <w:rsid w:val="00A24E34"/>
    <w:rsid w:val="00A277DA"/>
    <w:rsid w:val="00A3389B"/>
    <w:rsid w:val="00A33C8B"/>
    <w:rsid w:val="00A45794"/>
    <w:rsid w:val="00A56C7E"/>
    <w:rsid w:val="00A74D32"/>
    <w:rsid w:val="00A77DA7"/>
    <w:rsid w:val="00A81442"/>
    <w:rsid w:val="00A83682"/>
    <w:rsid w:val="00A86E83"/>
    <w:rsid w:val="00A94AFE"/>
    <w:rsid w:val="00A95942"/>
    <w:rsid w:val="00AA00BF"/>
    <w:rsid w:val="00AA3BFB"/>
    <w:rsid w:val="00AA4013"/>
    <w:rsid w:val="00AA77DA"/>
    <w:rsid w:val="00AB74CF"/>
    <w:rsid w:val="00AC01E0"/>
    <w:rsid w:val="00AC213A"/>
    <w:rsid w:val="00AC44C7"/>
    <w:rsid w:val="00AD5F43"/>
    <w:rsid w:val="00AE6086"/>
    <w:rsid w:val="00AF7FB3"/>
    <w:rsid w:val="00B030F9"/>
    <w:rsid w:val="00B12C64"/>
    <w:rsid w:val="00B14B1F"/>
    <w:rsid w:val="00B17498"/>
    <w:rsid w:val="00B20CD6"/>
    <w:rsid w:val="00B2182F"/>
    <w:rsid w:val="00B242AA"/>
    <w:rsid w:val="00B24D83"/>
    <w:rsid w:val="00B36C8C"/>
    <w:rsid w:val="00B41DC6"/>
    <w:rsid w:val="00B42522"/>
    <w:rsid w:val="00B4316B"/>
    <w:rsid w:val="00B43668"/>
    <w:rsid w:val="00B43E98"/>
    <w:rsid w:val="00B50DC0"/>
    <w:rsid w:val="00B53094"/>
    <w:rsid w:val="00B62081"/>
    <w:rsid w:val="00B648B2"/>
    <w:rsid w:val="00B71939"/>
    <w:rsid w:val="00B732C1"/>
    <w:rsid w:val="00B775BB"/>
    <w:rsid w:val="00B807AF"/>
    <w:rsid w:val="00B83400"/>
    <w:rsid w:val="00B86ADE"/>
    <w:rsid w:val="00B87F75"/>
    <w:rsid w:val="00B90D6C"/>
    <w:rsid w:val="00B91A10"/>
    <w:rsid w:val="00BA0BAB"/>
    <w:rsid w:val="00BB07F2"/>
    <w:rsid w:val="00BB77B6"/>
    <w:rsid w:val="00BC3E87"/>
    <w:rsid w:val="00BC4C93"/>
    <w:rsid w:val="00BC55B1"/>
    <w:rsid w:val="00BC7B3A"/>
    <w:rsid w:val="00BD3191"/>
    <w:rsid w:val="00BD5660"/>
    <w:rsid w:val="00BE3642"/>
    <w:rsid w:val="00BE517B"/>
    <w:rsid w:val="00BF56D2"/>
    <w:rsid w:val="00C04019"/>
    <w:rsid w:val="00C14728"/>
    <w:rsid w:val="00C43439"/>
    <w:rsid w:val="00C50E63"/>
    <w:rsid w:val="00C5156F"/>
    <w:rsid w:val="00C533A9"/>
    <w:rsid w:val="00C611E2"/>
    <w:rsid w:val="00C8605D"/>
    <w:rsid w:val="00C86EDD"/>
    <w:rsid w:val="00C8777F"/>
    <w:rsid w:val="00CA091A"/>
    <w:rsid w:val="00CA200D"/>
    <w:rsid w:val="00CA3A22"/>
    <w:rsid w:val="00CA62B2"/>
    <w:rsid w:val="00CA630C"/>
    <w:rsid w:val="00CA7817"/>
    <w:rsid w:val="00CA7C47"/>
    <w:rsid w:val="00CB6866"/>
    <w:rsid w:val="00CD2259"/>
    <w:rsid w:val="00CD663B"/>
    <w:rsid w:val="00CE1B19"/>
    <w:rsid w:val="00CE725B"/>
    <w:rsid w:val="00D00CD0"/>
    <w:rsid w:val="00D03BCE"/>
    <w:rsid w:val="00D12A24"/>
    <w:rsid w:val="00D14CD8"/>
    <w:rsid w:val="00D1520A"/>
    <w:rsid w:val="00D214F2"/>
    <w:rsid w:val="00D3669E"/>
    <w:rsid w:val="00D3763D"/>
    <w:rsid w:val="00D43B99"/>
    <w:rsid w:val="00D46013"/>
    <w:rsid w:val="00D60555"/>
    <w:rsid w:val="00D652AD"/>
    <w:rsid w:val="00D65DA8"/>
    <w:rsid w:val="00D671C6"/>
    <w:rsid w:val="00D71701"/>
    <w:rsid w:val="00D719F5"/>
    <w:rsid w:val="00D74526"/>
    <w:rsid w:val="00D77205"/>
    <w:rsid w:val="00D906D2"/>
    <w:rsid w:val="00D94D4A"/>
    <w:rsid w:val="00DA37C5"/>
    <w:rsid w:val="00DB45B8"/>
    <w:rsid w:val="00DB5A8A"/>
    <w:rsid w:val="00DC3B53"/>
    <w:rsid w:val="00DE18CD"/>
    <w:rsid w:val="00DE2812"/>
    <w:rsid w:val="00DE616E"/>
    <w:rsid w:val="00DF0853"/>
    <w:rsid w:val="00DF3513"/>
    <w:rsid w:val="00E050EC"/>
    <w:rsid w:val="00E12C1F"/>
    <w:rsid w:val="00E238E2"/>
    <w:rsid w:val="00E269B2"/>
    <w:rsid w:val="00E37D5D"/>
    <w:rsid w:val="00E4531F"/>
    <w:rsid w:val="00E5151E"/>
    <w:rsid w:val="00E570E4"/>
    <w:rsid w:val="00E600A9"/>
    <w:rsid w:val="00E6281F"/>
    <w:rsid w:val="00E71FAE"/>
    <w:rsid w:val="00E7446E"/>
    <w:rsid w:val="00E7569B"/>
    <w:rsid w:val="00E804B0"/>
    <w:rsid w:val="00E943E2"/>
    <w:rsid w:val="00EA276C"/>
    <w:rsid w:val="00EB17E1"/>
    <w:rsid w:val="00ED0B5E"/>
    <w:rsid w:val="00ED370A"/>
    <w:rsid w:val="00EE32B1"/>
    <w:rsid w:val="00EE6181"/>
    <w:rsid w:val="00EF2A2B"/>
    <w:rsid w:val="00EF2C96"/>
    <w:rsid w:val="00EF6452"/>
    <w:rsid w:val="00F21EF2"/>
    <w:rsid w:val="00F22F0A"/>
    <w:rsid w:val="00F23D22"/>
    <w:rsid w:val="00F42674"/>
    <w:rsid w:val="00F473D9"/>
    <w:rsid w:val="00F51C3F"/>
    <w:rsid w:val="00F52107"/>
    <w:rsid w:val="00F7156D"/>
    <w:rsid w:val="00F74330"/>
    <w:rsid w:val="00F91D52"/>
    <w:rsid w:val="00F94568"/>
    <w:rsid w:val="00FA5EB3"/>
    <w:rsid w:val="00FA6EE1"/>
    <w:rsid w:val="00FA7BEE"/>
    <w:rsid w:val="00FB17BC"/>
    <w:rsid w:val="00FB63E5"/>
    <w:rsid w:val="00FB6CCF"/>
    <w:rsid w:val="00FC5514"/>
    <w:rsid w:val="00FE3BFC"/>
    <w:rsid w:val="00FF049B"/>
    <w:rsid w:val="00FF0CCF"/>
    <w:rsid w:val="00FF3698"/>
    <w:rsid w:val="00FF3E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DC7"/>
    <w:pPr>
      <w:spacing w:before="100" w:beforeAutospacing="1"/>
      <w:jc w:val="both"/>
    </w:pPr>
  </w:style>
  <w:style w:type="paragraph" w:styleId="Heading1">
    <w:name w:val="heading 1"/>
    <w:basedOn w:val="Normal"/>
    <w:next w:val="Normal"/>
    <w:link w:val="Heading1Char"/>
    <w:uiPriority w:val="9"/>
    <w:qFormat/>
    <w:rsid w:val="00AA3BFB"/>
    <w:pPr>
      <w:keepNext/>
      <w:keepLines/>
      <w:numPr>
        <w:numId w:val="1"/>
      </w:numPr>
      <w:outlineLvl w:val="0"/>
    </w:pPr>
    <w:rPr>
      <w:rFonts w:ascii="Arial" w:eastAsiaTheme="majorEastAsia" w:hAnsi="Arial" w:cstheme="majorBidi"/>
      <w:b/>
      <w:bCs/>
      <w:sz w:val="24"/>
      <w:szCs w:val="28"/>
    </w:rPr>
  </w:style>
  <w:style w:type="paragraph" w:styleId="Heading2">
    <w:name w:val="heading 2"/>
    <w:basedOn w:val="Normal"/>
    <w:next w:val="Normal"/>
    <w:link w:val="Heading2Char"/>
    <w:uiPriority w:val="9"/>
    <w:unhideWhenUsed/>
    <w:qFormat/>
    <w:rsid w:val="00AA3BFB"/>
    <w:pPr>
      <w:keepNext/>
      <w:keepLines/>
      <w:numPr>
        <w:ilvl w:val="1"/>
        <w:numId w:val="1"/>
      </w:numPr>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AA3BFB"/>
    <w:pPr>
      <w:keepNext/>
      <w:keepLines/>
      <w:numPr>
        <w:ilvl w:val="2"/>
        <w:numId w:val="1"/>
      </w:numPr>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6719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19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19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19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195F"/>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7195F"/>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AA3BFB"/>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AA3BFB"/>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A3BFB"/>
    <w:rPr>
      <w:rFonts w:ascii="Arial" w:eastAsiaTheme="majorEastAsia" w:hAnsi="Arial" w:cstheme="majorBidi"/>
      <w:b/>
      <w:bCs/>
    </w:rPr>
  </w:style>
  <w:style w:type="character" w:customStyle="1" w:styleId="Heading4Char">
    <w:name w:val="Heading 4 Char"/>
    <w:basedOn w:val="DefaultParagraphFont"/>
    <w:link w:val="Heading4"/>
    <w:uiPriority w:val="9"/>
    <w:rsid w:val="006719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19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19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19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195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7195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67195F"/>
    <w:pPr>
      <w:ind w:left="720"/>
      <w:contextualSpacing/>
    </w:pPr>
  </w:style>
  <w:style w:type="character" w:customStyle="1" w:styleId="apple-converted-space">
    <w:name w:val="apple-converted-space"/>
    <w:basedOn w:val="DefaultParagraphFont"/>
    <w:rsid w:val="00C5156F"/>
  </w:style>
  <w:style w:type="character" w:styleId="Hyperlink">
    <w:name w:val="Hyperlink"/>
    <w:basedOn w:val="DefaultParagraphFont"/>
    <w:uiPriority w:val="99"/>
    <w:semiHidden/>
    <w:unhideWhenUsed/>
    <w:rsid w:val="00C5156F"/>
    <w:rPr>
      <w:color w:val="0000FF"/>
      <w:u w:val="single"/>
    </w:rPr>
  </w:style>
  <w:style w:type="paragraph" w:styleId="PlainText">
    <w:name w:val="Plain Text"/>
    <w:basedOn w:val="Normal"/>
    <w:link w:val="PlainTextChar"/>
    <w:uiPriority w:val="99"/>
    <w:unhideWhenUsed/>
    <w:rsid w:val="00333EB7"/>
    <w:rPr>
      <w:rFonts w:ascii="Consolas" w:hAnsi="Consolas" w:cs="Consolas"/>
      <w:sz w:val="21"/>
      <w:szCs w:val="21"/>
    </w:rPr>
  </w:style>
  <w:style w:type="character" w:customStyle="1" w:styleId="PlainTextChar">
    <w:name w:val="Plain Text Char"/>
    <w:basedOn w:val="DefaultParagraphFont"/>
    <w:link w:val="PlainText"/>
    <w:uiPriority w:val="99"/>
    <w:rsid w:val="00333EB7"/>
    <w:rPr>
      <w:rFonts w:ascii="Consolas" w:hAnsi="Consolas" w:cs="Consolas"/>
      <w:sz w:val="21"/>
      <w:szCs w:val="21"/>
    </w:rPr>
  </w:style>
  <w:style w:type="paragraph" w:styleId="BalloonText">
    <w:name w:val="Balloon Text"/>
    <w:basedOn w:val="Normal"/>
    <w:link w:val="BalloonTextChar"/>
    <w:uiPriority w:val="99"/>
    <w:semiHidden/>
    <w:unhideWhenUsed/>
    <w:rsid w:val="00937378"/>
    <w:rPr>
      <w:rFonts w:ascii="Tahoma" w:hAnsi="Tahoma" w:cs="Tahoma"/>
      <w:sz w:val="16"/>
      <w:szCs w:val="16"/>
    </w:rPr>
  </w:style>
  <w:style w:type="character" w:customStyle="1" w:styleId="BalloonTextChar">
    <w:name w:val="Balloon Text Char"/>
    <w:basedOn w:val="DefaultParagraphFont"/>
    <w:link w:val="BalloonText"/>
    <w:uiPriority w:val="99"/>
    <w:semiHidden/>
    <w:rsid w:val="00937378"/>
    <w:rPr>
      <w:rFonts w:ascii="Tahoma" w:hAnsi="Tahoma" w:cs="Tahoma"/>
      <w:sz w:val="16"/>
      <w:szCs w:val="16"/>
    </w:rPr>
  </w:style>
  <w:style w:type="paragraph" w:styleId="Caption">
    <w:name w:val="caption"/>
    <w:basedOn w:val="Normal"/>
    <w:next w:val="Normal"/>
    <w:uiPriority w:val="35"/>
    <w:unhideWhenUsed/>
    <w:qFormat/>
    <w:rsid w:val="00937378"/>
    <w:pPr>
      <w:spacing w:after="200"/>
    </w:pPr>
    <w:rPr>
      <w:b/>
      <w:bCs/>
      <w:color w:val="4F81BD" w:themeColor="accent1"/>
      <w:sz w:val="18"/>
      <w:szCs w:val="18"/>
    </w:rPr>
  </w:style>
  <w:style w:type="paragraph" w:styleId="Bibliography">
    <w:name w:val="Bibliography"/>
    <w:basedOn w:val="Normal"/>
    <w:next w:val="Normal"/>
    <w:uiPriority w:val="37"/>
    <w:unhideWhenUsed/>
    <w:rsid w:val="00F7156D"/>
  </w:style>
  <w:style w:type="paragraph" w:styleId="NormalWeb">
    <w:name w:val="Normal (Web)"/>
    <w:basedOn w:val="Normal"/>
    <w:uiPriority w:val="99"/>
    <w:semiHidden/>
    <w:unhideWhenUsed/>
    <w:rsid w:val="00624C0B"/>
    <w:pPr>
      <w:spacing w:after="100" w:afterAutospacing="1"/>
    </w:pPr>
    <w:rPr>
      <w:rFonts w:eastAsia="Times New Roman"/>
      <w:sz w:val="24"/>
      <w:szCs w:val="24"/>
    </w:rPr>
  </w:style>
  <w:style w:type="character" w:styleId="PlaceholderText">
    <w:name w:val="Placeholder Text"/>
    <w:basedOn w:val="DefaultParagraphFont"/>
    <w:uiPriority w:val="99"/>
    <w:semiHidden/>
    <w:rsid w:val="00CE1B19"/>
    <w:rPr>
      <w:color w:val="808080"/>
    </w:rPr>
  </w:style>
  <w:style w:type="character" w:styleId="CommentReference">
    <w:name w:val="annotation reference"/>
    <w:basedOn w:val="DefaultParagraphFont"/>
    <w:uiPriority w:val="99"/>
    <w:semiHidden/>
    <w:unhideWhenUsed/>
    <w:rsid w:val="00235A94"/>
    <w:rPr>
      <w:sz w:val="18"/>
      <w:szCs w:val="18"/>
    </w:rPr>
  </w:style>
  <w:style w:type="paragraph" w:styleId="CommentText">
    <w:name w:val="annotation text"/>
    <w:basedOn w:val="Normal"/>
    <w:link w:val="CommentTextChar"/>
    <w:uiPriority w:val="99"/>
    <w:semiHidden/>
    <w:unhideWhenUsed/>
    <w:rsid w:val="00235A94"/>
    <w:rPr>
      <w:sz w:val="24"/>
      <w:szCs w:val="24"/>
    </w:rPr>
  </w:style>
  <w:style w:type="character" w:customStyle="1" w:styleId="CommentTextChar">
    <w:name w:val="Comment Text Char"/>
    <w:basedOn w:val="DefaultParagraphFont"/>
    <w:link w:val="CommentText"/>
    <w:uiPriority w:val="99"/>
    <w:semiHidden/>
    <w:rsid w:val="00235A94"/>
    <w:rPr>
      <w:sz w:val="24"/>
      <w:szCs w:val="24"/>
    </w:rPr>
  </w:style>
  <w:style w:type="paragraph" w:styleId="CommentSubject">
    <w:name w:val="annotation subject"/>
    <w:basedOn w:val="CommentText"/>
    <w:next w:val="CommentText"/>
    <w:link w:val="CommentSubjectChar"/>
    <w:uiPriority w:val="99"/>
    <w:semiHidden/>
    <w:unhideWhenUsed/>
    <w:rsid w:val="00235A94"/>
    <w:rPr>
      <w:b/>
      <w:bCs/>
      <w:sz w:val="20"/>
      <w:szCs w:val="20"/>
    </w:rPr>
  </w:style>
  <w:style w:type="character" w:customStyle="1" w:styleId="CommentSubjectChar">
    <w:name w:val="Comment Subject Char"/>
    <w:basedOn w:val="CommentTextChar"/>
    <w:link w:val="CommentSubject"/>
    <w:uiPriority w:val="99"/>
    <w:semiHidden/>
    <w:rsid w:val="00235A94"/>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DC7"/>
    <w:pPr>
      <w:spacing w:before="100" w:beforeAutospacing="1"/>
      <w:jc w:val="both"/>
    </w:pPr>
  </w:style>
  <w:style w:type="paragraph" w:styleId="Heading1">
    <w:name w:val="heading 1"/>
    <w:basedOn w:val="Normal"/>
    <w:next w:val="Normal"/>
    <w:link w:val="Heading1Char"/>
    <w:uiPriority w:val="9"/>
    <w:qFormat/>
    <w:rsid w:val="00AA3BFB"/>
    <w:pPr>
      <w:keepNext/>
      <w:keepLines/>
      <w:numPr>
        <w:numId w:val="1"/>
      </w:numPr>
      <w:outlineLvl w:val="0"/>
    </w:pPr>
    <w:rPr>
      <w:rFonts w:ascii="Arial" w:eastAsiaTheme="majorEastAsia" w:hAnsi="Arial" w:cstheme="majorBidi"/>
      <w:b/>
      <w:bCs/>
      <w:sz w:val="24"/>
      <w:szCs w:val="28"/>
    </w:rPr>
  </w:style>
  <w:style w:type="paragraph" w:styleId="Heading2">
    <w:name w:val="heading 2"/>
    <w:basedOn w:val="Normal"/>
    <w:next w:val="Normal"/>
    <w:link w:val="Heading2Char"/>
    <w:uiPriority w:val="9"/>
    <w:unhideWhenUsed/>
    <w:qFormat/>
    <w:rsid w:val="00AA3BFB"/>
    <w:pPr>
      <w:keepNext/>
      <w:keepLines/>
      <w:numPr>
        <w:ilvl w:val="1"/>
        <w:numId w:val="1"/>
      </w:numPr>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AA3BFB"/>
    <w:pPr>
      <w:keepNext/>
      <w:keepLines/>
      <w:numPr>
        <w:ilvl w:val="2"/>
        <w:numId w:val="1"/>
      </w:numPr>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6719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19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19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19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195F"/>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7195F"/>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AA3BFB"/>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AA3BFB"/>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A3BFB"/>
    <w:rPr>
      <w:rFonts w:ascii="Arial" w:eastAsiaTheme="majorEastAsia" w:hAnsi="Arial" w:cstheme="majorBidi"/>
      <w:b/>
      <w:bCs/>
    </w:rPr>
  </w:style>
  <w:style w:type="character" w:customStyle="1" w:styleId="Heading4Char">
    <w:name w:val="Heading 4 Char"/>
    <w:basedOn w:val="DefaultParagraphFont"/>
    <w:link w:val="Heading4"/>
    <w:uiPriority w:val="9"/>
    <w:rsid w:val="006719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19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19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19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195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7195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67195F"/>
    <w:pPr>
      <w:ind w:left="720"/>
      <w:contextualSpacing/>
    </w:pPr>
  </w:style>
  <w:style w:type="character" w:customStyle="1" w:styleId="apple-converted-space">
    <w:name w:val="apple-converted-space"/>
    <w:basedOn w:val="DefaultParagraphFont"/>
    <w:rsid w:val="00C5156F"/>
  </w:style>
  <w:style w:type="character" w:styleId="Hyperlink">
    <w:name w:val="Hyperlink"/>
    <w:basedOn w:val="DefaultParagraphFont"/>
    <w:uiPriority w:val="99"/>
    <w:semiHidden/>
    <w:unhideWhenUsed/>
    <w:rsid w:val="00C5156F"/>
    <w:rPr>
      <w:color w:val="0000FF"/>
      <w:u w:val="single"/>
    </w:rPr>
  </w:style>
  <w:style w:type="paragraph" w:styleId="PlainText">
    <w:name w:val="Plain Text"/>
    <w:basedOn w:val="Normal"/>
    <w:link w:val="PlainTextChar"/>
    <w:uiPriority w:val="99"/>
    <w:unhideWhenUsed/>
    <w:rsid w:val="00333EB7"/>
    <w:rPr>
      <w:rFonts w:ascii="Consolas" w:hAnsi="Consolas" w:cs="Consolas"/>
      <w:sz w:val="21"/>
      <w:szCs w:val="21"/>
    </w:rPr>
  </w:style>
  <w:style w:type="character" w:customStyle="1" w:styleId="PlainTextChar">
    <w:name w:val="Plain Text Char"/>
    <w:basedOn w:val="DefaultParagraphFont"/>
    <w:link w:val="PlainText"/>
    <w:uiPriority w:val="99"/>
    <w:rsid w:val="00333EB7"/>
    <w:rPr>
      <w:rFonts w:ascii="Consolas" w:hAnsi="Consolas" w:cs="Consolas"/>
      <w:sz w:val="21"/>
      <w:szCs w:val="21"/>
    </w:rPr>
  </w:style>
  <w:style w:type="paragraph" w:styleId="BalloonText">
    <w:name w:val="Balloon Text"/>
    <w:basedOn w:val="Normal"/>
    <w:link w:val="BalloonTextChar"/>
    <w:uiPriority w:val="99"/>
    <w:semiHidden/>
    <w:unhideWhenUsed/>
    <w:rsid w:val="00937378"/>
    <w:rPr>
      <w:rFonts w:ascii="Tahoma" w:hAnsi="Tahoma" w:cs="Tahoma"/>
      <w:sz w:val="16"/>
      <w:szCs w:val="16"/>
    </w:rPr>
  </w:style>
  <w:style w:type="character" w:customStyle="1" w:styleId="BalloonTextChar">
    <w:name w:val="Balloon Text Char"/>
    <w:basedOn w:val="DefaultParagraphFont"/>
    <w:link w:val="BalloonText"/>
    <w:uiPriority w:val="99"/>
    <w:semiHidden/>
    <w:rsid w:val="00937378"/>
    <w:rPr>
      <w:rFonts w:ascii="Tahoma" w:hAnsi="Tahoma" w:cs="Tahoma"/>
      <w:sz w:val="16"/>
      <w:szCs w:val="16"/>
    </w:rPr>
  </w:style>
  <w:style w:type="paragraph" w:styleId="Caption">
    <w:name w:val="caption"/>
    <w:basedOn w:val="Normal"/>
    <w:next w:val="Normal"/>
    <w:uiPriority w:val="35"/>
    <w:unhideWhenUsed/>
    <w:qFormat/>
    <w:rsid w:val="00937378"/>
    <w:pPr>
      <w:spacing w:after="200"/>
    </w:pPr>
    <w:rPr>
      <w:b/>
      <w:bCs/>
      <w:color w:val="4F81BD" w:themeColor="accent1"/>
      <w:sz w:val="18"/>
      <w:szCs w:val="18"/>
    </w:rPr>
  </w:style>
  <w:style w:type="paragraph" w:styleId="Bibliography">
    <w:name w:val="Bibliography"/>
    <w:basedOn w:val="Normal"/>
    <w:next w:val="Normal"/>
    <w:uiPriority w:val="37"/>
    <w:unhideWhenUsed/>
    <w:rsid w:val="00F7156D"/>
  </w:style>
  <w:style w:type="paragraph" w:styleId="NormalWeb">
    <w:name w:val="Normal (Web)"/>
    <w:basedOn w:val="Normal"/>
    <w:uiPriority w:val="99"/>
    <w:semiHidden/>
    <w:unhideWhenUsed/>
    <w:rsid w:val="00624C0B"/>
    <w:pPr>
      <w:spacing w:after="100" w:afterAutospacing="1"/>
    </w:pPr>
    <w:rPr>
      <w:rFonts w:eastAsia="Times New Roman"/>
      <w:sz w:val="24"/>
      <w:szCs w:val="24"/>
    </w:rPr>
  </w:style>
  <w:style w:type="character" w:styleId="PlaceholderText">
    <w:name w:val="Placeholder Text"/>
    <w:basedOn w:val="DefaultParagraphFont"/>
    <w:uiPriority w:val="99"/>
    <w:semiHidden/>
    <w:rsid w:val="00CE1B19"/>
    <w:rPr>
      <w:color w:val="808080"/>
    </w:rPr>
  </w:style>
  <w:style w:type="character" w:styleId="CommentReference">
    <w:name w:val="annotation reference"/>
    <w:basedOn w:val="DefaultParagraphFont"/>
    <w:uiPriority w:val="99"/>
    <w:semiHidden/>
    <w:unhideWhenUsed/>
    <w:rsid w:val="00235A94"/>
    <w:rPr>
      <w:sz w:val="18"/>
      <w:szCs w:val="18"/>
    </w:rPr>
  </w:style>
  <w:style w:type="paragraph" w:styleId="CommentText">
    <w:name w:val="annotation text"/>
    <w:basedOn w:val="Normal"/>
    <w:link w:val="CommentTextChar"/>
    <w:uiPriority w:val="99"/>
    <w:semiHidden/>
    <w:unhideWhenUsed/>
    <w:rsid w:val="00235A94"/>
    <w:rPr>
      <w:sz w:val="24"/>
      <w:szCs w:val="24"/>
    </w:rPr>
  </w:style>
  <w:style w:type="character" w:customStyle="1" w:styleId="CommentTextChar">
    <w:name w:val="Comment Text Char"/>
    <w:basedOn w:val="DefaultParagraphFont"/>
    <w:link w:val="CommentText"/>
    <w:uiPriority w:val="99"/>
    <w:semiHidden/>
    <w:rsid w:val="00235A94"/>
    <w:rPr>
      <w:sz w:val="24"/>
      <w:szCs w:val="24"/>
    </w:rPr>
  </w:style>
  <w:style w:type="paragraph" w:styleId="CommentSubject">
    <w:name w:val="annotation subject"/>
    <w:basedOn w:val="CommentText"/>
    <w:next w:val="CommentText"/>
    <w:link w:val="CommentSubjectChar"/>
    <w:uiPriority w:val="99"/>
    <w:semiHidden/>
    <w:unhideWhenUsed/>
    <w:rsid w:val="00235A94"/>
    <w:rPr>
      <w:b/>
      <w:bCs/>
      <w:sz w:val="20"/>
      <w:szCs w:val="20"/>
    </w:rPr>
  </w:style>
  <w:style w:type="character" w:customStyle="1" w:styleId="CommentSubjectChar">
    <w:name w:val="Comment Subject Char"/>
    <w:basedOn w:val="CommentTextChar"/>
    <w:link w:val="CommentSubject"/>
    <w:uiPriority w:val="99"/>
    <w:semiHidden/>
    <w:rsid w:val="00235A94"/>
    <w:rPr>
      <w:b/>
      <w:bCs/>
      <w:sz w:val="24"/>
      <w:szCs w:val="24"/>
    </w:rPr>
  </w:style>
</w:styles>
</file>

<file path=word/webSettings.xml><?xml version="1.0" encoding="utf-8"?>
<w:webSettings xmlns:r="http://schemas.openxmlformats.org/officeDocument/2006/relationships" xmlns:w="http://schemas.openxmlformats.org/wordprocessingml/2006/main">
  <w:divs>
    <w:div w:id="532883100">
      <w:bodyDiv w:val="1"/>
      <w:marLeft w:val="0"/>
      <w:marRight w:val="0"/>
      <w:marTop w:val="0"/>
      <w:marBottom w:val="0"/>
      <w:divBdr>
        <w:top w:val="none" w:sz="0" w:space="0" w:color="auto"/>
        <w:left w:val="none" w:sz="0" w:space="0" w:color="auto"/>
        <w:bottom w:val="none" w:sz="0" w:space="0" w:color="auto"/>
        <w:right w:val="none" w:sz="0" w:space="0" w:color="auto"/>
      </w:divBdr>
    </w:div>
    <w:div w:id="1745880115">
      <w:bodyDiv w:val="1"/>
      <w:marLeft w:val="0"/>
      <w:marRight w:val="0"/>
      <w:marTop w:val="0"/>
      <w:marBottom w:val="0"/>
      <w:divBdr>
        <w:top w:val="none" w:sz="0" w:space="0" w:color="auto"/>
        <w:left w:val="none" w:sz="0" w:space="0" w:color="auto"/>
        <w:bottom w:val="none" w:sz="0" w:space="0" w:color="auto"/>
        <w:right w:val="none" w:sz="0" w:space="0" w:color="auto"/>
      </w:divBdr>
    </w:div>
    <w:div w:id="1860704437">
      <w:bodyDiv w:val="1"/>
      <w:marLeft w:val="0"/>
      <w:marRight w:val="0"/>
      <w:marTop w:val="0"/>
      <w:marBottom w:val="0"/>
      <w:divBdr>
        <w:top w:val="none" w:sz="0" w:space="0" w:color="auto"/>
        <w:left w:val="none" w:sz="0" w:space="0" w:color="auto"/>
        <w:bottom w:val="none" w:sz="0" w:space="0" w:color="auto"/>
        <w:right w:val="none" w:sz="0" w:space="0" w:color="auto"/>
      </w:divBdr>
    </w:div>
    <w:div w:id="187584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83CEAA-06B9-4F68-BD8E-4C2DE8528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8</Pages>
  <Words>10487</Words>
  <Characters>59781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33</cp:revision>
  <dcterms:created xsi:type="dcterms:W3CDTF">2012-07-13T18:52:00Z</dcterms:created>
  <dcterms:modified xsi:type="dcterms:W3CDTF">2012-07-14T18:47:00Z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zotero-version="3.0.3"&gt;&lt;session id="Af9apUJu"/&gt;&lt;style id="http://www.zotero.org/styles/associacao-brasileira-de-normas-tecnicas" hasBibliography="1" bibliographyStyleHasBeenSet="1"/&gt;&lt;prefs&gt;&lt;pref name="fieldType" value="Field"/&gt;&lt;pref</vt:lpwstr>
  </property>
  <property fmtid="{D5CDD505-2E9C-101B-9397-08002B2CF9AE}" pid="3" name="ZOTERO_PREF_2">
    <vt:lpwstr> name="storeReferences" value="true"/&gt;&lt;pref name="noteType" value="0"/&gt;&lt;/prefs&gt;&lt;/data&gt;</vt:lpwstr>
  </property>
</Properties>
</file>