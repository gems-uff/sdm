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1F0364" w14:textId="77777777" w:rsidR="00984BDE" w:rsidRPr="00590D59" w:rsidRDefault="00984BDE" w:rsidP="00984BDE">
      <w:pPr>
        <w:pStyle w:val="Heading1"/>
        <w:rPr>
          <w:lang w:val="en-US"/>
        </w:rPr>
      </w:pPr>
      <w:bookmarkStart w:id="0" w:name="_Toc354161711"/>
      <w:r w:rsidRPr="00590D59">
        <w:rPr>
          <w:lang w:val="en-US"/>
        </w:rPr>
        <w:t>– Game Flow Analysis</w:t>
      </w:r>
      <w:bookmarkEnd w:id="0"/>
    </w:p>
    <w:p w14:paraId="70D1F6D5" w14:textId="77777777" w:rsidR="00984BDE" w:rsidRDefault="00984BDE" w:rsidP="00984BDE">
      <w:pPr>
        <w:pStyle w:val="Heading2"/>
        <w:rPr>
          <w:lang w:val="en-US"/>
        </w:rPr>
      </w:pPr>
      <w:bookmarkStart w:id="1" w:name="_Toc354161712"/>
      <w:r w:rsidRPr="00590D59">
        <w:rPr>
          <w:lang w:val="en-US"/>
        </w:rPr>
        <w:t>Introduction</w:t>
      </w:r>
      <w:bookmarkEnd w:id="1"/>
    </w:p>
    <w:p w14:paraId="41F72B9C" w14:textId="087DBC2E" w:rsidR="00C45496" w:rsidRDefault="00A048FA" w:rsidP="00E07218">
      <w:pPr>
        <w:rPr>
          <w:lang w:val="en-US"/>
        </w:rPr>
      </w:pPr>
      <w:commentRangeStart w:id="2"/>
      <w:r>
        <w:rPr>
          <w:lang w:val="en-US"/>
        </w:rPr>
        <w:t>M</w:t>
      </w:r>
      <w:r w:rsidR="006E5254">
        <w:rPr>
          <w:lang w:val="en-US"/>
        </w:rPr>
        <w:t xml:space="preserve">ethods for automatic logging of </w:t>
      </w:r>
      <w:commentRangeStart w:id="3"/>
      <w:r w:rsidR="006E5254">
        <w:rPr>
          <w:lang w:val="en-US"/>
        </w:rPr>
        <w:t xml:space="preserve">gameplay </w:t>
      </w:r>
      <w:commentRangeEnd w:id="3"/>
      <w:r w:rsidR="00073D9C">
        <w:rPr>
          <w:rStyle w:val="CommentReference"/>
        </w:rPr>
        <w:commentReference w:id="3"/>
      </w:r>
      <w:r w:rsidR="006E5254">
        <w:rPr>
          <w:lang w:val="en-US"/>
        </w:rPr>
        <w:t>data ha</w:t>
      </w:r>
      <w:ins w:id="4" w:author="Leonardo Gresta Paulino Murta" w:date="2013-07-03T09:20:00Z">
        <w:r w:rsidR="00073D9C">
          <w:rPr>
            <w:lang w:val="en-US"/>
          </w:rPr>
          <w:t>ve</w:t>
        </w:r>
      </w:ins>
      <w:del w:id="5" w:author="Leonardo Gresta Paulino Murta" w:date="2013-07-03T09:20:00Z">
        <w:r w:rsidR="006E5254" w:rsidDel="00073D9C">
          <w:rPr>
            <w:lang w:val="en-US"/>
          </w:rPr>
          <w:delText>s</w:delText>
        </w:r>
      </w:del>
      <w:r w:rsidR="006E5254">
        <w:rPr>
          <w:lang w:val="en-US"/>
        </w:rPr>
        <w:t xml:space="preserve"> become an important component of game design</w:t>
      </w:r>
      <w:r>
        <w:rPr>
          <w:lang w:val="en-US"/>
        </w:rPr>
        <w:t xml:space="preserve"> in the last few years</w:t>
      </w:r>
      <w:commentRangeEnd w:id="2"/>
      <w:r w:rsidR="00073D9C">
        <w:rPr>
          <w:rStyle w:val="CommentReference"/>
        </w:rPr>
        <w:commentReference w:id="2"/>
      </w:r>
      <w:r w:rsidR="006E5254">
        <w:rPr>
          <w:lang w:val="en-US"/>
        </w:rPr>
        <w:t>.</w:t>
      </w:r>
      <w:r w:rsidR="00C45496">
        <w:rPr>
          <w:lang w:val="en-US"/>
        </w:rPr>
        <w:t xml:space="preserve"> The collected data can be used for </w:t>
      </w:r>
      <w:del w:id="6" w:author="Leonardo Gresta Paulino Murta" w:date="2013-07-03T09:20:00Z">
        <w:r w:rsidR="00C45496" w:rsidDel="00073D9C">
          <w:rPr>
            <w:lang w:val="en-US"/>
          </w:rPr>
          <w:delText xml:space="preserve">many </w:delText>
        </w:r>
      </w:del>
      <w:ins w:id="7" w:author="Leonardo Gresta Paulino Murta" w:date="2013-07-03T09:20:00Z">
        <w:r w:rsidR="00073D9C">
          <w:rPr>
            <w:lang w:val="en-US"/>
          </w:rPr>
          <w:t xml:space="preserve">different </w:t>
        </w:r>
      </w:ins>
      <w:r w:rsidR="00C45496">
        <w:rPr>
          <w:lang w:val="en-US"/>
        </w:rPr>
        <w:t xml:space="preserve">purposes, such as analyzing behavior, identifying strategies, detecting bugs, </w:t>
      </w:r>
      <w:commentRangeStart w:id="8"/>
      <w:r w:rsidR="00C45496">
        <w:rPr>
          <w:lang w:val="en-US"/>
        </w:rPr>
        <w:t>game testing</w:t>
      </w:r>
      <w:commentRangeEnd w:id="8"/>
      <w:r w:rsidR="00073D9C">
        <w:rPr>
          <w:rStyle w:val="CommentReference"/>
        </w:rPr>
        <w:commentReference w:id="8"/>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del w:id="9" w:author="Leonardo Gresta Paulino Murta" w:date="2013-07-03T09:21:00Z">
        <w:r w:rsidR="00C45496" w:rsidDel="00D26DA0">
          <w:rPr>
            <w:lang w:val="en-US"/>
          </w:rPr>
          <w:delText>the large amount of gather</w:delText>
        </w:r>
        <w:r w:rsidR="002E523F" w:rsidDel="00D26DA0">
          <w:rPr>
            <w:lang w:val="en-US"/>
          </w:rPr>
          <w:delText>ed</w:delText>
        </w:r>
        <w:r w:rsidR="00C45496" w:rsidDel="00D26DA0">
          <w:rPr>
            <w:lang w:val="en-US"/>
          </w:rPr>
          <w:delText xml:space="preserve"> data</w:delText>
        </w:r>
      </w:del>
      <w:ins w:id="10" w:author="Leonardo Gresta Paulino Murta" w:date="2013-07-03T09:21:00Z">
        <w:r w:rsidR="00D26DA0">
          <w:rPr>
            <w:lang w:val="en-US"/>
          </w:rPr>
          <w:t>its volume</w:t>
        </w:r>
      </w:ins>
      <w:r w:rsidR="00C45496">
        <w:rPr>
          <w:lang w:val="en-US"/>
        </w:rPr>
        <w:t>. Thus</w:t>
      </w:r>
      <w:ins w:id="11" w:author="Leonardo Gresta Paulino Murta" w:date="2013-07-03T09:22:00Z">
        <w:r w:rsidR="00D26DA0">
          <w:rPr>
            <w:lang w:val="en-US"/>
          </w:rPr>
          <w:t>,</w:t>
        </w:r>
      </w:ins>
      <w:r w:rsidR="00C45496">
        <w:rPr>
          <w:lang w:val="en-US"/>
        </w:rPr>
        <w:t xml:space="preserve"> data visualizations have become a promising </w:t>
      </w:r>
      <w:del w:id="12" w:author="Leonardo Gresta Paulino Murta" w:date="2013-07-03T09:22:00Z">
        <w:r w:rsidR="00C45496" w:rsidDel="00D26DA0">
          <w:rPr>
            <w:lang w:val="en-US"/>
          </w:rPr>
          <w:delText xml:space="preserve">addition </w:delText>
        </w:r>
      </w:del>
      <w:ins w:id="13" w:author="Leonardo Gresta Paulino Murta" w:date="2013-07-03T09:22:00Z">
        <w:r w:rsidR="00D26DA0">
          <w:rPr>
            <w:lang w:val="en-US"/>
          </w:rPr>
          <w:t xml:space="preserve">solution </w:t>
        </w:r>
      </w:ins>
      <w:r w:rsidR="00C45496">
        <w:rPr>
          <w:lang w:val="en-US"/>
        </w:rPr>
        <w:t xml:space="preserve">for exploring and understanding </w:t>
      </w:r>
      <w:r w:rsidR="002E523F">
        <w:rPr>
          <w:lang w:val="en-US"/>
        </w:rPr>
        <w:t>games</w:t>
      </w:r>
      <w:r w:rsidR="00C45496">
        <w:rPr>
          <w:lang w:val="en-US"/>
        </w:rPr>
        <w:t>.</w:t>
      </w:r>
    </w:p>
    <w:p w14:paraId="4250DE9B" w14:textId="77777777" w:rsidR="00E07218" w:rsidRDefault="000B32EA" w:rsidP="00E07218">
      <w:pPr>
        <w:rPr>
          <w:lang w:val="en-US"/>
        </w:rPr>
      </w:pPr>
      <w:commentRangeStart w:id="14"/>
      <w:r>
        <w:rPr>
          <w:lang w:val="en-US"/>
        </w:rPr>
        <w:t xml:space="preserve">The </w:t>
      </w:r>
      <w:commentRangeStart w:id="15"/>
      <w:r>
        <w:rPr>
          <w:lang w:val="en-US"/>
        </w:rPr>
        <w:t xml:space="preserve">visual data mining approach </w:t>
      </w:r>
      <w:commentRangeEnd w:id="15"/>
      <w:r w:rsidR="00D26DA0">
        <w:rPr>
          <w:rStyle w:val="CommentReference"/>
        </w:rPr>
        <w:commentReference w:id="15"/>
      </w:r>
      <w:r>
        <w:rPr>
          <w:lang w:val="en-US"/>
        </w:rPr>
        <w:t xml:space="preserve">is useful when the designer is not familiar with the </w:t>
      </w:r>
      <w:r w:rsidR="002E523F">
        <w:rPr>
          <w:lang w:val="en-US"/>
        </w:rPr>
        <w:t xml:space="preserve">gathered </w:t>
      </w:r>
      <w:r>
        <w:rPr>
          <w:lang w:val="en-US"/>
        </w:rPr>
        <w:t>data or has vague analysis goals</w:t>
      </w:r>
      <w:commentRangeEnd w:id="14"/>
      <w:r w:rsidR="0003024B">
        <w:rPr>
          <w:rStyle w:val="CommentReference"/>
        </w:rPr>
        <w:commentReference w:id="14"/>
      </w:r>
      <w:r>
        <w:rPr>
          <w:lang w:val="en-US"/>
        </w:rPr>
        <w:t>.</w:t>
      </w:r>
      <w:r w:rsidR="00C45496">
        <w:rPr>
          <w:lang w:val="en-US"/>
        </w:rPr>
        <w:t xml:space="preserve"> </w:t>
      </w:r>
      <w:r>
        <w:rPr>
          <w:lang w:val="en-US"/>
        </w:rPr>
        <w:t xml:space="preserve">Therefore, </w:t>
      </w:r>
      <w:commentRangeStart w:id="16"/>
      <w:r>
        <w:rPr>
          <w:lang w:val="en-US"/>
        </w:rPr>
        <w:t>visualization methods are gaining popularity among designers for understanding gameplay data in</w:t>
      </w:r>
      <w:r w:rsidR="006168FC">
        <w:rPr>
          <w:lang w:val="en-US"/>
        </w:rPr>
        <w:t xml:space="preserve"> the</w:t>
      </w:r>
      <w:r>
        <w:rPr>
          <w:lang w:val="en-US"/>
        </w:rPr>
        <w:t xml:space="preserve"> game industry</w:t>
      </w:r>
      <w:commentRangeEnd w:id="16"/>
      <w:r w:rsidR="0003024B">
        <w:rPr>
          <w:rStyle w:val="CommentReference"/>
        </w:rPr>
        <w:commentReference w:id="16"/>
      </w:r>
      <w:r>
        <w:rPr>
          <w:lang w:val="en-US"/>
        </w:rPr>
        <w:t xml:space="preserve">. For example, </w:t>
      </w:r>
      <w:r w:rsidR="002E523F">
        <w:rPr>
          <w:lang w:val="en-US"/>
        </w:rPr>
        <w:t xml:space="preserve">a common visualization method is </w:t>
      </w:r>
      <w:commentRangeStart w:id="17"/>
      <w:r w:rsidR="002E523F">
        <w:rPr>
          <w:lang w:val="en-US"/>
        </w:rPr>
        <w:t>heatmap</w:t>
      </w:r>
      <w:commentRangeEnd w:id="17"/>
      <w:r w:rsidR="00AE1DAB">
        <w:rPr>
          <w:rStyle w:val="CommentReference"/>
        </w:rPr>
        <w:commentReference w:id="17"/>
      </w:r>
      <w:r w:rsidR="002E523F">
        <w:rPr>
          <w:lang w:val="en-US"/>
        </w:rPr>
        <w:t xml:space="preserve">, which uses colors in a two-dimensional map to reflect density of certain variables in particular locations of the game. Recently, </w:t>
      </w:r>
      <w:r>
        <w:rPr>
          <w:lang w:val="en-US"/>
        </w:rPr>
        <w:t>BioWare use</w:t>
      </w:r>
      <w:r w:rsidR="006168FC">
        <w:rPr>
          <w:lang w:val="en-US"/>
        </w:rPr>
        <w:t>d</w:t>
      </w:r>
      <w:r>
        <w:rPr>
          <w:lang w:val="en-US"/>
        </w:rPr>
        <w:t xml:space="preserve"> heatmaps to analyze common bug locations </w:t>
      </w:r>
      <w:r w:rsidR="00884B7F">
        <w:rPr>
          <w:lang w:val="en-US"/>
        </w:rPr>
        <w:fldChar w:fldCharType="begin"/>
      </w:r>
      <w:r w:rsidR="001460D8">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2010)"},"citationItems":[{"id":210,"uris":["http://zotero.org/users/1122386/items/K24ASU2Q"],"uri":["http://zotero.org/users/1122386/items/K24ASU2Q"],"itemData":{"id":210,"type":"webpage","title":"Development telemetry in video games projects","abstract":"Georg Zoeller's GDC Online 2011 and GDC SF 2011 presentations.","URL":"http://gdc.gulbsoft.org/talk","author":[{"family":"Zoeller","given":"Georg"}],"issued":{"date-parts":[["2010"]]},"accessed":{"date-parts":[["2013",6,28]]}}}],"schema":"https://github.com/citation-style-language/schema/raw/master/csl-citation.json"} </w:instrText>
      </w:r>
      <w:r w:rsidR="00884B7F">
        <w:rPr>
          <w:lang w:val="en-US"/>
        </w:rPr>
        <w:fldChar w:fldCharType="separate"/>
      </w:r>
      <w:r w:rsidR="001460D8" w:rsidRPr="001460D8">
        <w:rPr>
          <w:rFonts w:cs="Times New Roman"/>
          <w:lang w:val="en-US"/>
        </w:rPr>
        <w:t>(ZOELLER, 2010)</w:t>
      </w:r>
      <w:r w:rsidR="00884B7F">
        <w:rPr>
          <w:lang w:val="en-US"/>
        </w:rPr>
        <w:fldChar w:fldCharType="end"/>
      </w:r>
      <w:r>
        <w:rPr>
          <w:lang w:val="en-US"/>
        </w:rPr>
        <w:t>, while Valve use</w:t>
      </w:r>
      <w:r w:rsidR="006168FC">
        <w:rPr>
          <w:lang w:val="en-US"/>
        </w:rPr>
        <w:t>d</w:t>
      </w:r>
      <w:r>
        <w:rPr>
          <w:lang w:val="en-US"/>
        </w:rPr>
        <w:t xml:space="preserve"> heatmaps to analyze multiplayer maps in Team Fortress 2 </w:t>
      </w:r>
      <w:r w:rsidR="00884B7F">
        <w:rPr>
          <w:lang w:val="en-US"/>
        </w:rPr>
        <w:fldChar w:fldCharType="begin"/>
      </w:r>
      <w:r w:rsidR="001460D8">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2009)"},"citationItems":[{"id":202,"uris":["http://zotero.org/users/1122386/items/3FCNHKHV"],"uri":["http://zotero.org/users/1122386/items/3FCNHKHV"],"itemData":{"id":202,"type":"speech","title":"Valve's approach to playtesting: The application of empiricism.","publisher-place":"Game Developer Conference","event-place":"Game Developer Conference","language":"English","author":[{"family":"Ambinder","given":"Mike"}],"issued":{"date-parts":[["2009"]]}}}],"schema":"https://github.com/citation-style-language/schema/raw/master/csl-citation.json"} </w:instrText>
      </w:r>
      <w:r w:rsidR="00884B7F">
        <w:rPr>
          <w:lang w:val="en-US"/>
        </w:rPr>
        <w:fldChar w:fldCharType="separate"/>
      </w:r>
      <w:r w:rsidR="001460D8" w:rsidRPr="001460D8">
        <w:rPr>
          <w:rFonts w:cs="Times New Roman"/>
          <w:lang w:val="en-US"/>
        </w:rPr>
        <w:t>(AMBINDER, 2009)</w:t>
      </w:r>
      <w:r w:rsidR="00884B7F">
        <w:rPr>
          <w:lang w:val="en-US"/>
        </w:rPr>
        <w:fldChar w:fldCharType="end"/>
      </w:r>
      <w:r>
        <w:rPr>
          <w:lang w:val="en-US"/>
        </w:rPr>
        <w:t>. Meanwhile, Bungie and Microsoft use</w:t>
      </w:r>
      <w:r w:rsidR="006168FC">
        <w:rPr>
          <w:lang w:val="en-US"/>
        </w:rPr>
        <w:t>d</w:t>
      </w:r>
      <w:r>
        <w:rPr>
          <w:lang w:val="en-US"/>
        </w:rPr>
        <w:t xml:space="preserve"> heatmaps to determine common places where players died in Halo 3</w:t>
      </w:r>
      <w:r w:rsidR="00FE0F01">
        <w:rPr>
          <w:lang w:val="en-US"/>
        </w:rPr>
        <w:t xml:space="preserve"> </w:t>
      </w:r>
      <w:r w:rsidR="00884B7F">
        <w:rPr>
          <w:lang w:val="en-US"/>
        </w:rPr>
        <w:fldChar w:fldCharType="begin"/>
      </w:r>
      <w:r w:rsidR="001460D8">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2007)"},"citationItems":[{"id":206,"uris":["http://zotero.org/users/1122386/items/UV3RV6SB"],"uri":["http://zotero.org/users/1122386/items/UV3RV6SB"],"itemData":{"id":206,"type":"speech","title":"Tracking attitudes and behviors to improve games","publisher-place":"Game Developer Conference","event-place":"Game Developer Conference","language":"English","author":[{"family":"Romero","given":"Ramon"}],"issued":{"date-parts":[["2008"]]}}},{"id":207,"uris":["http://zotero.org/users/1122386/items/VHG8A9CR"],"uri":["http://zotero.org/users/1122386/items/VHG8A9CR"],"itemData":{"id":207,"type":"book","title":"Halo 3: How Microsoft Labs Invented a New Science of Play","abstract":"Sitting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release","URL":"http://www.wired.com/gaming/virtualworlds/magazine/15-09/ff_halo","author":[{"family":"Thompson","given":"Clive"}],"issued":{"date-parts":[["2007",8]]}}}],"schema":"https://github.com/citation-style-language/schema/raw/master/csl-citation.json"} </w:instrText>
      </w:r>
      <w:r w:rsidR="00884B7F">
        <w:rPr>
          <w:lang w:val="en-US"/>
        </w:rPr>
        <w:fldChar w:fldCharType="separate"/>
      </w:r>
      <w:r w:rsidR="001460D8" w:rsidRPr="001460D8">
        <w:rPr>
          <w:rFonts w:cs="Times New Roman"/>
          <w:lang w:val="en-US"/>
        </w:rPr>
        <w:t>(ROMERO, 2008; THOMPSON, 2007)</w:t>
      </w:r>
      <w:r w:rsidR="00884B7F">
        <w:rPr>
          <w:lang w:val="en-US"/>
        </w:rPr>
        <w:fldChar w:fldCharType="end"/>
      </w:r>
      <w:r>
        <w:rPr>
          <w:lang w:val="en-US"/>
        </w:rPr>
        <w:t xml:space="preserve">. </w:t>
      </w:r>
      <w:commentRangeStart w:id="18"/>
      <w:r w:rsidR="00B102D1">
        <w:rPr>
          <w:lang w:val="en-US"/>
        </w:rPr>
        <w:fldChar w:fldCharType="begin"/>
      </w:r>
      <w:r w:rsidR="00B102D1">
        <w:rPr>
          <w:lang w:val="en-US"/>
        </w:rPr>
        <w:instrText xml:space="preserve"> REF _Ref360198286 \h </w:instrText>
      </w:r>
      <w:r w:rsidR="00B102D1">
        <w:rPr>
          <w:lang w:val="en-US"/>
        </w:rPr>
      </w:r>
      <w:r w:rsidR="00B102D1">
        <w:rPr>
          <w:lang w:val="en-US"/>
        </w:rPr>
        <w:fldChar w:fldCharType="separate"/>
      </w:r>
      <w:r w:rsidR="00B102D1" w:rsidRPr="002E523F">
        <w:rPr>
          <w:lang w:val="en-US"/>
        </w:rPr>
        <w:t xml:space="preserve">Figure </w:t>
      </w:r>
      <w:r w:rsidR="00B102D1">
        <w:rPr>
          <w:noProof/>
          <w:lang w:val="en-US"/>
        </w:rPr>
        <w:t>1</w:t>
      </w:r>
      <w:r w:rsidR="00B102D1">
        <w:rPr>
          <w:lang w:val="en-US"/>
        </w:rPr>
        <w:fldChar w:fldCharType="end"/>
      </w:r>
      <w:r w:rsidR="00B102D1">
        <w:rPr>
          <w:lang w:val="en-US"/>
        </w:rPr>
        <w:t xml:space="preserve"> </w:t>
      </w:r>
      <w:r w:rsidR="002E523F">
        <w:rPr>
          <w:lang w:val="en-US"/>
        </w:rPr>
        <w:t xml:space="preserve">illustrates an example of heatmap usage in the </w:t>
      </w:r>
      <w:r w:rsidR="002E523F" w:rsidRPr="00B102D1">
        <w:rPr>
          <w:i/>
          <w:lang w:val="en-US"/>
        </w:rPr>
        <w:t xml:space="preserve">Unreal </w:t>
      </w:r>
      <w:r w:rsidR="00B102D1" w:rsidRPr="00B102D1">
        <w:rPr>
          <w:i/>
          <w:lang w:val="en-US"/>
        </w:rPr>
        <w:t>Engine</w:t>
      </w:r>
      <w:r w:rsidR="002E523F">
        <w:rPr>
          <w:lang w:val="en-US"/>
        </w:rPr>
        <w:t>.</w:t>
      </w:r>
      <w:commentRangeEnd w:id="18"/>
      <w:r w:rsidR="00AE1DAB">
        <w:rPr>
          <w:rStyle w:val="CommentReference"/>
        </w:rPr>
        <w:commentReference w:id="18"/>
      </w:r>
    </w:p>
    <w:p w14:paraId="3378BF78" w14:textId="77777777"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commentRangeStart w:id="19"/>
      <w:r>
        <w:rPr>
          <w:lang w:val="en-US"/>
        </w:rPr>
        <w:t xml:space="preserve">play testing </w:t>
      </w:r>
      <w:commentRangeEnd w:id="19"/>
      <w:r w:rsidR="00F60740">
        <w:rPr>
          <w:rStyle w:val="CommentReference"/>
        </w:rPr>
        <w:commentReference w:id="19"/>
      </w:r>
      <w:r>
        <w:rPr>
          <w:lang w:val="en-US"/>
        </w:rPr>
        <w:t>and game refinement</w:t>
      </w:r>
      <w:r w:rsidR="004B5291">
        <w:rPr>
          <w:lang w:val="en-US"/>
        </w:rPr>
        <w:t xml:space="preserve"> </w:t>
      </w:r>
      <w:r w:rsidR="00884B7F">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884B7F">
        <w:rPr>
          <w:lang w:val="en-US"/>
        </w:rPr>
        <w:fldChar w:fldCharType="separate"/>
      </w:r>
      <w:r w:rsidR="001460D8" w:rsidRPr="001460D8">
        <w:rPr>
          <w:rFonts w:cs="Times New Roman"/>
          <w:lang w:val="en-US"/>
        </w:rPr>
        <w:t>(FULLERTON; SWAIN, 2008)</w:t>
      </w:r>
      <w:r w:rsidR="00884B7F">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r w:rsidR="006168FC">
        <w:rPr>
          <w:lang w:val="en-US"/>
        </w:rPr>
        <w:t xml:space="preserve">DeRosa </w:t>
      </w:r>
      <w:r w:rsidR="00884B7F">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884B7F">
        <w:rPr>
          <w:lang w:val="en-US"/>
        </w:rPr>
        <w:fldChar w:fldCharType="separate"/>
      </w:r>
      <w:r w:rsidR="001460D8" w:rsidRPr="001460D8">
        <w:rPr>
          <w:rFonts w:cs="Times New Roman"/>
          <w:lang w:val="en-US"/>
        </w:rPr>
        <w:t>(2007)</w:t>
      </w:r>
      <w:r w:rsidR="00884B7F">
        <w:rPr>
          <w:lang w:val="en-US"/>
        </w:rPr>
        <w:fldChar w:fldCharType="end"/>
      </w:r>
      <w:r w:rsidR="006168FC">
        <w:rPr>
          <w:lang w:val="en-US"/>
        </w:rPr>
        <w:t xml:space="preserve"> described how BioWare used statistics during </w:t>
      </w:r>
      <w:commentRangeStart w:id="20"/>
      <w:r w:rsidR="006168FC">
        <w:rPr>
          <w:lang w:val="en-US"/>
        </w:rPr>
        <w:t xml:space="preserve">playtesters </w:t>
      </w:r>
      <w:commentRangeEnd w:id="20"/>
      <w:r w:rsidR="00D26004">
        <w:rPr>
          <w:rStyle w:val="CommentReference"/>
        </w:rPr>
        <w:commentReference w:id="20"/>
      </w:r>
      <w:r w:rsidR="006168FC">
        <w:rPr>
          <w:lang w:val="en-US"/>
        </w:rPr>
        <w:t xml:space="preserve">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2E523F">
        <w:rPr>
          <w:lang w:val="en-US"/>
        </w:rPr>
        <w:fldChar w:fldCharType="begin"/>
      </w:r>
      <w:r w:rsidR="001460D8">
        <w:rPr>
          <w:lang w:val="en-US"/>
        </w:rPr>
        <w:instrText xml:space="preserve"> ADDIN ZOTERO_ITEM CSL_CITATION {"citationID":"2mkneqdl1u","properties":{"formattedCitation":"(HOOBLER; HUMPHREYS; AGRAWALA, 2004)","plainCitation":"(HOOBLER; HUMPHREYS; AGRAWALA, 2004)"},"citationItems":[{"id":204,"uris":["http://zotero.org/users/1122386/items/83CR2ZZX"],"uri":["http://zotero.org/users/1122386/items/83CR2ZZX"],"itemData":{"id":204,"type":"paper-conference","title":"Visualizing Competitive Behaviors in Multi-User Virtual Environments","container-title":"Proceedings of the conference on Visualization '04","collection-title":"VIS '04","publisher":"IEEE Computer Society","publisher-place":"Washington, DC, USA","page":"163–170","source":"ACM Digital Library","event-place":"Washington, DC, USA","abstract":"We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URL":"http://dx.doi.org/10.1109/VISUAL.2004.120","DOI":"10.1109/VISUAL.2004.120","ISBN":"0-7803-8788-0","author":[{"family":"Hoobler","given":"Nate"},{"family":"Humphreys","given":"Greg"},{"family":"Agrawala","given":"Maneesh"}],"issued":{"date-parts":[["2004"]]},"accessed":{"date-parts":[["2013",6,28]]}}}],"schema":"https://github.com/citation-style-language/schema/raw/master/csl-citation.json"} </w:instrText>
      </w:r>
      <w:r w:rsidR="002E523F">
        <w:rPr>
          <w:lang w:val="en-US"/>
        </w:rPr>
        <w:fldChar w:fldCharType="separate"/>
      </w:r>
      <w:r w:rsidR="001460D8" w:rsidRPr="001460D8">
        <w:rPr>
          <w:rFonts w:cs="Times New Roman"/>
          <w:lang w:val="en-US"/>
        </w:rPr>
        <w:t>(HOOBLER; HUMPHREYS; AGRAWALA, 2004)</w:t>
      </w:r>
      <w:r w:rsidR="002E523F">
        <w:rPr>
          <w:lang w:val="en-US"/>
        </w:rPr>
        <w:fldChar w:fldCharType="end"/>
      </w:r>
      <w:r w:rsidR="002E523F">
        <w:rPr>
          <w:lang w:val="en-US"/>
        </w:rPr>
        <w:t xml:space="preserve"> and identify player behaviors </w:t>
      </w:r>
      <w:r w:rsidR="002E523F">
        <w:rPr>
          <w:lang w:val="en-US"/>
        </w:rPr>
        <w:fldChar w:fldCharType="begin"/>
      </w:r>
      <w:r w:rsidR="001460D8">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2008)"},"citationItems":[{"id":203,"uris":["http://zotero.org/users/1122386/items/XG2CGI7E"],"uri":["http://zotero.org/users/1122386/items/XG2CGI7E"],"itemData":{"id":203,"type":"report","title":"Understanding playtest data through visual data mining in interactive 3D environments.","publisher":"The University of North Carolina at Charlotte","source":"CiteULike","author":[{"family":"Dixit","given":"Priyesh"},{"family":"Youngblood","given":"Michael"}],"issued":{"date-parts":[["2008"]]}}}],"schema":"https://github.com/citation-style-language/schema/raw/master/csl-citation.json"} </w:instrText>
      </w:r>
      <w:r w:rsidR="002E523F">
        <w:rPr>
          <w:lang w:val="en-US"/>
        </w:rPr>
        <w:fldChar w:fldCharType="separate"/>
      </w:r>
      <w:r w:rsidR="001460D8" w:rsidRPr="001460D8">
        <w:rPr>
          <w:rFonts w:cs="Times New Roman"/>
          <w:lang w:val="en-US"/>
        </w:rPr>
        <w:t>(DIXIT; YOUNGBLOOD, 2008)</w:t>
      </w:r>
      <w:r w:rsidR="002E523F">
        <w:rPr>
          <w:lang w:val="en-US"/>
        </w:rPr>
        <w:fldChar w:fldCharType="end"/>
      </w:r>
      <w:r w:rsidR="002E523F">
        <w:rPr>
          <w:lang w:val="en-US"/>
        </w:rPr>
        <w:t>.</w:t>
      </w:r>
    </w:p>
    <w:p w14:paraId="3A562C4C" w14:textId="01AAEC98" w:rsidR="00C45496" w:rsidRDefault="00FE12C5" w:rsidP="0018493B">
      <w:pPr>
        <w:rPr>
          <w:lang w:val="en-US"/>
        </w:rPr>
      </w:pPr>
      <w:r>
        <w:rPr>
          <w:lang w:val="en-US"/>
        </w:rPr>
        <w:t xml:space="preserve">Thus this chapter aims at describing some </w:t>
      </w:r>
      <w:del w:id="21" w:author="Leonardo Gresta Paulino Murta" w:date="2013-07-03T09:28:00Z">
        <w:r w:rsidDel="00A46E70">
          <w:rPr>
            <w:lang w:val="en-US"/>
          </w:rPr>
          <w:delText xml:space="preserve">research </w:delText>
        </w:r>
      </w:del>
      <w:r>
        <w:rPr>
          <w:lang w:val="en-US"/>
        </w:rPr>
        <w:t xml:space="preserve">approaches related to </w:t>
      </w:r>
      <w:commentRangeStart w:id="22"/>
      <w:r>
        <w:rPr>
          <w:lang w:val="en-US"/>
        </w:rPr>
        <w:t>data logging and visualizations</w:t>
      </w:r>
      <w:commentRangeEnd w:id="22"/>
      <w:r w:rsidR="00A46E70">
        <w:rPr>
          <w:rStyle w:val="CommentReference"/>
        </w:rPr>
        <w:commentReference w:id="22"/>
      </w:r>
      <w:r>
        <w:rPr>
          <w:lang w:val="en-US"/>
        </w:rPr>
        <w:t xml:space="preserve">. The criterion used for selecting the approaches is similar to </w:t>
      </w:r>
      <w:commentRangeStart w:id="23"/>
      <w:r>
        <w:rPr>
          <w:lang w:val="en-US"/>
        </w:rPr>
        <w:t>snowballing sample</w:t>
      </w:r>
      <w:commentRangeEnd w:id="23"/>
      <w:r w:rsidR="00145F68">
        <w:rPr>
          <w:rStyle w:val="CommentReference"/>
        </w:rPr>
        <w:commentReference w:id="23"/>
      </w:r>
      <w:r>
        <w:rPr>
          <w:lang w:val="en-US"/>
        </w:rPr>
        <w:t xml:space="preserve">. </w:t>
      </w:r>
      <w:commentRangeStart w:id="24"/>
      <w:r>
        <w:rPr>
          <w:lang w:val="en-US"/>
        </w:rPr>
        <w:t xml:space="preserve">We started with a recent </w:t>
      </w:r>
      <w:r w:rsidR="005019FB">
        <w:rPr>
          <w:lang w:val="en-US"/>
        </w:rPr>
        <w:t xml:space="preserve">graph visualization </w:t>
      </w:r>
      <w:r>
        <w:rPr>
          <w:lang w:val="en-US"/>
        </w:rPr>
        <w:t>approach</w:t>
      </w:r>
      <w:r w:rsidR="005019FB">
        <w:rPr>
          <w:lang w:val="en-US"/>
        </w:rPr>
        <w:t xml:space="preserve"> </w:t>
      </w:r>
      <w:commentRangeEnd w:id="24"/>
      <w:r w:rsidR="00CE0DBB">
        <w:rPr>
          <w:rStyle w:val="CommentReference"/>
        </w:rPr>
        <w:commentReference w:id="24"/>
      </w:r>
      <w:r w:rsidR="005019FB">
        <w:rPr>
          <w:lang w:val="en-US"/>
        </w:rPr>
        <w:t>to describe gameplay data</w:t>
      </w:r>
      <w:del w:id="25" w:author="Leonardo Gresta Paulino Murta" w:date="2013-07-03T09:31:00Z">
        <w:r w:rsidR="005019FB" w:rsidDel="00CE0DBB">
          <w:rPr>
            <w:lang w:val="en-US"/>
          </w:rPr>
          <w:delText xml:space="preserve"> </w:delText>
        </w:r>
      </w:del>
      <w:r>
        <w:rPr>
          <w:lang w:val="en-US"/>
        </w:rPr>
        <w:t xml:space="preserve"> </w:t>
      </w:r>
      <w:r w:rsidR="00884B7F">
        <w:rPr>
          <w:lang w:val="en-US"/>
        </w:rPr>
        <w:fldChar w:fldCharType="begin"/>
      </w:r>
      <w:r w:rsidR="001460D8">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Pr>
          <w:lang w:val="en-US"/>
        </w:rPr>
        <w:fldChar w:fldCharType="separate"/>
      </w:r>
      <w:r w:rsidR="001460D8" w:rsidRPr="001460D8">
        <w:rPr>
          <w:rFonts w:cs="Times New Roman"/>
          <w:lang w:val="en-US"/>
        </w:rPr>
        <w:t>(WALLNER, 2013)</w:t>
      </w:r>
      <w:r w:rsidR="00884B7F">
        <w:rPr>
          <w:lang w:val="en-US"/>
        </w:rPr>
        <w:fldChar w:fldCharType="end"/>
      </w:r>
      <w:r w:rsidR="005019FB">
        <w:rPr>
          <w:lang w:val="en-US"/>
        </w:rPr>
        <w:t>.</w:t>
      </w:r>
      <w:r>
        <w:rPr>
          <w:lang w:val="en-US"/>
        </w:rPr>
        <w:t xml:space="preserve"> </w:t>
      </w:r>
      <w:r w:rsidR="005019FB">
        <w:rPr>
          <w:lang w:val="en-US"/>
        </w:rPr>
        <w:t>Then we</w:t>
      </w:r>
      <w:r>
        <w:rPr>
          <w:lang w:val="en-US"/>
        </w:rPr>
        <w:t xml:space="preserve"> checked </w:t>
      </w:r>
      <w:commentRangeStart w:id="26"/>
      <w:r w:rsidR="005019FB">
        <w:rPr>
          <w:lang w:val="en-US"/>
        </w:rPr>
        <w:t xml:space="preserve">possible candidates </w:t>
      </w:r>
      <w:commentRangeEnd w:id="26"/>
      <w:r w:rsidR="00CE0DBB">
        <w:rPr>
          <w:rStyle w:val="CommentReference"/>
        </w:rPr>
        <w:commentReference w:id="26"/>
      </w:r>
      <w:r w:rsidR="005019FB">
        <w:rPr>
          <w:lang w:val="en-US"/>
        </w:rPr>
        <w:t xml:space="preserve">based on its references list </w:t>
      </w:r>
      <w:r w:rsidR="0018493B">
        <w:rPr>
          <w:lang w:val="en-US"/>
        </w:rPr>
        <w:t xml:space="preserve">and </w:t>
      </w:r>
      <w:commentRangeStart w:id="27"/>
      <w:r w:rsidR="0018493B">
        <w:rPr>
          <w:lang w:val="en-US"/>
        </w:rPr>
        <w:t>selected</w:t>
      </w:r>
      <w:r w:rsidR="005019FB">
        <w:rPr>
          <w:lang w:val="en-US"/>
        </w:rPr>
        <w:t xml:space="preserve"> another graph based visualization</w:t>
      </w:r>
      <w:commentRangeEnd w:id="27"/>
      <w:r w:rsidR="004A262A">
        <w:rPr>
          <w:rStyle w:val="CommentReference"/>
        </w:rPr>
        <w:commentReference w:id="27"/>
      </w:r>
      <w:r w:rsidR="005019FB">
        <w:rPr>
          <w:lang w:val="en-US"/>
        </w:rPr>
        <w:t xml:space="preserve"> </w:t>
      </w:r>
      <w:r w:rsidR="00884B7F">
        <w:rPr>
          <w:lang w:val="en-US"/>
        </w:rPr>
        <w:fldChar w:fldCharType="begin"/>
      </w:r>
      <w:r w:rsidR="001460D8">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schema":"https://github.com/citation-style-language/schema/raw/master/csl-citation.json"} </w:instrText>
      </w:r>
      <w:r w:rsidR="00884B7F">
        <w:rPr>
          <w:lang w:val="en-US"/>
        </w:rPr>
        <w:fldChar w:fldCharType="separate"/>
      </w:r>
      <w:r w:rsidR="001460D8" w:rsidRPr="001460D8">
        <w:rPr>
          <w:rFonts w:cs="Times New Roman"/>
          <w:lang w:val="en-US"/>
        </w:rPr>
        <w:t>(WALLNER; KRIGLSTEIN, 2012)</w:t>
      </w:r>
      <w:r w:rsidR="00884B7F">
        <w:rPr>
          <w:lang w:val="en-US"/>
        </w:rPr>
        <w:fldChar w:fldCharType="end"/>
      </w:r>
      <w:r w:rsidR="005019FB">
        <w:rPr>
          <w:lang w:val="en-US"/>
        </w:rPr>
        <w:t>.</w:t>
      </w:r>
      <w:r w:rsidR="0018493B">
        <w:rPr>
          <w:lang w:val="en-US"/>
        </w:rPr>
        <w:t xml:space="preserve"> Continuing this procedure, we </w:t>
      </w:r>
      <w:r w:rsidR="0018493B">
        <w:rPr>
          <w:lang w:val="en-US"/>
        </w:rPr>
        <w:lastRenderedPageBreak/>
        <w:t xml:space="preserve">selected an approach that combines behavioral and contextual data visualization </w:t>
      </w:r>
      <w:r w:rsidR="00884B7F">
        <w:rPr>
          <w:lang w:val="en-US"/>
        </w:rPr>
        <w:fldChar w:fldCharType="begin"/>
      </w:r>
      <w:r w:rsidR="001460D8">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Pr>
          <w:lang w:val="en-US"/>
        </w:rPr>
        <w:fldChar w:fldCharType="end"/>
      </w:r>
      <w:r w:rsidR="0018493B">
        <w:rPr>
          <w:lang w:val="en-US"/>
        </w:rPr>
        <w:t xml:space="preserve"> and a proposed framework for gameplay data logging </w:t>
      </w:r>
      <w:r w:rsidR="00884B7F">
        <w:rPr>
          <w:lang w:val="en-US"/>
        </w:rPr>
        <w:fldChar w:fldCharType="begin"/>
      </w:r>
      <w:r w:rsidR="001460D8">
        <w:rPr>
          <w:lang w:val="en-US"/>
        </w:rPr>
        <w:instrText xml:space="preserve"> ADDIN ZOTERO_ITEM CSL_CITATION {"citationID":"dqco8dj71","properties":{"formattedCitation":"(JOSLIN;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rPr>
        <w:t>(JOSLIN; BROWN; DRENNAN, 2007)</w:t>
      </w:r>
      <w:r w:rsidR="00884B7F">
        <w:rPr>
          <w:lang w:val="en-US"/>
        </w:rPr>
        <w:fldChar w:fldCharType="end"/>
      </w:r>
      <w:r w:rsidR="0018493B">
        <w:rPr>
          <w:lang w:val="en-US"/>
        </w:rPr>
        <w:t>.</w:t>
      </w:r>
    </w:p>
    <w:p w14:paraId="16EE20F3" w14:textId="77777777" w:rsidR="00B102D1" w:rsidRDefault="00B102D1" w:rsidP="00B102D1">
      <w:pPr>
        <w:keepNext/>
        <w:framePr w:hSpace="187" w:wrap="around" w:hAnchor="text" w:yAlign="top"/>
        <w:ind w:firstLine="0"/>
        <w:jc w:val="center"/>
      </w:pPr>
      <w:r>
        <w:rPr>
          <w:noProof/>
          <w:lang w:val="en-US"/>
        </w:rPr>
        <w:drawing>
          <wp:inline distT="0" distB="0" distL="0" distR="0" wp14:anchorId="6EE19FFB" wp14:editId="60C35718">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14:paraId="4872CCBD" w14:textId="77777777" w:rsidR="00B102D1" w:rsidRPr="002E523F" w:rsidRDefault="00B102D1" w:rsidP="00B102D1">
      <w:pPr>
        <w:pStyle w:val="Caption"/>
        <w:framePr w:hSpace="187" w:wrap="around" w:hAnchor="text" w:yAlign="top"/>
        <w:ind w:firstLine="0"/>
        <w:jc w:val="center"/>
        <w:rPr>
          <w:lang w:val="en-US"/>
        </w:rPr>
      </w:pPr>
      <w:bookmarkStart w:id="28" w:name="_Ref360198286"/>
      <w:r w:rsidRPr="002E523F">
        <w:rPr>
          <w:lang w:val="en-US"/>
        </w:rPr>
        <w:t xml:space="preserve">Figure </w:t>
      </w:r>
      <w:r>
        <w:fldChar w:fldCharType="begin"/>
      </w:r>
      <w:r w:rsidRPr="002E523F">
        <w:rPr>
          <w:lang w:val="en-US"/>
        </w:rPr>
        <w:instrText xml:space="preserve"> SEQ Figure \* ARABIC </w:instrText>
      </w:r>
      <w:r>
        <w:fldChar w:fldCharType="separate"/>
      </w:r>
      <w:r>
        <w:rPr>
          <w:noProof/>
          <w:lang w:val="en-US"/>
        </w:rPr>
        <w:t>1</w:t>
      </w:r>
      <w:r>
        <w:fldChar w:fldCharType="end"/>
      </w:r>
      <w:bookmarkEnd w:id="28"/>
      <w:r w:rsidRPr="002E523F">
        <w:rPr>
          <w:lang w:val="en-US"/>
        </w:rPr>
        <w:t xml:space="preserve">: </w:t>
      </w:r>
      <w:r>
        <w:rPr>
          <w:lang w:val="en-US"/>
        </w:rPr>
        <w:t>Heatmap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14:paraId="77254CEB" w14:textId="77777777" w:rsidR="0018493B" w:rsidRPr="00E07218" w:rsidRDefault="0018493B" w:rsidP="0018493B">
      <w:pPr>
        <w:rPr>
          <w:lang w:val="en-US"/>
        </w:rPr>
      </w:pPr>
      <w:r>
        <w:rPr>
          <w:lang w:val="en-US"/>
        </w:rPr>
        <w:t xml:space="preserve">This chapter is organized as follows: Section </w:t>
      </w:r>
      <w:r w:rsidR="00884B7F">
        <w:rPr>
          <w:lang w:val="en-US"/>
        </w:rPr>
        <w:fldChar w:fldCharType="begin"/>
      </w:r>
      <w:r>
        <w:rPr>
          <w:lang w:val="en-US"/>
        </w:rPr>
        <w:instrText xml:space="preserve"> REF _Ref360193803 \r \h </w:instrText>
      </w:r>
      <w:r w:rsidR="00884B7F">
        <w:rPr>
          <w:lang w:val="en-US"/>
        </w:rPr>
      </w:r>
      <w:r w:rsidR="00884B7F">
        <w:rPr>
          <w:lang w:val="en-US"/>
        </w:rPr>
        <w:fldChar w:fldCharType="separate"/>
      </w:r>
      <w:r w:rsidR="00B102D1">
        <w:rPr>
          <w:lang w:val="en-US"/>
        </w:rPr>
        <w:t>2.2</w:t>
      </w:r>
      <w:r w:rsidR="00884B7F">
        <w:rPr>
          <w:lang w:val="en-US"/>
        </w:rPr>
        <w:fldChar w:fldCharType="end"/>
      </w:r>
      <w:r>
        <w:rPr>
          <w:lang w:val="en-US"/>
        </w:rPr>
        <w:t xml:space="preserve"> describes a gameplay data logging framework proposed by Microsoft. Section </w:t>
      </w:r>
      <w:r w:rsidR="00884B7F">
        <w:rPr>
          <w:lang w:val="en-US"/>
        </w:rPr>
        <w:fldChar w:fldCharType="begin"/>
      </w:r>
      <w:r>
        <w:rPr>
          <w:lang w:val="en-US"/>
        </w:rPr>
        <w:instrText xml:space="preserve"> REF _Ref360193835 \r \h </w:instrText>
      </w:r>
      <w:r w:rsidR="00884B7F">
        <w:rPr>
          <w:lang w:val="en-US"/>
        </w:rPr>
      </w:r>
      <w:r w:rsidR="00884B7F">
        <w:rPr>
          <w:lang w:val="en-US"/>
        </w:rPr>
        <w:fldChar w:fldCharType="separate"/>
      </w:r>
      <w:r w:rsidR="00B102D1">
        <w:rPr>
          <w:lang w:val="en-US"/>
        </w:rPr>
        <w:t>2.3</w:t>
      </w:r>
      <w:r w:rsidR="00884B7F">
        <w:rPr>
          <w:lang w:val="en-US"/>
        </w:rPr>
        <w:fldChar w:fldCharType="end"/>
      </w:r>
      <w:r>
        <w:rPr>
          <w:lang w:val="en-US"/>
        </w:rPr>
        <w:t xml:space="preserve"> describes </w:t>
      </w:r>
      <w:commentRangeStart w:id="29"/>
      <w:r>
        <w:rPr>
          <w:lang w:val="en-US"/>
        </w:rPr>
        <w:t>a gameplay analysis of player behaviors using contextual data</w:t>
      </w:r>
      <w:commentRangeEnd w:id="29"/>
      <w:r w:rsidR="00E968A5">
        <w:rPr>
          <w:rStyle w:val="CommentReference"/>
        </w:rPr>
        <w:commentReference w:id="29"/>
      </w:r>
      <w:r>
        <w:rPr>
          <w:lang w:val="en-US"/>
        </w:rPr>
        <w:t xml:space="preserve">. Section </w:t>
      </w:r>
      <w:r w:rsidR="00884B7F">
        <w:rPr>
          <w:lang w:val="en-US"/>
        </w:rPr>
        <w:fldChar w:fldCharType="begin"/>
      </w:r>
      <w:r>
        <w:rPr>
          <w:lang w:val="en-US"/>
        </w:rPr>
        <w:instrText xml:space="preserve"> REF _Ref360193890 \r \h </w:instrText>
      </w:r>
      <w:r w:rsidR="00884B7F">
        <w:rPr>
          <w:lang w:val="en-US"/>
        </w:rPr>
      </w:r>
      <w:r w:rsidR="00884B7F">
        <w:rPr>
          <w:lang w:val="en-US"/>
        </w:rPr>
        <w:fldChar w:fldCharType="separate"/>
      </w:r>
      <w:r w:rsidR="00B102D1">
        <w:rPr>
          <w:lang w:val="en-US"/>
        </w:rPr>
        <w:t>2.4</w:t>
      </w:r>
      <w:r w:rsidR="00884B7F">
        <w:rPr>
          <w:lang w:val="en-US"/>
        </w:rPr>
        <w:fldChar w:fldCharType="end"/>
      </w:r>
      <w:r>
        <w:rPr>
          <w:lang w:val="en-US"/>
        </w:rPr>
        <w:t xml:space="preserve"> and </w:t>
      </w:r>
      <w:r w:rsidR="00884B7F">
        <w:rPr>
          <w:lang w:val="en-US"/>
        </w:rPr>
        <w:fldChar w:fldCharType="begin"/>
      </w:r>
      <w:r>
        <w:rPr>
          <w:lang w:val="en-US"/>
        </w:rPr>
        <w:instrText xml:space="preserve"> REF _Ref360193897 \r \h </w:instrText>
      </w:r>
      <w:r w:rsidR="00884B7F">
        <w:rPr>
          <w:lang w:val="en-US"/>
        </w:rPr>
      </w:r>
      <w:r w:rsidR="00884B7F">
        <w:rPr>
          <w:lang w:val="en-US"/>
        </w:rPr>
        <w:fldChar w:fldCharType="separate"/>
      </w:r>
      <w:r w:rsidR="00B102D1">
        <w:rPr>
          <w:lang w:val="en-US"/>
        </w:rPr>
        <w:t>2.5</w:t>
      </w:r>
      <w:r w:rsidR="00884B7F">
        <w:rPr>
          <w:lang w:val="en-US"/>
        </w:rPr>
        <w:fldChar w:fldCharType="end"/>
      </w:r>
      <w:r>
        <w:rPr>
          <w:lang w:val="en-US"/>
        </w:rPr>
        <w:t xml:space="preserve"> describes two visual tools designed to visualize gameplay data by using graphs. Lastly, Section </w:t>
      </w:r>
      <w:r w:rsidR="00884B7F">
        <w:rPr>
          <w:lang w:val="en-US"/>
        </w:rPr>
        <w:fldChar w:fldCharType="begin"/>
      </w:r>
      <w:r>
        <w:rPr>
          <w:lang w:val="en-US"/>
        </w:rPr>
        <w:instrText xml:space="preserve"> REF _Ref360194010 \r \h </w:instrText>
      </w:r>
      <w:r w:rsidR="00884B7F">
        <w:rPr>
          <w:lang w:val="en-US"/>
        </w:rPr>
      </w:r>
      <w:r w:rsidR="00884B7F">
        <w:rPr>
          <w:lang w:val="en-US"/>
        </w:rPr>
        <w:fldChar w:fldCharType="separate"/>
      </w:r>
      <w:r w:rsidR="00B102D1">
        <w:rPr>
          <w:lang w:val="en-US"/>
        </w:rPr>
        <w:t>2.6</w:t>
      </w:r>
      <w:r w:rsidR="00884B7F">
        <w:rPr>
          <w:lang w:val="en-US"/>
        </w:rPr>
        <w:fldChar w:fldCharType="end"/>
      </w:r>
      <w:r>
        <w:rPr>
          <w:lang w:val="en-US"/>
        </w:rPr>
        <w:t xml:space="preserve"> presents the final considerations of this chapter.</w:t>
      </w:r>
    </w:p>
    <w:p w14:paraId="6D04C08A" w14:textId="77777777" w:rsidR="00984BDE" w:rsidRDefault="00CB1A5F" w:rsidP="00984BDE">
      <w:pPr>
        <w:pStyle w:val="Heading2"/>
        <w:rPr>
          <w:lang w:val="en-US"/>
        </w:rPr>
      </w:pPr>
      <w:bookmarkStart w:id="30" w:name="_Ref360193803"/>
      <w:r>
        <w:rPr>
          <w:lang w:val="en-US"/>
        </w:rPr>
        <w:t>Gameplay Data Logging</w:t>
      </w:r>
      <w:bookmarkEnd w:id="30"/>
    </w:p>
    <w:p w14:paraId="6A5B60FF" w14:textId="2FF0ABEE" w:rsidR="00AF28F4" w:rsidRDefault="00831B47" w:rsidP="00CB1A5F">
      <w:pPr>
        <w:rPr>
          <w:lang w:val="en-US"/>
        </w:rPr>
      </w:pPr>
      <w:r>
        <w:rPr>
          <w:lang w:val="en-US"/>
        </w:rPr>
        <w:t xml:space="preserve">Joslin </w:t>
      </w:r>
      <w:r w:rsidR="00884B7F">
        <w:rPr>
          <w:lang w:val="en-US"/>
        </w:rPr>
        <w:fldChar w:fldCharType="begin"/>
      </w:r>
      <w:r w:rsidR="001460D8">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uppress-author":true}],"schema":"https://github.com/citation-style-language/schema/raw/master/csl-citation.json"} </w:instrText>
      </w:r>
      <w:r w:rsidR="00884B7F">
        <w:rPr>
          <w:lang w:val="en-US"/>
        </w:rPr>
        <w:fldChar w:fldCharType="separate"/>
      </w:r>
      <w:r w:rsidR="001460D8" w:rsidRPr="001460D8">
        <w:rPr>
          <w:rFonts w:cs="Times New Roman"/>
          <w:lang w:val="en-US"/>
        </w:rPr>
        <w:t>(2007)</w:t>
      </w:r>
      <w:r w:rsidR="00884B7F">
        <w:rPr>
          <w:lang w:val="en-US"/>
        </w:rPr>
        <w:fldChar w:fldCharType="end"/>
      </w:r>
      <w:r w:rsidR="002F0282">
        <w:rPr>
          <w:lang w:val="en-US"/>
        </w:rPr>
        <w:t xml:space="preserve"> proposed a</w:t>
      </w:r>
      <w:r w:rsidR="002F0282" w:rsidRPr="002F0282">
        <w:rPr>
          <w:lang w:val="en-US"/>
        </w:rPr>
        <w:t xml:space="preserve"> </w:t>
      </w:r>
      <w:r w:rsidR="002F0282">
        <w:rPr>
          <w:lang w:val="en-US"/>
        </w:rPr>
        <w:t>framework for gameplay data logging that</w:t>
      </w:r>
      <w:r>
        <w:rPr>
          <w:lang w:val="en-US"/>
        </w:rPr>
        <w:t xml:space="preserve"> uncovers gameplay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w:t>
      </w:r>
      <w:r>
        <w:rPr>
          <w:lang w:val="en-US"/>
        </w:rPr>
        <w:lastRenderedPageBreak/>
        <w:t>the game.</w:t>
      </w:r>
      <w:r w:rsidR="00AF28F4">
        <w:rPr>
          <w:lang w:val="en-US"/>
        </w:rPr>
        <w:t xml:space="preserve"> The logging method gathers information according to an event model, </w:t>
      </w:r>
      <w:del w:id="31" w:author="Leonardo Gresta Paulino Murta" w:date="2013-07-03T09:37:00Z">
        <w:r w:rsidR="00AF28F4" w:rsidDel="002A5314">
          <w:rPr>
            <w:lang w:val="en-US"/>
          </w:rPr>
          <w:delText>which describes</w:delText>
        </w:r>
      </w:del>
      <w:ins w:id="32" w:author="Leonardo Gresta Paulino Murta" w:date="2013-07-03T09:37:00Z">
        <w:r w:rsidR="002A5314">
          <w:rPr>
            <w:lang w:val="en-US"/>
          </w:rPr>
          <w:t>describing</w:t>
        </w:r>
      </w:ins>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14:paraId="4EA50202" w14:textId="77777777"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w:t>
      </w:r>
      <w:commentRangeStart w:id="33"/>
      <w:r>
        <w:rPr>
          <w:lang w:val="en-US"/>
        </w:rPr>
        <w:t>The immersion group represents events related to immersion aspects of the game</w:t>
      </w:r>
      <w:commentRangeEnd w:id="33"/>
      <w:r w:rsidR="002A5314">
        <w:rPr>
          <w:rStyle w:val="CommentReference"/>
        </w:rPr>
        <w:commentReference w:id="33"/>
      </w:r>
      <w:r>
        <w:rPr>
          <w:lang w:val="en-US"/>
        </w:rPr>
        <w:t xml:space="preserve">. The quest group represents events related to quest creation, execution, and analysis. </w:t>
      </w:r>
      <w:commentRangeStart w:id="34"/>
      <w:r>
        <w:rPr>
          <w:lang w:val="en-US"/>
        </w:rPr>
        <w:t>Lastly, the social group represents events related to social interactions in the game.</w:t>
      </w:r>
      <w:commentRangeEnd w:id="34"/>
      <w:r w:rsidR="00481054">
        <w:rPr>
          <w:rStyle w:val="CommentReference"/>
        </w:rPr>
        <w:commentReference w:id="34"/>
      </w:r>
      <w:r>
        <w:rPr>
          <w:lang w:val="en-US"/>
        </w:rPr>
        <w:t xml:space="preserve"> </w:t>
      </w:r>
    </w:p>
    <w:p w14:paraId="2B4AEBBB" w14:textId="77777777"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14:paraId="74423913" w14:textId="77777777" w:rsidR="00F0023F" w:rsidRDefault="00D722F5" w:rsidP="00CB1A5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 </w:t>
      </w:r>
      <w:commentRangeStart w:id="35"/>
      <w:r w:rsidR="00884B7F">
        <w:rPr>
          <w:lang w:val="en-US"/>
        </w:rPr>
        <w:fldChar w:fldCharType="begin"/>
      </w:r>
      <w:r w:rsidR="000B605A">
        <w:rPr>
          <w:lang w:val="en-US"/>
        </w:rPr>
        <w:instrText xml:space="preserve"> REF _Ref360117382 \h </w:instrText>
      </w:r>
      <w:r w:rsidR="00884B7F">
        <w:rPr>
          <w:lang w:val="en-US"/>
        </w:rPr>
      </w:r>
      <w:r w:rsidR="00884B7F">
        <w:rPr>
          <w:lang w:val="en-US"/>
        </w:rPr>
        <w:fldChar w:fldCharType="separate"/>
      </w:r>
      <w:r w:rsidR="00B102D1" w:rsidRPr="000B605A">
        <w:rPr>
          <w:lang w:val="en-US"/>
        </w:rPr>
        <w:t xml:space="preserve">Figure </w:t>
      </w:r>
      <w:r w:rsidR="00B102D1">
        <w:rPr>
          <w:noProof/>
          <w:lang w:val="en-US"/>
        </w:rPr>
        <w:t>2</w:t>
      </w:r>
      <w:r w:rsidR="00884B7F">
        <w:rPr>
          <w:lang w:val="en-US"/>
        </w:rPr>
        <w:fldChar w:fldCharType="end"/>
      </w:r>
      <w:r w:rsidR="000B605A">
        <w:rPr>
          <w:lang w:val="en-US"/>
        </w:rPr>
        <w:t xml:space="preserve"> </w:t>
      </w:r>
      <w:r>
        <w:rPr>
          <w:lang w:val="en-US"/>
        </w:rPr>
        <w:t xml:space="preserve">illustrates the in-situ interface. </w:t>
      </w:r>
      <w:commentRangeEnd w:id="35"/>
      <w:r w:rsidR="0035511C">
        <w:rPr>
          <w:rStyle w:val="CommentReference"/>
        </w:rPr>
        <w:commentReference w:id="35"/>
      </w:r>
    </w:p>
    <w:p w14:paraId="2B948D6F" w14:textId="77777777" w:rsidR="00F0023F" w:rsidRDefault="00F0023F" w:rsidP="00F0023F">
      <w:pPr>
        <w:keepNext/>
        <w:ind w:firstLine="0"/>
        <w:jc w:val="center"/>
      </w:pPr>
      <w:r>
        <w:rPr>
          <w:noProof/>
          <w:lang w:val="en-US"/>
        </w:rPr>
        <w:drawing>
          <wp:inline distT="0" distB="0" distL="0" distR="0" wp14:anchorId="40F117C0" wp14:editId="7C28E708">
            <wp:extent cx="3952875" cy="2584573"/>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953781" cy="2585165"/>
                    </a:xfrm>
                    <a:prstGeom prst="rect">
                      <a:avLst/>
                    </a:prstGeom>
                    <a:noFill/>
                    <a:ln w="9525">
                      <a:noFill/>
                      <a:miter lim="800000"/>
                      <a:headEnd/>
                      <a:tailEnd/>
                    </a:ln>
                  </pic:spPr>
                </pic:pic>
              </a:graphicData>
            </a:graphic>
          </wp:inline>
        </w:drawing>
      </w:r>
    </w:p>
    <w:p w14:paraId="7D0294CA" w14:textId="77777777" w:rsidR="00F0023F" w:rsidRDefault="00F0023F" w:rsidP="00B102D1">
      <w:pPr>
        <w:pStyle w:val="Caption"/>
        <w:ind w:firstLine="0"/>
        <w:rPr>
          <w:lang w:val="en-US"/>
        </w:rPr>
      </w:pPr>
      <w:bookmarkStart w:id="36" w:name="_Ref360117382"/>
      <w:r w:rsidRPr="000B605A">
        <w:rPr>
          <w:lang w:val="en-US"/>
        </w:rPr>
        <w:t xml:space="preserve">Figure </w:t>
      </w:r>
      <w:r w:rsidR="00884B7F">
        <w:fldChar w:fldCharType="begin"/>
      </w:r>
      <w:r w:rsidRPr="000B605A">
        <w:rPr>
          <w:lang w:val="en-US"/>
        </w:rPr>
        <w:instrText xml:space="preserve"> SEQ Figure \* ARABIC </w:instrText>
      </w:r>
      <w:r w:rsidR="00884B7F">
        <w:fldChar w:fldCharType="separate"/>
      </w:r>
      <w:r w:rsidR="00B102D1">
        <w:rPr>
          <w:noProof/>
          <w:lang w:val="en-US"/>
        </w:rPr>
        <w:t>2</w:t>
      </w:r>
      <w:r w:rsidR="00884B7F">
        <w:fldChar w:fldCharType="end"/>
      </w:r>
      <w:bookmarkEnd w:id="36"/>
      <w:r w:rsidRPr="000B605A">
        <w:rPr>
          <w:lang w:val="en-US"/>
        </w:rPr>
        <w:t>: In-situ log specification interface</w:t>
      </w:r>
      <w:r>
        <w:rPr>
          <w:lang w:val="en-US"/>
        </w:rPr>
        <w:t xml:space="preserve">. The designer can highlight game objects (white halo to the left of menu) and request a data log and visualization. Figure taken from </w:t>
      </w:r>
      <w:r w:rsidR="00884B7F">
        <w:rPr>
          <w:lang w:val="en-US"/>
        </w:rPr>
        <w:fldChar w:fldCharType="begin"/>
      </w:r>
      <w:r w:rsidR="001460D8">
        <w:rPr>
          <w:lang w:val="en-US"/>
        </w:rPr>
        <w:instrText xml:space="preserve"> ADDIN ZOTERO_ITEM CSL_CITATION {"citationID":"14mpvgcjjr","properties":{"formattedCitation":"(JOSLIN;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lang w:val="en-US"/>
        </w:rPr>
        <w:t>(JOSLIN; BROWN; DRENNAN, 2007)</w:t>
      </w:r>
      <w:r w:rsidR="00884B7F">
        <w:rPr>
          <w:lang w:val="en-US"/>
        </w:rPr>
        <w:fldChar w:fldCharType="end"/>
      </w:r>
      <w:r>
        <w:rPr>
          <w:lang w:val="en-US"/>
        </w:rPr>
        <w:t>.</w:t>
      </w:r>
    </w:p>
    <w:p w14:paraId="671315CC" w14:textId="0F63821B" w:rsidR="00D722F5" w:rsidRDefault="00D722F5" w:rsidP="00F0023F">
      <w:pPr>
        <w:rPr>
          <w:lang w:val="en-US"/>
        </w:rPr>
      </w:pPr>
      <w:r>
        <w:rPr>
          <w:lang w:val="en-US"/>
        </w:rPr>
        <w:lastRenderedPageBreak/>
        <w:t xml:space="preserve">The aggregate interface summaries logged information </w:t>
      </w:r>
      <w:r w:rsidR="00482182">
        <w:rPr>
          <w:lang w:val="en-US"/>
        </w:rPr>
        <w:t>by using graphs</w:t>
      </w:r>
      <w:ins w:id="37" w:author="Leonardo Gresta Paulino Murta" w:date="2013-07-03T09:42:00Z">
        <w:r w:rsidR="00FC178C">
          <w:rPr>
            <w:lang w:val="en-US"/>
          </w:rPr>
          <w:t>,</w:t>
        </w:r>
      </w:ins>
      <w:r w:rsidR="00310E91">
        <w:rPr>
          <w:lang w:val="en-US"/>
        </w:rPr>
        <w:t xml:space="preserve"> facilitating the tracking of data-streams. </w:t>
      </w:r>
      <w:commentRangeStart w:id="38"/>
      <w:r w:rsidR="00310E91">
        <w:rPr>
          <w:lang w:val="en-US"/>
        </w:rPr>
        <w:t>The interface</w:t>
      </w:r>
      <w:r w:rsidR="00482182">
        <w:rPr>
          <w:lang w:val="en-US"/>
        </w:rPr>
        <w:t xml:space="preserve"> </w:t>
      </w:r>
      <w:r w:rsidR="00310E91">
        <w:rPr>
          <w:lang w:val="en-US"/>
        </w:rPr>
        <w:t>i</w:t>
      </w:r>
      <w:r w:rsidR="00482182">
        <w:rPr>
          <w:lang w:val="en-US"/>
        </w:rPr>
        <w:t>s illustrated in</w:t>
      </w:r>
      <w:r w:rsidR="000B605A">
        <w:rPr>
          <w:lang w:val="en-US"/>
        </w:rPr>
        <w:t xml:space="preserve"> </w:t>
      </w:r>
      <w:r w:rsidR="00884B7F">
        <w:rPr>
          <w:lang w:val="en-US"/>
        </w:rPr>
        <w:fldChar w:fldCharType="begin"/>
      </w:r>
      <w:r w:rsidR="000B605A">
        <w:rPr>
          <w:lang w:val="en-US"/>
        </w:rPr>
        <w:instrText xml:space="preserve"> REF _Ref360117391 \h </w:instrText>
      </w:r>
      <w:r w:rsidR="00884B7F">
        <w:rPr>
          <w:lang w:val="en-US"/>
        </w:rPr>
      </w:r>
      <w:r w:rsidR="00884B7F">
        <w:rPr>
          <w:lang w:val="en-US"/>
        </w:rPr>
        <w:fldChar w:fldCharType="separate"/>
      </w:r>
      <w:r w:rsidR="00B102D1" w:rsidRPr="000B605A">
        <w:rPr>
          <w:lang w:val="en-US"/>
        </w:rPr>
        <w:t xml:space="preserve">Figure </w:t>
      </w:r>
      <w:r w:rsidR="00B102D1">
        <w:rPr>
          <w:noProof/>
          <w:lang w:val="en-US"/>
        </w:rPr>
        <w:t>3</w:t>
      </w:r>
      <w:r w:rsidR="00884B7F">
        <w:rPr>
          <w:lang w:val="en-US"/>
        </w:rPr>
        <w:fldChar w:fldCharType="end"/>
      </w:r>
      <w:commentRangeEnd w:id="38"/>
      <w:r w:rsidR="00812BDE">
        <w:rPr>
          <w:rStyle w:val="CommentReference"/>
        </w:rPr>
        <w:commentReference w:id="38"/>
      </w:r>
      <w:r w:rsidR="00482182">
        <w:rPr>
          <w:lang w:val="en-US"/>
        </w:rPr>
        <w:t>. The programmer interface allows the programmer to specify data log</w:t>
      </w:r>
      <w:r w:rsidR="009C0543">
        <w:rPr>
          <w:lang w:val="en-US"/>
        </w:rPr>
        <w:t>ging</w:t>
      </w:r>
      <w:r w:rsidR="00482182">
        <w:rPr>
          <w:lang w:val="en-US"/>
        </w:rPr>
        <w:t xml:space="preserve"> from the 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del w:id="39" w:author="Leonardo Gresta Paulino Murta" w:date="2013-07-03T09:43:00Z">
        <w:r w:rsidR="00482182" w:rsidDel="00812BDE">
          <w:rPr>
            <w:lang w:val="en-US"/>
          </w:rPr>
          <w:delText>The last interface is</w:delText>
        </w:r>
      </w:del>
      <w:ins w:id="40" w:author="Leonardo Gresta Paulino Murta" w:date="2013-07-03T09:43:00Z">
        <w:r w:rsidR="00812BDE">
          <w:rPr>
            <w:lang w:val="en-US"/>
          </w:rPr>
          <w:t>Lastly,</w:t>
        </w:r>
      </w:ins>
      <w:r w:rsidR="00482182">
        <w:rPr>
          <w:lang w:val="en-US"/>
        </w:rPr>
        <w:t xml:space="preserve"> the player</w:t>
      </w:r>
      <w:r w:rsidR="00706115">
        <w:rPr>
          <w:lang w:val="en-US"/>
        </w:rPr>
        <w:t xml:space="preserve"> interface</w:t>
      </w:r>
      <w:del w:id="41" w:author="Leonardo Gresta Paulino Murta" w:date="2013-07-03T09:44:00Z">
        <w:r w:rsidR="00482182" w:rsidDel="00812BDE">
          <w:rPr>
            <w:lang w:val="en-US"/>
          </w:rPr>
          <w:delText>, which</w:delText>
        </w:r>
      </w:del>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14:paraId="62381C3B" w14:textId="77777777" w:rsidR="000B605A" w:rsidRDefault="00F0023F" w:rsidP="000B605A">
      <w:pPr>
        <w:keepNext/>
        <w:ind w:firstLine="0"/>
        <w:jc w:val="center"/>
      </w:pPr>
      <w:r>
        <w:rPr>
          <w:noProof/>
          <w:lang w:val="en-US"/>
        </w:rPr>
        <w:drawing>
          <wp:inline distT="0" distB="0" distL="0" distR="0" wp14:anchorId="48340648" wp14:editId="0EE1D30C">
            <wp:extent cx="5366847" cy="3514725"/>
            <wp:effectExtent l="19050" t="0" r="5253"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368770" cy="3515984"/>
                    </a:xfrm>
                    <a:prstGeom prst="rect">
                      <a:avLst/>
                    </a:prstGeom>
                    <a:noFill/>
                    <a:ln w="9525">
                      <a:noFill/>
                      <a:miter lim="800000"/>
                      <a:headEnd/>
                      <a:tailEnd/>
                    </a:ln>
                  </pic:spPr>
                </pic:pic>
              </a:graphicData>
            </a:graphic>
          </wp:inline>
        </w:drawing>
      </w:r>
    </w:p>
    <w:p w14:paraId="1D9FFD92" w14:textId="77777777" w:rsidR="00553863" w:rsidRDefault="000B605A" w:rsidP="00B102D1">
      <w:pPr>
        <w:pStyle w:val="Caption"/>
        <w:ind w:firstLine="0"/>
        <w:rPr>
          <w:lang w:val="en-US"/>
        </w:rPr>
      </w:pPr>
      <w:bookmarkStart w:id="42" w:name="_Ref360117391"/>
      <w:r w:rsidRPr="000B605A">
        <w:rPr>
          <w:lang w:val="en-US"/>
        </w:rPr>
        <w:t xml:space="preserve">Figure </w:t>
      </w:r>
      <w:r w:rsidR="00884B7F">
        <w:fldChar w:fldCharType="begin"/>
      </w:r>
      <w:r w:rsidRPr="000B605A">
        <w:rPr>
          <w:lang w:val="en-US"/>
        </w:rPr>
        <w:instrText xml:space="preserve"> SEQ Figure \* ARABIC </w:instrText>
      </w:r>
      <w:r w:rsidR="00884B7F">
        <w:fldChar w:fldCharType="separate"/>
      </w:r>
      <w:r w:rsidR="00B102D1">
        <w:rPr>
          <w:noProof/>
          <w:lang w:val="en-US"/>
        </w:rPr>
        <w:t>3</w:t>
      </w:r>
      <w:r w:rsidR="00884B7F">
        <w:fldChar w:fldCharType="end"/>
      </w:r>
      <w:bookmarkEnd w:id="42"/>
      <w:r w:rsidRPr="000B605A">
        <w:rPr>
          <w:lang w:val="en-US"/>
        </w:rPr>
        <w:t xml:space="preserve">: </w:t>
      </w:r>
      <w:r>
        <w:rPr>
          <w:lang w:val="en-US"/>
        </w:rPr>
        <w:t xml:space="preserve">A mock-up example of the aggregate interface of a game as it is being played. Figure taken from </w:t>
      </w:r>
      <w:r w:rsidR="00884B7F">
        <w:rPr>
          <w:lang w:val="en-US"/>
        </w:rPr>
        <w:fldChar w:fldCharType="begin"/>
      </w:r>
      <w:r w:rsidR="001460D8">
        <w:rPr>
          <w:lang w:val="en-US"/>
        </w:rPr>
        <w:instrText xml:space="preserve"> ADDIN ZOTERO_ITEM CSL_CITATION {"citationID":"QVWGaDbG","properties":{"formattedCitation":"(JOSLIN; BROWN; DRENNAN, 2007)","plainCitation":"(JOSLIN; BROWN; DRENNAN, 2007)"},"citationItems":[{"id":201,"uris":["http://zotero.org/users/1122386/items/ZKEJW8GC"],"uri":["http://zotero.org/users/1122386/items/ZKEJW8GC"],"itemData":{"id":201,"type":"article-journal","title":"The gameplay visualization manifesto: a framework for logging and visualization of online gameplay data","container-title":"Comput. Entertain.","volume":"5","issue":"3","source":"ACM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game-play.","URL":"http://doi.acm.org/10.1145/1316511.1316517","DOI":"10.1145/1316511.1316517","ISSN":"1544-3574","shortTitle":"The gameplay visualization manifesto","author":[{"family":"Joslin","given":"Simon"},{"family":"Brown","given":"Ross"},{"family":"Drennan","given":"Penny"}],"issued":{"date-parts":[["2007",7]]},"accessed":{"date-parts":[["2013",6,27]]}}}],"schema":"https://github.com/citation-style-language/schema/raw/master/csl-citation.json"} </w:instrText>
      </w:r>
      <w:r w:rsidR="00884B7F">
        <w:rPr>
          <w:lang w:val="en-US"/>
        </w:rPr>
        <w:fldChar w:fldCharType="separate"/>
      </w:r>
      <w:r w:rsidR="001460D8" w:rsidRPr="001460D8">
        <w:rPr>
          <w:rFonts w:cs="Times New Roman"/>
          <w:lang w:val="en-US"/>
        </w:rPr>
        <w:t>(JOSLIN; BROWN; DRENNAN, 2007)</w:t>
      </w:r>
      <w:r w:rsidR="00884B7F">
        <w:rPr>
          <w:lang w:val="en-US"/>
        </w:rPr>
        <w:fldChar w:fldCharType="end"/>
      </w:r>
      <w:r>
        <w:rPr>
          <w:lang w:val="en-US"/>
        </w:rPr>
        <w:t>.</w:t>
      </w:r>
    </w:p>
    <w:p w14:paraId="1DCF805D" w14:textId="77777777" w:rsidR="00413B64" w:rsidRPr="00413B64" w:rsidRDefault="00A21E11" w:rsidP="00413B64">
      <w:pPr>
        <w:rPr>
          <w:lang w:val="en-US"/>
        </w:rPr>
      </w:pPr>
      <w:r>
        <w:rPr>
          <w:lang w:val="en-US"/>
        </w:rPr>
        <w:t xml:space="preserve">This data logging framework was mainly designed for online games to increase efficiency in gameplay verification process, to reduce testing expenses, and improve quality assurance. The framework address an overall data logging by using event models designed for logging, while also providing some basic data-stream </w:t>
      </w:r>
      <w:commentRangeStart w:id="43"/>
      <w:r>
        <w:rPr>
          <w:lang w:val="en-US"/>
        </w:rPr>
        <w:t>visualization</w:t>
      </w:r>
      <w:commentRangeEnd w:id="43"/>
      <w:r w:rsidR="00C827C4">
        <w:rPr>
          <w:rStyle w:val="CommentReference"/>
        </w:rPr>
        <w:commentReference w:id="43"/>
      </w:r>
      <w:r>
        <w:rPr>
          <w:lang w:val="en-US"/>
        </w:rPr>
        <w:t>.</w:t>
      </w:r>
    </w:p>
    <w:p w14:paraId="3C7C3DB6" w14:textId="77777777" w:rsidR="00984BDE" w:rsidRPr="00590D59" w:rsidRDefault="00984BDE" w:rsidP="00984BDE">
      <w:pPr>
        <w:pStyle w:val="Heading2"/>
        <w:rPr>
          <w:lang w:val="en-US"/>
        </w:rPr>
      </w:pPr>
      <w:bookmarkStart w:id="44" w:name="_Ref360193835"/>
      <w:r w:rsidRPr="00590D59">
        <w:rPr>
          <w:lang w:val="en-US"/>
        </w:rPr>
        <w:lastRenderedPageBreak/>
        <w:t>Tracking Real-Time User Experience</w:t>
      </w:r>
      <w:bookmarkEnd w:id="44"/>
    </w:p>
    <w:p w14:paraId="0558455D" w14:textId="650D6370"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884B7F" w:rsidRPr="00590D59">
        <w:rPr>
          <w:lang w:val="en-US"/>
        </w:rPr>
        <w:fldChar w:fldCharType="begin"/>
      </w:r>
      <w:r w:rsidR="001460D8">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sidRPr="00590D59">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commentRangeStart w:id="45"/>
      <w:r w:rsidRPr="00590D59">
        <w:rPr>
          <w:rStyle w:val="FootnoteReference"/>
          <w:i/>
          <w:lang w:val="en-US"/>
        </w:rPr>
        <w:footnoteReference w:id="1"/>
      </w:r>
      <w:commentRangeEnd w:id="45"/>
      <w:r w:rsidR="003667F9">
        <w:rPr>
          <w:rStyle w:val="CommentReference"/>
        </w:rPr>
        <w:commentReference w:id="45"/>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w:t>
      </w:r>
      <w:del w:id="49" w:author="Leonardo Gresta Paulino Murta" w:date="2013-07-03T09:56:00Z">
        <w:r w:rsidR="00E25212" w:rsidRPr="00590D59" w:rsidDel="00DE2995">
          <w:rPr>
            <w:lang w:val="en-US"/>
          </w:rPr>
          <w:delText xml:space="preserve">the </w:delText>
        </w:r>
      </w:del>
      <w:r w:rsidR="00E25212" w:rsidRPr="00590D59">
        <w:rPr>
          <w:lang w:val="en-US"/>
        </w:rPr>
        <w:t xml:space="preserve">TRUE </w:t>
      </w:r>
      <w:del w:id="50" w:author="Leonardo Gresta Paulino Murta" w:date="2013-07-03T09:56:00Z">
        <w:r w:rsidR="00E25212" w:rsidRPr="00590D59" w:rsidDel="00DE2995">
          <w:rPr>
            <w:lang w:val="en-US"/>
          </w:rPr>
          <w:delText xml:space="preserve">system </w:delText>
        </w:r>
      </w:del>
      <w:r w:rsidR="00E25212" w:rsidRPr="00590D59">
        <w:rPr>
          <w:lang w:val="en-US"/>
        </w:rPr>
        <w:t>logs the sequences of events along with their time</w:t>
      </w:r>
      <w:del w:id="51" w:author="Leonardo Gresta Paulino Murta" w:date="2013-07-03T09:57:00Z">
        <w:r w:rsidR="00E25212" w:rsidRPr="00590D59" w:rsidDel="000C2604">
          <w:rPr>
            <w:lang w:val="en-US"/>
          </w:rPr>
          <w:delText xml:space="preserve"> </w:delText>
        </w:r>
      </w:del>
      <w:r w:rsidR="00E25212" w:rsidRPr="00590D59">
        <w:rPr>
          <w:lang w:val="en-US"/>
        </w:rPr>
        <w:t>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14:paraId="2669B6E3" w14:textId="42C7B0CC" w:rsidR="00590D59" w:rsidRPr="00590D59" w:rsidRDefault="00E25212" w:rsidP="00932B8B">
      <w:pPr>
        <w:rPr>
          <w:lang w:val="en-US"/>
        </w:rPr>
      </w:pPr>
      <w:r w:rsidRPr="00590D59">
        <w:rPr>
          <w:lang w:val="en-US"/>
        </w:rPr>
        <w:t xml:space="preserve">Another key aspect of the TRUE is the type of </w:t>
      </w:r>
      <w:ins w:id="52" w:author="Leonardo Gresta Paulino Murta" w:date="2013-07-03T09:58:00Z">
        <w:r w:rsidR="008A1F7B" w:rsidRPr="00590D59">
          <w:rPr>
            <w:lang w:val="en-US"/>
          </w:rPr>
          <w:t xml:space="preserve">collected </w:t>
        </w:r>
      </w:ins>
      <w:r w:rsidRPr="00590D59">
        <w:rPr>
          <w:lang w:val="en-US"/>
        </w:rPr>
        <w:t>information</w:t>
      </w:r>
      <w:del w:id="53" w:author="Leonardo Gresta Paulino Murta" w:date="2013-07-03T09:58:00Z">
        <w:r w:rsidRPr="00590D59" w:rsidDel="008A1F7B">
          <w:rPr>
            <w:lang w:val="en-US"/>
          </w:rPr>
          <w:delText xml:space="preserve"> collected</w:delText>
        </w:r>
      </w:del>
      <w:r w:rsidRPr="00590D59">
        <w:rPr>
          <w:lang w:val="en-US"/>
        </w:rPr>
        <w:t>.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w:t>
      </w:r>
      <w:commentRangeStart w:id="54"/>
      <w:r w:rsidR="00E62D00" w:rsidRPr="00590D59">
        <w:rPr>
          <w:lang w:val="en-US"/>
        </w:rPr>
        <w:t xml:space="preserve">the difficulty setting the player </w:t>
      </w:r>
      <w:r w:rsidR="0007360C">
        <w:rPr>
          <w:lang w:val="en-US"/>
        </w:rPr>
        <w:t>playing</w:t>
      </w:r>
      <w:commentRangeEnd w:id="54"/>
      <w:r w:rsidR="008A1F7B">
        <w:rPr>
          <w:rStyle w:val="CommentReference"/>
        </w:rPr>
        <w:commentReference w:id="54"/>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14:paraId="4099DB7C" w14:textId="0214DF1A" w:rsidR="00590D59" w:rsidRDefault="004A43DF" w:rsidP="00932B8B">
      <w:pPr>
        <w:rPr>
          <w:lang w:val="en-US"/>
        </w:rPr>
      </w:pPr>
      <w:r>
        <w:rPr>
          <w:lang w:val="en-US"/>
        </w:rPr>
        <w:t>The TRUE architecture is illustrated in</w:t>
      </w:r>
      <w:r w:rsidR="00343380">
        <w:rPr>
          <w:lang w:val="en-US"/>
        </w:rPr>
        <w:t xml:space="preserve"> </w:t>
      </w:r>
      <w:r w:rsidR="00884B7F">
        <w:rPr>
          <w:lang w:val="en-US"/>
        </w:rPr>
        <w:fldChar w:fldCharType="begin"/>
      </w:r>
      <w:r w:rsidR="00343380">
        <w:rPr>
          <w:lang w:val="en-US"/>
        </w:rPr>
        <w:instrText xml:space="preserve"> REF _Ref360041105 \h </w:instrText>
      </w:r>
      <w:r w:rsidR="00884B7F">
        <w:rPr>
          <w:lang w:val="en-US"/>
        </w:rPr>
      </w:r>
      <w:r w:rsidR="00884B7F">
        <w:rPr>
          <w:lang w:val="en-US"/>
        </w:rPr>
        <w:fldChar w:fldCharType="separate"/>
      </w:r>
      <w:r w:rsidR="00B102D1" w:rsidRPr="00590D59">
        <w:rPr>
          <w:lang w:val="en-US"/>
        </w:rPr>
        <w:t xml:space="preserve">Figure </w:t>
      </w:r>
      <w:r w:rsidR="00B102D1">
        <w:rPr>
          <w:noProof/>
          <w:lang w:val="en-US"/>
        </w:rPr>
        <w:t>4</w:t>
      </w:r>
      <w:r w:rsidR="00884B7F">
        <w:rPr>
          <w:lang w:val="en-US"/>
        </w:rPr>
        <w:fldChar w:fldCharType="end"/>
      </w:r>
      <w:r>
        <w:rPr>
          <w:lang w:val="en-US"/>
        </w:rPr>
        <w:t>.</w:t>
      </w:r>
      <w:r w:rsidR="00DD547F">
        <w:rPr>
          <w:lang w:val="en-US"/>
        </w:rPr>
        <w:t xml:space="preserve"> The data capture occurs at real time while the user is using the system or playing the game. The </w:t>
      </w:r>
      <w:commentRangeStart w:id="55"/>
      <w:r w:rsidR="00DD547F">
        <w:rPr>
          <w:lang w:val="en-US"/>
        </w:rPr>
        <w:t xml:space="preserve">data </w:t>
      </w:r>
      <w:r w:rsidR="0007360C">
        <w:rPr>
          <w:lang w:val="en-US"/>
        </w:rPr>
        <w:t>gathering</w:t>
      </w:r>
      <w:commentRangeEnd w:id="55"/>
      <w:r w:rsidR="00C6451D">
        <w:rPr>
          <w:rStyle w:val="CommentReference"/>
        </w:rPr>
        <w:commentReference w:id="55"/>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w:t>
      </w:r>
      <w:commentRangeStart w:id="56"/>
      <w:r w:rsidR="00DD547F">
        <w:rPr>
          <w:lang w:val="en-US"/>
        </w:rPr>
        <w:t>videos</w:t>
      </w:r>
      <w:commentRangeEnd w:id="56"/>
      <w:r w:rsidR="00A70AF5">
        <w:rPr>
          <w:rStyle w:val="CommentReference"/>
        </w:rPr>
        <w:commentReference w:id="56"/>
      </w:r>
      <w:r w:rsidR="00DD547F">
        <w:rPr>
          <w:lang w:val="en-US"/>
        </w:rPr>
        <w:t xml:space="preserve"> of </w:t>
      </w:r>
      <w:r w:rsidR="0007360C">
        <w:rPr>
          <w:lang w:val="en-US"/>
        </w:rPr>
        <w:t>user</w:t>
      </w:r>
      <w:r w:rsidR="00DD547F">
        <w:rPr>
          <w:lang w:val="en-US"/>
        </w:rPr>
        <w:t xml:space="preserve"> interacti</w:t>
      </w:r>
      <w:r w:rsidR="0007360C">
        <w:rPr>
          <w:lang w:val="en-US"/>
        </w:rPr>
        <w:t>on</w:t>
      </w:r>
      <w:r w:rsidR="00DD547F">
        <w:rPr>
          <w:lang w:val="en-US"/>
        </w:rPr>
        <w:t xml:space="preserve"> with the system. The </w:t>
      </w:r>
      <w:del w:id="57" w:author="Leonardo Gresta Paulino Murta" w:date="2013-07-03T10:01:00Z">
        <w:r w:rsidR="00DD547F" w:rsidDel="00A70AF5">
          <w:rPr>
            <w:lang w:val="en-US"/>
          </w:rPr>
          <w:delText xml:space="preserve">captured </w:delText>
        </w:r>
      </w:del>
      <w:r w:rsidR="00DD547F">
        <w:rPr>
          <w:lang w:val="en-US"/>
        </w:rPr>
        <w:t xml:space="preserve">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884B7F">
        <w:rPr>
          <w:lang w:val="en-US"/>
        </w:rPr>
        <w:fldChar w:fldCharType="begin"/>
      </w:r>
      <w:r w:rsidR="001460D8">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sidR="00884B7F">
        <w:rPr>
          <w:lang w:val="en-US"/>
        </w:rPr>
        <w:fldChar w:fldCharType="separate"/>
      </w:r>
      <w:r w:rsidR="001460D8" w:rsidRPr="001460D8">
        <w:rPr>
          <w:rFonts w:cs="Times New Roman"/>
          <w:lang w:val="en-US"/>
        </w:rPr>
        <w:t>(2008)</w:t>
      </w:r>
      <w:r w:rsidR="00884B7F">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lastRenderedPageBreak/>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14:paraId="698606A6" w14:textId="77777777" w:rsidR="00590D59" w:rsidRPr="00590D59" w:rsidRDefault="00F26EFB" w:rsidP="00590D59">
      <w:pPr>
        <w:keepNext/>
        <w:ind w:firstLine="0"/>
        <w:jc w:val="center"/>
        <w:rPr>
          <w:lang w:val="en-US"/>
        </w:rPr>
      </w:pPr>
      <w:r>
        <w:rPr>
          <w:noProof/>
          <w:lang w:val="en-US"/>
        </w:rPr>
        <w:drawing>
          <wp:inline distT="0" distB="0" distL="0" distR="0" wp14:anchorId="086A3380" wp14:editId="6D467B8E">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14:paraId="55BA1001" w14:textId="77777777" w:rsidR="00590D59" w:rsidRPr="00590D59" w:rsidRDefault="00590D59" w:rsidP="00590D59">
      <w:pPr>
        <w:pStyle w:val="Caption"/>
        <w:jc w:val="center"/>
        <w:rPr>
          <w:lang w:val="en-US"/>
        </w:rPr>
      </w:pPr>
      <w:bookmarkStart w:id="58" w:name="_Ref360041105"/>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4</w:t>
      </w:r>
      <w:r w:rsidR="00884B7F" w:rsidRPr="00590D59">
        <w:rPr>
          <w:lang w:val="en-US"/>
        </w:rPr>
        <w:fldChar w:fldCharType="end"/>
      </w:r>
      <w:bookmarkEnd w:id="58"/>
      <w:r>
        <w:rPr>
          <w:lang w:val="en-US"/>
        </w:rPr>
        <w:t>: The TRUE</w:t>
      </w:r>
      <w:r w:rsidRPr="00590D59">
        <w:rPr>
          <w:lang w:val="en-US"/>
        </w:rPr>
        <w:t xml:space="preserve"> architecture</w:t>
      </w:r>
      <w:r>
        <w:rPr>
          <w:lang w:val="en-US"/>
        </w:rPr>
        <w:t xml:space="preserve">. </w:t>
      </w:r>
      <w:commentRangeStart w:id="59"/>
      <w:r>
        <w:rPr>
          <w:lang w:val="en-US"/>
        </w:rPr>
        <w:t xml:space="preserve">Figure taken from </w:t>
      </w:r>
      <w:r w:rsidR="00884B7F">
        <w:rPr>
          <w:lang w:val="en-US"/>
        </w:rPr>
        <w:fldChar w:fldCharType="begin"/>
      </w:r>
      <w:r w:rsidR="001460D8">
        <w:rPr>
          <w:lang w:val="en-US"/>
        </w:rPr>
        <w:instrText xml:space="preserve"> ADDIN ZOTERO_ITEM CSL_CITATION {"citationID":"iao7ad5b4","properties":{"formattedCitation":"{\\rtf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lang w:val="en-US"/>
        </w:rPr>
        <w:t xml:space="preserve">(KIM </w:t>
      </w:r>
      <w:r w:rsidR="001460D8" w:rsidRPr="001460D8">
        <w:rPr>
          <w:rFonts w:cs="Times New Roman"/>
          <w:i/>
          <w:iCs/>
          <w:szCs w:val="24"/>
          <w:lang w:val="en-US"/>
        </w:rPr>
        <w:t>et al.</w:t>
      </w:r>
      <w:r w:rsidR="001460D8" w:rsidRPr="001460D8">
        <w:rPr>
          <w:rFonts w:cs="Times New Roman"/>
          <w:szCs w:val="24"/>
          <w:lang w:val="en-US"/>
        </w:rPr>
        <w:t>, 2008)</w:t>
      </w:r>
      <w:r w:rsidR="00884B7F">
        <w:rPr>
          <w:lang w:val="en-US"/>
        </w:rPr>
        <w:fldChar w:fldCharType="end"/>
      </w:r>
      <w:commentRangeEnd w:id="59"/>
      <w:r w:rsidR="00C6451D">
        <w:rPr>
          <w:rStyle w:val="CommentReference"/>
          <w:b w:val="0"/>
          <w:bCs w:val="0"/>
        </w:rPr>
        <w:commentReference w:id="59"/>
      </w:r>
      <w:r>
        <w:rPr>
          <w:lang w:val="en-US"/>
        </w:rPr>
        <w:t>.</w:t>
      </w:r>
    </w:p>
    <w:p w14:paraId="5E04E04F" w14:textId="77777777" w:rsidR="00F26EFB" w:rsidRDefault="00E62D00" w:rsidP="00D2321E">
      <w:pPr>
        <w:rPr>
          <w:lang w:val="en-US"/>
        </w:rPr>
      </w:pPr>
      <w:r w:rsidRPr="00590D59">
        <w:rPr>
          <w:lang w:val="en-US"/>
        </w:rPr>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However, the </w:t>
      </w:r>
      <w:commentRangeStart w:id="60"/>
      <w:r w:rsidR="00394ECA">
        <w:rPr>
          <w:lang w:val="en-US"/>
        </w:rPr>
        <w:t>general approach is the same</w:t>
      </w:r>
      <w:commentRangeEnd w:id="60"/>
      <w:r w:rsidR="001A2308">
        <w:rPr>
          <w:rStyle w:val="CommentReference"/>
        </w:rPr>
        <w:commentReference w:id="60"/>
      </w:r>
      <w:r w:rsidR="00394ECA">
        <w:rPr>
          <w:lang w:val="en-US"/>
        </w:rPr>
        <w:t xml:space="preserve">: </w:t>
      </w:r>
      <w:commentRangeStart w:id="61"/>
      <w:r w:rsidR="00C21F3C">
        <w:rPr>
          <w:lang w:val="en-US"/>
        </w:rPr>
        <w:t>F</w:t>
      </w:r>
      <w:commentRangeEnd w:id="61"/>
      <w:r w:rsidR="00B25706">
        <w:rPr>
          <w:rStyle w:val="CommentReference"/>
        </w:rPr>
        <w:commentReference w:id="61"/>
      </w:r>
      <w:r w:rsidR="00C21F3C">
        <w:rPr>
          <w:lang w:val="en-US"/>
        </w:rPr>
        <w:t xml:space="preserve">irst, TRUE </w:t>
      </w:r>
      <w:r w:rsidR="00394ECA">
        <w:rPr>
          <w:lang w:val="en-US"/>
        </w:rPr>
        <w:t>create</w:t>
      </w:r>
      <w:r w:rsidR="00C21F3C">
        <w:rPr>
          <w:lang w:val="en-US"/>
        </w:rPr>
        <w:t>s</w:t>
      </w:r>
      <w:r w:rsidR="00394ECA">
        <w:rPr>
          <w:lang w:val="en-US"/>
        </w:rPr>
        <w:t xml:space="preserve"> series of graphs and tables containing </w:t>
      </w:r>
      <w:r w:rsidR="00C21F3C">
        <w:rPr>
          <w:lang w:val="en-US"/>
        </w:rPr>
        <w:t>information needed to detect possible problems</w:t>
      </w:r>
      <w:r w:rsidR="00732511">
        <w:rPr>
          <w:lang w:val="en-US"/>
        </w:rPr>
        <w:t xml:space="preserve">. </w:t>
      </w:r>
      <w:r w:rsidR="001E5F1F">
        <w:rPr>
          <w:lang w:val="en-US"/>
        </w:rPr>
        <w:t>Possible</w:t>
      </w:r>
      <w:r w:rsidR="00732511">
        <w:rPr>
          <w:lang w:val="en-US"/>
        </w:rPr>
        <w:t xml:space="preserve"> </w:t>
      </w:r>
      <w:r w:rsidR="00956EC7">
        <w:rPr>
          <w:lang w:val="en-US"/>
        </w:rPr>
        <w:t>problems and data visualization</w:t>
      </w:r>
      <w:r w:rsidR="00732511">
        <w:rPr>
          <w:lang w:val="en-US"/>
        </w:rPr>
        <w:t xml:space="preserve"> are previously defined (customized) by designers </w:t>
      </w:r>
      <w:commentRangeStart w:id="62"/>
      <w:r w:rsidR="00956EC7">
        <w:rPr>
          <w:lang w:val="en-US"/>
        </w:rPr>
        <w:t>when integrating</w:t>
      </w:r>
      <w:r w:rsidR="00732511">
        <w:rPr>
          <w:lang w:val="en-US"/>
        </w:rPr>
        <w:t xml:space="preserve"> TRUE </w:t>
      </w:r>
      <w:r w:rsidR="00956EC7">
        <w:rPr>
          <w:lang w:val="en-US"/>
        </w:rPr>
        <w:t>in</w:t>
      </w:r>
      <w:r w:rsidR="00732511">
        <w:rPr>
          <w:lang w:val="en-US"/>
        </w:rPr>
        <w:t xml:space="preserve"> the system</w:t>
      </w:r>
      <w:commentRangeEnd w:id="62"/>
      <w:r w:rsidR="000A310F">
        <w:rPr>
          <w:rStyle w:val="CommentReference"/>
        </w:rPr>
        <w:commentReference w:id="62"/>
      </w:r>
      <w:r w:rsidR="00C21F3C">
        <w:rPr>
          <w:lang w:val="en-US"/>
        </w:rPr>
        <w:t>.</w:t>
      </w:r>
      <w:r w:rsidR="00732511">
        <w:rPr>
          <w:lang w:val="en-US"/>
        </w:rPr>
        <w:t xml:space="preserve"> Then, TRUE</w:t>
      </w:r>
      <w:r w:rsidR="00956EC7">
        <w:rPr>
          <w:lang w:val="en-US"/>
        </w:rPr>
        <w:t xml:space="preserve"> generate</w:t>
      </w:r>
      <w:r w:rsidR="00C21F3C">
        <w:rPr>
          <w:lang w:val="en-US"/>
        </w:rPr>
        <w:t xml:space="preserve"> </w:t>
      </w:r>
      <w:commentRangeStart w:id="63"/>
      <w:r w:rsidR="00C21F3C">
        <w:rPr>
          <w:lang w:val="en-US"/>
        </w:rPr>
        <w:t xml:space="preserve">graphs </w:t>
      </w:r>
      <w:commentRangeEnd w:id="63"/>
      <w:r w:rsidR="00E8658E">
        <w:rPr>
          <w:rStyle w:val="CommentReference"/>
        </w:rPr>
        <w:commentReference w:id="63"/>
      </w:r>
      <w:r w:rsidR="00C21F3C">
        <w:rPr>
          <w:lang w:val="en-US"/>
        </w:rPr>
        <w:t>and tables to answer specific questions according to previously established goals.</w:t>
      </w:r>
      <w:r w:rsidR="001B40A9">
        <w:rPr>
          <w:lang w:val="en-US"/>
        </w:rPr>
        <w:t xml:space="preserve"> </w:t>
      </w:r>
      <w:commentRangeStart w:id="64"/>
      <w:r w:rsidR="00884B7F">
        <w:rPr>
          <w:lang w:val="en-US"/>
        </w:rPr>
        <w:fldChar w:fldCharType="begin"/>
      </w:r>
      <w:r w:rsidR="001B40A9">
        <w:rPr>
          <w:lang w:val="en-US"/>
        </w:rPr>
        <w:instrText xml:space="preserve"> REF _Ref360043491 \h </w:instrText>
      </w:r>
      <w:r w:rsidR="00884B7F">
        <w:rPr>
          <w:lang w:val="en-US"/>
        </w:rPr>
      </w:r>
      <w:r w:rsidR="00884B7F">
        <w:rPr>
          <w:lang w:val="en-US"/>
        </w:rPr>
        <w:fldChar w:fldCharType="separate"/>
      </w:r>
      <w:r w:rsidR="00B102D1" w:rsidRPr="00732511">
        <w:rPr>
          <w:lang w:val="en-US"/>
        </w:rPr>
        <w:t xml:space="preserve">Figure </w:t>
      </w:r>
      <w:r w:rsidR="00B102D1">
        <w:rPr>
          <w:noProof/>
          <w:lang w:val="en-US"/>
        </w:rPr>
        <w:t>5</w:t>
      </w:r>
      <w:r w:rsidR="00884B7F">
        <w:rPr>
          <w:lang w:val="en-US"/>
        </w:rPr>
        <w:fldChar w:fldCharType="end"/>
      </w:r>
      <w:r w:rsidR="001B40A9">
        <w:rPr>
          <w:lang w:val="en-US"/>
        </w:rPr>
        <w:t xml:space="preserve"> shows different examples of data visualization.</w:t>
      </w:r>
      <w:commentRangeEnd w:id="64"/>
      <w:r w:rsidR="001A2308">
        <w:rPr>
          <w:rStyle w:val="CommentReference"/>
        </w:rPr>
        <w:commentReference w:id="64"/>
      </w:r>
    </w:p>
    <w:p w14:paraId="7C1E30C1" w14:textId="77777777" w:rsidR="00732511" w:rsidRDefault="00732511" w:rsidP="001B40A9">
      <w:pPr>
        <w:keepNext/>
        <w:ind w:firstLine="0"/>
      </w:pPr>
      <w:r>
        <w:rPr>
          <w:noProof/>
          <w:lang w:val="en-US"/>
        </w:rPr>
        <w:lastRenderedPageBreak/>
        <w:drawing>
          <wp:inline distT="0" distB="0" distL="0" distR="0" wp14:anchorId="43FEF06B" wp14:editId="265A2033">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14:paraId="2D415832" w14:textId="77777777" w:rsidR="00C163D3" w:rsidRDefault="00732511" w:rsidP="00C163D3">
      <w:pPr>
        <w:pStyle w:val="Caption"/>
        <w:ind w:firstLine="0"/>
        <w:rPr>
          <w:lang w:val="en-US"/>
        </w:rPr>
      </w:pPr>
      <w:bookmarkStart w:id="65" w:name="_Ref360043491"/>
      <w:r w:rsidRPr="00732511">
        <w:rPr>
          <w:lang w:val="en-US"/>
        </w:rPr>
        <w:t xml:space="preserve">Figure </w:t>
      </w:r>
      <w:r w:rsidR="00884B7F" w:rsidRPr="00732511">
        <w:rPr>
          <w:lang w:val="en-US"/>
        </w:rPr>
        <w:fldChar w:fldCharType="begin"/>
      </w:r>
      <w:r w:rsidRPr="00732511">
        <w:rPr>
          <w:lang w:val="en-US"/>
        </w:rPr>
        <w:instrText xml:space="preserve"> SEQ Figure \* ARABIC </w:instrText>
      </w:r>
      <w:r w:rsidR="00884B7F" w:rsidRPr="00732511">
        <w:rPr>
          <w:lang w:val="en-US"/>
        </w:rPr>
        <w:fldChar w:fldCharType="separate"/>
      </w:r>
      <w:r w:rsidR="00B102D1">
        <w:rPr>
          <w:noProof/>
          <w:lang w:val="en-US"/>
        </w:rPr>
        <w:t>5</w:t>
      </w:r>
      <w:r w:rsidR="00884B7F" w:rsidRPr="00732511">
        <w:rPr>
          <w:lang w:val="en-US"/>
        </w:rPr>
        <w:fldChar w:fldCharType="end"/>
      </w:r>
      <w:bookmarkEnd w:id="65"/>
      <w:r w:rsidRPr="00732511">
        <w:rPr>
          <w:lang w:val="en-US"/>
        </w:rPr>
        <w:t>: Example</w:t>
      </w:r>
      <w:r>
        <w:rPr>
          <w:lang w:val="en-US"/>
        </w:rPr>
        <w:t>s</w:t>
      </w:r>
      <w:r w:rsidRPr="00732511">
        <w:rPr>
          <w:lang w:val="en-US"/>
        </w:rPr>
        <w:t xml:space="preserve"> of data visualization</w:t>
      </w:r>
      <w:r w:rsidR="00D2321E">
        <w:rPr>
          <w:lang w:val="en-US"/>
        </w:rPr>
        <w:t xml:space="preserve"> from TRUE, customized by designers during its integration with the application</w:t>
      </w:r>
      <w:r w:rsidRPr="00732511">
        <w:rPr>
          <w:lang w:val="en-US"/>
        </w:rPr>
        <w:t>.</w:t>
      </w:r>
      <w:r>
        <w:rPr>
          <w:lang w:val="en-US"/>
        </w:rPr>
        <w:t xml:space="preserve"> </w:t>
      </w:r>
      <w:r w:rsidR="001B40A9">
        <w:rPr>
          <w:lang w:val="en-US"/>
        </w:rPr>
        <w:t>A graph showing the average player death for each mission in a game (a) and which race was selected by players</w:t>
      </w:r>
      <w:r>
        <w:rPr>
          <w:lang w:val="en-US"/>
        </w:rPr>
        <w:t xml:space="preserve"> (b). A map displaying death</w:t>
      </w:r>
      <w:del w:id="66" w:author="Leonardo Gresta Paulino Murta" w:date="2013-07-03T10:16:00Z">
        <w:r w:rsidDel="002669BF">
          <w:rPr>
            <w:lang w:val="en-US"/>
          </w:rPr>
          <w:delText>s</w:delText>
        </w:r>
      </w:del>
      <w:r>
        <w:rPr>
          <w:lang w:val="en-US"/>
        </w:rPr>
        <w:t xml:space="preserve"> locations in a Real Time Strategy game (c). A visualization of where users clicked in the spreadsheet (d).</w:t>
      </w:r>
      <w:r w:rsidR="00692DC1">
        <w:rPr>
          <w:lang w:val="en-US"/>
        </w:rPr>
        <w:t xml:space="preserve"> Figures </w:t>
      </w:r>
      <w:r w:rsidR="000F2AA8">
        <w:rPr>
          <w:lang w:val="en-US"/>
        </w:rPr>
        <w:t>taken</w:t>
      </w:r>
      <w:r w:rsidR="00692DC1">
        <w:rPr>
          <w:lang w:val="en-US"/>
        </w:rPr>
        <w:t xml:space="preserve"> from </w:t>
      </w:r>
      <w:r w:rsidR="00884B7F">
        <w:rPr>
          <w:lang w:val="en-US"/>
        </w:rPr>
        <w:fldChar w:fldCharType="begin"/>
      </w:r>
      <w:r w:rsidR="001460D8">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J."},{"family":"Wixon","given":"Dennis"}],"issued":{"date-parts":[["2008"]]},"accessed":{"date-parts":[["2013",6,26]]}}}],"schema":"https://github.com/citation-style-language/schema/raw/master/csl-citation.json"} </w:instrText>
      </w:r>
      <w:r w:rsidR="00884B7F">
        <w:rPr>
          <w:lang w:val="en-US"/>
        </w:rPr>
        <w:fldChar w:fldCharType="separate"/>
      </w:r>
      <w:r w:rsidR="001460D8" w:rsidRPr="001460D8">
        <w:rPr>
          <w:rFonts w:cs="Times New Roman"/>
          <w:szCs w:val="24"/>
        </w:rPr>
        <w:t xml:space="preserve">(KIM </w:t>
      </w:r>
      <w:r w:rsidR="001460D8" w:rsidRPr="001460D8">
        <w:rPr>
          <w:rFonts w:cs="Times New Roman"/>
          <w:i/>
          <w:iCs/>
          <w:szCs w:val="24"/>
        </w:rPr>
        <w:t>et al.</w:t>
      </w:r>
      <w:r w:rsidR="001460D8" w:rsidRPr="001460D8">
        <w:rPr>
          <w:rFonts w:cs="Times New Roman"/>
          <w:szCs w:val="24"/>
        </w:rPr>
        <w:t>, 2008)</w:t>
      </w:r>
      <w:r w:rsidR="00884B7F">
        <w:rPr>
          <w:lang w:val="en-US"/>
        </w:rPr>
        <w:fldChar w:fldCharType="end"/>
      </w:r>
      <w:r w:rsidR="00692DC1">
        <w:rPr>
          <w:lang w:val="en-US"/>
        </w:rPr>
        <w:t>.</w:t>
      </w:r>
    </w:p>
    <w:p w14:paraId="3EE14836" w14:textId="3C471D2A"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ins w:id="67" w:author="Leonardo Gresta Paulino Murta" w:date="2013-07-03T10:17:00Z">
        <w:r w:rsidR="002669BF">
          <w:rPr>
            <w:lang w:val="en-US"/>
          </w:rPr>
          <w:t>,</w:t>
        </w:r>
      </w:ins>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14:paraId="639C157C" w14:textId="77777777" w:rsidR="00984BDE" w:rsidRPr="00590D59" w:rsidRDefault="00984BDE" w:rsidP="00984BDE">
      <w:pPr>
        <w:pStyle w:val="Heading2"/>
        <w:rPr>
          <w:rStyle w:val="TabelaChar"/>
          <w:rFonts w:cstheme="majorBidi"/>
          <w:color w:val="auto"/>
          <w:sz w:val="24"/>
          <w:lang w:val="en-US"/>
        </w:rPr>
      </w:pPr>
      <w:bookmarkStart w:id="68" w:name="_Ref360193890"/>
      <w:r w:rsidRPr="00590D59">
        <w:rPr>
          <w:rStyle w:val="TabelaChar"/>
          <w:rFonts w:cstheme="majorBidi"/>
          <w:color w:val="auto"/>
          <w:sz w:val="24"/>
          <w:lang w:val="en-US"/>
        </w:rPr>
        <w:t>Playtracer</w:t>
      </w:r>
      <w:bookmarkEnd w:id="68"/>
    </w:p>
    <w:p w14:paraId="75F11607" w14:textId="77777777" w:rsidR="006E35A8" w:rsidRPr="00590D59" w:rsidRDefault="00493AB2" w:rsidP="006E35A8">
      <w:pPr>
        <w:rPr>
          <w:lang w:val="en-US"/>
        </w:rPr>
      </w:pPr>
      <w:r w:rsidRPr="00590D59">
        <w:rPr>
          <w:lang w:val="en-US"/>
        </w:rPr>
        <w:t>Playtracer</w:t>
      </w:r>
      <w:r w:rsidR="0078727B" w:rsidRPr="00590D59">
        <w:rPr>
          <w:lang w:val="en-US"/>
        </w:rPr>
        <w:t xml:space="preserve"> </w:t>
      </w:r>
      <w:r w:rsidR="00884B7F" w:rsidRPr="00590D59">
        <w:rPr>
          <w:lang w:val="en-US"/>
        </w:rPr>
        <w:fldChar w:fldCharType="begin"/>
      </w:r>
      <w:r w:rsidR="001460D8">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projection","container-title":"Proceedings of the 5th International Conference on the Foundations of Digital Games","collection-title":"FDG '10","page":"1–8","source":"ACM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accessed":{"date-parts":[["2012",9,14]]}}},{"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884B7F" w:rsidRPr="00590D59">
        <w:rPr>
          <w:lang w:val="en-US"/>
        </w:rPr>
        <w:fldChar w:fldCharType="separate"/>
      </w:r>
      <w:r w:rsidR="001460D8" w:rsidRPr="001460D8">
        <w:rPr>
          <w:rFonts w:cs="Times New Roman"/>
          <w:szCs w:val="24"/>
          <w:lang w:val="en-US"/>
        </w:rPr>
        <w:t xml:space="preserve">(ANDERSEN </w:t>
      </w:r>
      <w:r w:rsidR="001460D8" w:rsidRPr="001460D8">
        <w:rPr>
          <w:rFonts w:cs="Times New Roman"/>
          <w:i/>
          <w:iCs/>
          <w:szCs w:val="24"/>
          <w:lang w:val="en-US"/>
        </w:rPr>
        <w:t>et al.</w:t>
      </w:r>
      <w:r w:rsidR="001460D8" w:rsidRPr="001460D8">
        <w:rPr>
          <w:rFonts w:cs="Times New Roman"/>
          <w:szCs w:val="24"/>
          <w:lang w:val="en-US"/>
        </w:rPr>
        <w:t xml:space="preserve">, 2010; LIU </w:t>
      </w:r>
      <w:r w:rsidR="001460D8" w:rsidRPr="001460D8">
        <w:rPr>
          <w:rFonts w:cs="Times New Roman"/>
          <w:i/>
          <w:iCs/>
          <w:szCs w:val="24"/>
          <w:lang w:val="en-US"/>
        </w:rPr>
        <w:t>et al.</w:t>
      </w:r>
      <w:r w:rsidR="001460D8" w:rsidRPr="001460D8">
        <w:rPr>
          <w:rFonts w:cs="Times New Roman"/>
          <w:szCs w:val="24"/>
          <w:lang w:val="en-US"/>
        </w:rPr>
        <w:t>, 2011)</w:t>
      </w:r>
      <w:r w:rsidR="00884B7F"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Playtracer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884B7F"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884B7F" w:rsidRPr="00590D59">
        <w:rPr>
          <w:lang w:val="en-US"/>
        </w:rPr>
        <w:fldChar w:fldCharType="separate"/>
      </w:r>
      <w:r w:rsidR="001460D8" w:rsidRPr="001460D8">
        <w:rPr>
          <w:rFonts w:cs="Times New Roman"/>
          <w:lang w:val="en-US"/>
        </w:rPr>
        <w:t xml:space="preserve">(COX; </w:t>
      </w:r>
      <w:r w:rsidR="001460D8" w:rsidRPr="001460D8">
        <w:rPr>
          <w:rFonts w:cs="Times New Roman"/>
          <w:lang w:val="en-US"/>
        </w:rPr>
        <w:lastRenderedPageBreak/>
        <w:t>COX, 2010)</w:t>
      </w:r>
      <w:r w:rsidR="00884B7F" w:rsidRPr="00590D59">
        <w:rPr>
          <w:lang w:val="en-US"/>
        </w:rPr>
        <w:fldChar w:fldCharType="end"/>
      </w:r>
      <w:r w:rsidR="00FC0C3B" w:rsidRPr="00590D59">
        <w:rPr>
          <w:lang w:val="en-US"/>
        </w:rPr>
        <w:t xml:space="preserve"> </w:t>
      </w:r>
      <w:r w:rsidRPr="00590D59">
        <w:rPr>
          <w:lang w:val="en-US"/>
        </w:rPr>
        <w:t>to project the game space in two dimensions. Thus, Playtracer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14:paraId="3CE6FE88" w14:textId="77777777" w:rsidR="00FC0C3B" w:rsidRPr="00590D59" w:rsidRDefault="00FC0C3B" w:rsidP="006E35A8">
      <w:pPr>
        <w:rPr>
          <w:lang w:val="en-US"/>
        </w:rPr>
      </w:pPr>
      <w:r w:rsidRPr="00590D59">
        <w:rPr>
          <w:lang w:val="en-US"/>
        </w:rPr>
        <w:t xml:space="preserve">In Playtracer,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14:paraId="04BF8825" w14:textId="3D630282" w:rsidR="00A96A44" w:rsidRPr="00590D59" w:rsidRDefault="00DE331C" w:rsidP="006E35A8">
      <w:pPr>
        <w:rPr>
          <w:lang w:val="en-US"/>
        </w:rPr>
      </w:pPr>
      <w:commentRangeStart w:id="69"/>
      <w:r w:rsidRPr="00590D59">
        <w:rPr>
          <w:lang w:val="en-US"/>
        </w:rPr>
        <w:t xml:space="preserve">An example of the Playtracer graph output is illustrated </w:t>
      </w:r>
      <w:del w:id="70" w:author="Leonardo Gresta Paulino Murta" w:date="2013-07-03T10:28:00Z">
        <w:r w:rsidRPr="00590D59" w:rsidDel="00D94727">
          <w:rPr>
            <w:lang w:val="en-US"/>
          </w:rPr>
          <w:delText xml:space="preserve">at </w:delText>
        </w:r>
      </w:del>
      <w:ins w:id="71" w:author="Leonardo Gresta Paulino Murta" w:date="2013-07-03T10:28:00Z">
        <w:r w:rsidR="00D94727">
          <w:rPr>
            <w:lang w:val="en-US"/>
          </w:rPr>
          <w:t>in</w:t>
        </w:r>
        <w:r w:rsidR="00D94727" w:rsidRPr="00590D59">
          <w:rPr>
            <w:lang w:val="en-US"/>
          </w:rPr>
          <w:t xml:space="preserve"> </w:t>
        </w:r>
      </w:ins>
      <w:r w:rsidR="00884B7F" w:rsidRPr="00590D59">
        <w:rPr>
          <w:lang w:val="en-US"/>
        </w:rPr>
        <w:fldChar w:fldCharType="begin"/>
      </w:r>
      <w:r w:rsidR="009B0046" w:rsidRPr="00590D59">
        <w:rPr>
          <w:lang w:val="en-US"/>
        </w:rPr>
        <w:instrText xml:space="preserve"> REF _Ref359860809 \h </w:instrText>
      </w:r>
      <w:r w:rsidR="00884B7F" w:rsidRPr="00590D59">
        <w:rPr>
          <w:lang w:val="en-US"/>
        </w:rPr>
      </w:r>
      <w:r w:rsidR="00884B7F" w:rsidRPr="00590D59">
        <w:rPr>
          <w:lang w:val="en-US"/>
        </w:rPr>
        <w:fldChar w:fldCharType="separate"/>
      </w:r>
      <w:r w:rsidR="00B102D1" w:rsidRPr="00590D59">
        <w:rPr>
          <w:lang w:val="en-US"/>
        </w:rPr>
        <w:t xml:space="preserve">Figure </w:t>
      </w:r>
      <w:r w:rsidR="00B102D1">
        <w:rPr>
          <w:noProof/>
          <w:lang w:val="en-US"/>
        </w:rPr>
        <w:t>6</w:t>
      </w:r>
      <w:r w:rsidR="00884B7F" w:rsidRPr="00590D59">
        <w:rPr>
          <w:lang w:val="en-US"/>
        </w:rPr>
        <w:fldChar w:fldCharType="end"/>
      </w:r>
      <w:r w:rsidRPr="00590D59">
        <w:rPr>
          <w:lang w:val="en-US"/>
        </w:rPr>
        <w:t>.</w:t>
      </w:r>
      <w:commentRangeEnd w:id="69"/>
      <w:r w:rsidR="009F30F8">
        <w:rPr>
          <w:rStyle w:val="CommentReference"/>
        </w:rPr>
        <w:commentReference w:id="69"/>
      </w:r>
      <w:r w:rsidRPr="00590D59">
        <w:rPr>
          <w:lang w:val="en-US"/>
        </w:rPr>
        <w:t xml:space="preserve"> The input for Playtracer is a list of all </w:t>
      </w:r>
      <w:del w:id="72" w:author="Leonardo Gresta Paulino Murta" w:date="2013-07-03T10:29:00Z">
        <w:r w:rsidRPr="00590D59" w:rsidDel="00D94727">
          <w:rPr>
            <w:lang w:val="en-US"/>
          </w:rPr>
          <w:delText xml:space="preserve">the </w:delText>
        </w:r>
      </w:del>
      <w:r w:rsidRPr="00590D59">
        <w:rPr>
          <w:lang w:val="en-US"/>
        </w:rPr>
        <w:t>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w:t>
      </w:r>
      <w:del w:id="73" w:author="Leonardo Gresta Paulino Murta" w:date="2013-07-03T10:29:00Z">
        <w:r w:rsidR="00357E67" w:rsidDel="00D94727">
          <w:rPr>
            <w:lang w:val="en-US"/>
          </w:rPr>
          <w:delText>generated</w:delText>
        </w:r>
        <w:r w:rsidRPr="00590D59" w:rsidDel="00D94727">
          <w:rPr>
            <w:lang w:val="en-US"/>
          </w:rPr>
          <w:delText xml:space="preserve"> </w:delText>
        </w:r>
      </w:del>
      <w:r w:rsidR="00357E67">
        <w:rPr>
          <w:lang w:val="en-US"/>
        </w:rPr>
        <w:t xml:space="preserve">directed </w:t>
      </w:r>
      <w:commentRangeStart w:id="74"/>
      <w:r w:rsidRPr="00590D59">
        <w:rPr>
          <w:lang w:val="en-US"/>
        </w:rPr>
        <w:t>graph</w:t>
      </w:r>
      <w:ins w:id="75" w:author="Leonardo Gresta Paulino Murta" w:date="2013-07-03T10:29:00Z">
        <w:r w:rsidR="00D94727">
          <w:rPr>
            <w:lang w:val="en-US"/>
          </w:rPr>
          <w:t xml:space="preserve"> </w:t>
        </w:r>
      </w:ins>
      <w:commentRangeEnd w:id="74"/>
      <w:ins w:id="76" w:author="Leonardo Gresta Paulino Murta" w:date="2013-07-03T10:38:00Z">
        <w:r w:rsidR="001668CE">
          <w:rPr>
            <w:rStyle w:val="CommentReference"/>
          </w:rPr>
          <w:commentReference w:id="74"/>
        </w:r>
      </w:ins>
      <w:ins w:id="78" w:author="Leonardo Gresta Paulino Murta" w:date="2013-07-03T10:29:00Z">
        <w:r w:rsidR="00D94727">
          <w:rPr>
            <w:lang w:val="en-US"/>
          </w:rPr>
          <w:t>where</w:t>
        </w:r>
      </w:ins>
      <w:del w:id="79" w:author="Leonardo Gresta Paulino Murta" w:date="2013-07-03T10:29:00Z">
        <w:r w:rsidRPr="00590D59" w:rsidDel="00D94727">
          <w:rPr>
            <w:lang w:val="en-US"/>
          </w:rPr>
          <w:delText>. In the Playtracer’s graph,</w:delText>
        </w:r>
      </w:del>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14:paraId="42D693A9" w14:textId="77777777" w:rsidR="00A96A44" w:rsidRPr="00590D59" w:rsidRDefault="00323B2B" w:rsidP="00A96A44">
      <w:pPr>
        <w:keepNext/>
        <w:ind w:firstLine="0"/>
        <w:jc w:val="center"/>
        <w:rPr>
          <w:lang w:val="en-US"/>
        </w:rPr>
      </w:pPr>
      <w:r w:rsidRPr="00590D59">
        <w:rPr>
          <w:noProof/>
          <w:lang w:val="en-US"/>
        </w:rPr>
        <w:lastRenderedPageBreak/>
        <w:drawing>
          <wp:inline distT="0" distB="0" distL="0" distR="0" wp14:anchorId="6A920A82" wp14:editId="7FAA1017">
            <wp:extent cx="4200525" cy="41529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14:paraId="3CEB9848" w14:textId="77777777" w:rsidR="00323B2B" w:rsidRPr="00590D59" w:rsidRDefault="00A96A44" w:rsidP="00B102D1">
      <w:pPr>
        <w:pStyle w:val="Caption"/>
        <w:ind w:firstLine="0"/>
        <w:rPr>
          <w:lang w:val="en-US"/>
        </w:rPr>
      </w:pPr>
      <w:bookmarkStart w:id="80" w:name="_Ref359860809"/>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6</w:t>
      </w:r>
      <w:r w:rsidR="00884B7F" w:rsidRPr="00590D59">
        <w:rPr>
          <w:lang w:val="en-US"/>
        </w:rPr>
        <w:fldChar w:fldCharType="end"/>
      </w:r>
      <w:bookmarkEnd w:id="80"/>
      <w:r w:rsidRPr="00590D59">
        <w:rPr>
          <w:lang w:val="en-US"/>
        </w:rPr>
        <w:t>: Playtracer state visualization. Circles represent game states and edges represent paths taken by players.</w:t>
      </w:r>
      <w:r w:rsidR="00F93A24" w:rsidRPr="00590D59">
        <w:rPr>
          <w:lang w:val="en-US"/>
        </w:rPr>
        <w:t xml:space="preserve"> The distance metric used for this graph clustered states with similar pieces of statements. Figure taken from </w:t>
      </w:r>
      <w:r w:rsidR="00884B7F" w:rsidRPr="00590D59">
        <w:rPr>
          <w:lang w:val="en-US"/>
        </w:rPr>
        <w:fldChar w:fldCharType="begin"/>
      </w:r>
      <w:r w:rsidR="001460D8">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analysis","container-title":"Proceedings of the 6th International Conference on Foundations of Digital Games","collection-title":"FDG '11","page":"69–76","source":"ACM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accessed":{"date-parts":[["2013",6,24]]}}}],"schema":"https://github.com/citation-style-language/schema/raw/master/csl-citation.json"} </w:instrText>
      </w:r>
      <w:r w:rsidR="00884B7F" w:rsidRPr="00590D59">
        <w:rPr>
          <w:lang w:val="en-US"/>
        </w:rPr>
        <w:fldChar w:fldCharType="separate"/>
      </w:r>
      <w:r w:rsidR="001460D8" w:rsidRPr="001460D8">
        <w:rPr>
          <w:rFonts w:cs="Times New Roman"/>
          <w:szCs w:val="24"/>
        </w:rPr>
        <w:t xml:space="preserve">(LIU </w:t>
      </w:r>
      <w:r w:rsidR="001460D8" w:rsidRPr="001460D8">
        <w:rPr>
          <w:rFonts w:cs="Times New Roman"/>
          <w:i/>
          <w:iCs/>
          <w:szCs w:val="24"/>
        </w:rPr>
        <w:t>et al.</w:t>
      </w:r>
      <w:r w:rsidR="001460D8" w:rsidRPr="001460D8">
        <w:rPr>
          <w:rFonts w:cs="Times New Roman"/>
          <w:szCs w:val="24"/>
        </w:rPr>
        <w:t>, 2011)</w:t>
      </w:r>
      <w:r w:rsidR="00884B7F" w:rsidRPr="00590D59">
        <w:rPr>
          <w:lang w:val="en-US"/>
        </w:rPr>
        <w:fldChar w:fldCharType="end"/>
      </w:r>
      <w:r w:rsidR="00F93A24" w:rsidRPr="00590D59">
        <w:rPr>
          <w:lang w:val="en-US"/>
        </w:rPr>
        <w:t>.</w:t>
      </w:r>
    </w:p>
    <w:p w14:paraId="353DCC7C" w14:textId="77777777" w:rsidR="009B0046" w:rsidRPr="00590D59"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14:paraId="1EDA9215" w14:textId="77777777" w:rsidR="00357E67" w:rsidRDefault="004F25E3" w:rsidP="004D19F3">
      <w:pPr>
        <w:rPr>
          <w:lang w:val="en-US"/>
        </w:rPr>
      </w:pPr>
      <w:r w:rsidRPr="00590D59">
        <w:rPr>
          <w:lang w:val="en-US"/>
        </w:rPr>
        <w:t>The main focus of the Playertracer is to display aggregated user behavior in a graph in order to aid in understanding common strategies adopted by players and to identify points of confusion for players. To solve problems related to game with many states, Playtracer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commentRangeStart w:id="81"/>
      <w:r w:rsidR="00952938" w:rsidRPr="00590D59">
        <w:rPr>
          <w:lang w:val="en-US"/>
        </w:rPr>
        <w:t>A</w:t>
      </w:r>
      <w:r w:rsidR="00C5789E" w:rsidRPr="00590D59">
        <w:rPr>
          <w:lang w:val="en-US"/>
        </w:rPr>
        <w:t xml:space="preserve"> drawback is that Playtracer </w:t>
      </w:r>
      <w:r w:rsidR="00C5789E" w:rsidRPr="00590D59">
        <w:rPr>
          <w:lang w:val="en-US"/>
        </w:rPr>
        <w:lastRenderedPageBreak/>
        <w:t>do</w:t>
      </w:r>
      <w:r w:rsidR="00903FDC">
        <w:rPr>
          <w:lang w:val="en-US"/>
        </w:rPr>
        <w:t>es</w:t>
      </w:r>
      <w:r w:rsidR="00C5789E" w:rsidRPr="00590D59">
        <w:rPr>
          <w:lang w:val="en-US"/>
        </w:rPr>
        <w:t xml:space="preserve"> not take in consideration temporal information. For example, Playtracer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 xml:space="preserve">player, only that they visited it </w:t>
      </w:r>
      <w:r w:rsidR="00903FDC">
        <w:rPr>
          <w:lang w:val="en-US"/>
        </w:rPr>
        <w:t>while playing</w:t>
      </w:r>
      <w:r w:rsidR="00E90DAF">
        <w:rPr>
          <w:lang w:val="en-US"/>
        </w:rPr>
        <w:t xml:space="preserve"> the game</w:t>
      </w:r>
      <w:r w:rsidR="00357E67">
        <w:rPr>
          <w:lang w:val="en-US"/>
        </w:rPr>
        <w:t xml:space="preserve">. </w:t>
      </w:r>
      <w:commentRangeEnd w:id="81"/>
      <w:r w:rsidR="00A44827">
        <w:rPr>
          <w:rStyle w:val="CommentReference"/>
        </w:rPr>
        <w:commentReference w:id="81"/>
      </w:r>
    </w:p>
    <w:p w14:paraId="4222EBB9" w14:textId="77777777" w:rsidR="00984BDE" w:rsidRPr="00590D59" w:rsidRDefault="00984BDE" w:rsidP="00016FE7">
      <w:pPr>
        <w:pStyle w:val="Heading2"/>
        <w:rPr>
          <w:lang w:val="en-US"/>
        </w:rPr>
      </w:pPr>
      <w:bookmarkStart w:id="82" w:name="_Ref360193897"/>
      <w:r w:rsidRPr="00590D59">
        <w:rPr>
          <w:lang w:val="en-US"/>
        </w:rPr>
        <w:t>Play-Graph</w:t>
      </w:r>
      <w:bookmarkEnd w:id="82"/>
    </w:p>
    <w:p w14:paraId="50B9E59B" w14:textId="77777777" w:rsidR="00837451" w:rsidRPr="00590D59" w:rsidRDefault="00D906C5" w:rsidP="00837451">
      <w:pPr>
        <w:rPr>
          <w:lang w:val="en-US"/>
        </w:rPr>
      </w:pPr>
      <w:r w:rsidRPr="00590D59">
        <w:rPr>
          <w:lang w:val="en-US"/>
        </w:rPr>
        <w:t xml:space="preserve">Play-Graph </w:t>
      </w:r>
      <w:r w:rsidR="00884B7F" w:rsidRPr="00590D59">
        <w:rPr>
          <w:lang w:val="en-US"/>
        </w:rPr>
        <w:fldChar w:fldCharType="begin"/>
      </w:r>
      <w:r w:rsidR="001460D8">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Systems","collection-title":"CHI '12","page":"1115–1124","source":"ACM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accessed":{"date-parts":[["2013",6,24]]}}},{"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sidRPr="00590D59">
        <w:rPr>
          <w:lang w:val="en-US"/>
        </w:rPr>
        <w:fldChar w:fldCharType="separate"/>
      </w:r>
      <w:r w:rsidR="001460D8" w:rsidRPr="001460D8">
        <w:rPr>
          <w:rFonts w:cs="Times New Roman"/>
          <w:lang w:val="en-US"/>
        </w:rPr>
        <w:t>(WALLNER; KRIGLSTEIN, 2012; WALLNER, 2013)</w:t>
      </w:r>
      <w:r w:rsidR="00884B7F"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gameplay data by using different graph visualizations to describe </w:t>
      </w:r>
      <w:r w:rsidR="00E6568F">
        <w:rPr>
          <w:lang w:val="en-US"/>
        </w:rPr>
        <w:t>multiple variables and their interrelations along with the temporal progression of players</w:t>
      </w:r>
      <w:r w:rsidR="00837451" w:rsidRPr="00590D59">
        <w:rPr>
          <w:lang w:val="en-US"/>
        </w:rPr>
        <w:t>. The gameplay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14:paraId="06AA5D81" w14:textId="77777777"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14:paraId="50D1CA72" w14:textId="77777777" w:rsidR="00307C02" w:rsidRPr="00590D59"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 xml:space="preserve">It is possible to have two meta-edges between two nodes due to the nature of the directed graph, where each meta-edge represents a different direction. Furthermore, </w:t>
      </w:r>
      <w:commentRangeStart w:id="83"/>
      <w:r w:rsidR="00A56254" w:rsidRPr="00590D59">
        <w:rPr>
          <w:lang w:val="en-US"/>
        </w:rPr>
        <w:t>each node and edge type in the graph is distinguished by colors</w:t>
      </w:r>
      <w:commentRangeEnd w:id="83"/>
      <w:r w:rsidR="005042D6">
        <w:rPr>
          <w:rStyle w:val="CommentReference"/>
        </w:rPr>
        <w:commentReference w:id="83"/>
      </w:r>
      <w:r w:rsidR="00A56254" w:rsidRPr="00590D59">
        <w:rPr>
          <w:lang w:val="en-US"/>
        </w:rPr>
        <w:t xml:space="preserve">. Lastly, icons in the graph represent players in the game. The icon color is directly related to certain attributes from the player (gender, age, character class). </w:t>
      </w:r>
      <w:commentRangeStart w:id="84"/>
      <w:r w:rsidR="00884B7F" w:rsidRPr="00590D59">
        <w:rPr>
          <w:lang w:val="en-US"/>
        </w:rPr>
        <w:fldChar w:fldCharType="begin"/>
      </w:r>
      <w:r w:rsidR="00A56254" w:rsidRPr="00590D59">
        <w:rPr>
          <w:lang w:val="en-US"/>
        </w:rPr>
        <w:instrText xml:space="preserve"> REF _Ref359851727 \h </w:instrText>
      </w:r>
      <w:r w:rsidR="00884B7F" w:rsidRPr="00590D59">
        <w:rPr>
          <w:lang w:val="en-US"/>
        </w:rPr>
      </w:r>
      <w:r w:rsidR="00884B7F" w:rsidRPr="00590D59">
        <w:rPr>
          <w:lang w:val="en-US"/>
        </w:rPr>
        <w:fldChar w:fldCharType="separate"/>
      </w:r>
      <w:r w:rsidR="00B102D1" w:rsidRPr="00590D59">
        <w:rPr>
          <w:lang w:val="en-US"/>
        </w:rPr>
        <w:t xml:space="preserve">Figure </w:t>
      </w:r>
      <w:r w:rsidR="00B102D1">
        <w:rPr>
          <w:noProof/>
          <w:lang w:val="en-US"/>
        </w:rPr>
        <w:t>7</w:t>
      </w:r>
      <w:r w:rsidR="00884B7F" w:rsidRPr="00590D59">
        <w:rPr>
          <w:lang w:val="en-US"/>
        </w:rPr>
        <w:fldChar w:fldCharType="end"/>
      </w:r>
      <w:r w:rsidR="00A56254" w:rsidRPr="00590D59">
        <w:rPr>
          <w:lang w:val="en-US"/>
        </w:rPr>
        <w:t xml:space="preserve"> illustrates the basic representations from the graph.</w:t>
      </w:r>
      <w:commentRangeEnd w:id="84"/>
      <w:r w:rsidR="00C25E80">
        <w:rPr>
          <w:rStyle w:val="CommentReference"/>
        </w:rPr>
        <w:commentReference w:id="84"/>
      </w:r>
    </w:p>
    <w:p w14:paraId="1B50542E" w14:textId="77777777" w:rsidR="00006315" w:rsidRPr="00590D59" w:rsidRDefault="00006315" w:rsidP="00006315">
      <w:pPr>
        <w:keepNext/>
        <w:ind w:firstLine="0"/>
        <w:jc w:val="center"/>
        <w:rPr>
          <w:lang w:val="en-US"/>
        </w:rPr>
      </w:pPr>
      <w:r w:rsidRPr="00590D59">
        <w:rPr>
          <w:noProof/>
          <w:lang w:val="en-US"/>
        </w:rPr>
        <w:lastRenderedPageBreak/>
        <w:drawing>
          <wp:inline distT="0" distB="0" distL="0" distR="0" wp14:anchorId="3A382DA7" wp14:editId="183C3DB5">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14:paraId="73BA173D" w14:textId="77777777" w:rsidR="00A56254" w:rsidRDefault="00006315" w:rsidP="004E6EA8">
      <w:pPr>
        <w:pStyle w:val="Caption"/>
        <w:ind w:firstLine="0"/>
        <w:rPr>
          <w:lang w:val="en-US"/>
        </w:rPr>
      </w:pPr>
      <w:bookmarkStart w:id="85" w:name="_Ref359851727"/>
      <w:r w:rsidRPr="00590D59">
        <w:rPr>
          <w:lang w:val="en-US"/>
        </w:rPr>
        <w:t xml:space="preserve">Figure </w:t>
      </w:r>
      <w:r w:rsidR="00884B7F" w:rsidRPr="00590D59">
        <w:rPr>
          <w:lang w:val="en-US"/>
        </w:rPr>
        <w:fldChar w:fldCharType="begin"/>
      </w:r>
      <w:r w:rsidRPr="00590D59">
        <w:rPr>
          <w:lang w:val="en-US"/>
        </w:rPr>
        <w:instrText xml:space="preserve"> SEQ Figure \* ARABIC </w:instrText>
      </w:r>
      <w:r w:rsidR="00884B7F" w:rsidRPr="00590D59">
        <w:rPr>
          <w:lang w:val="en-US"/>
        </w:rPr>
        <w:fldChar w:fldCharType="separate"/>
      </w:r>
      <w:r w:rsidR="00B102D1">
        <w:rPr>
          <w:noProof/>
          <w:lang w:val="en-US"/>
        </w:rPr>
        <w:t>7</w:t>
      </w:r>
      <w:r w:rsidR="00884B7F" w:rsidRPr="00590D59">
        <w:rPr>
          <w:lang w:val="en-US"/>
        </w:rPr>
        <w:fldChar w:fldCharType="end"/>
      </w:r>
      <w:bookmarkEnd w:id="85"/>
      <w:r w:rsidRPr="00590D59">
        <w:rPr>
          <w:lang w:val="en-US"/>
        </w:rPr>
        <w:t>: Basic elements from the Play-Graph: nodes</w:t>
      </w:r>
      <w:r w:rsidR="00F129CD">
        <w:rPr>
          <w:lang w:val="en-US"/>
        </w:rPr>
        <w:t xml:space="preserve"> </w:t>
      </w:r>
      <w:r w:rsidR="00F129CD" w:rsidRPr="00590D59">
        <w:rPr>
          <w:lang w:val="en-US"/>
        </w:rPr>
        <w:t>(a)</w:t>
      </w:r>
      <w:r w:rsidRPr="00590D59">
        <w:rPr>
          <w:lang w:val="en-US"/>
        </w:rPr>
        <w:t xml:space="preserve"> representing states, directed edges</w:t>
      </w:r>
      <w:r w:rsidR="00F129CD">
        <w:rPr>
          <w:lang w:val="en-US"/>
        </w:rPr>
        <w:t xml:space="preserve"> </w:t>
      </w:r>
      <w:r w:rsidR="00F129CD" w:rsidRPr="00590D59">
        <w:rPr>
          <w:lang w:val="en-US"/>
        </w:rPr>
        <w:t>(b)</w:t>
      </w:r>
      <w:r w:rsidRPr="00590D59">
        <w:rPr>
          <w:lang w:val="en-US"/>
        </w:rPr>
        <w:t xml:space="preserve"> representing player’s actions, meta-edges</w:t>
      </w:r>
      <w:r w:rsidR="00F129CD">
        <w:rPr>
          <w:lang w:val="en-US"/>
        </w:rPr>
        <w:t xml:space="preserve"> </w:t>
      </w:r>
      <w:r w:rsidR="00F129CD" w:rsidRPr="00590D59">
        <w:rPr>
          <w:lang w:val="en-US"/>
        </w:rPr>
        <w:t>(c)</w:t>
      </w:r>
      <w:r w:rsidR="00F129CD">
        <w:rPr>
          <w:lang w:val="en-US"/>
        </w:rPr>
        <w:t>, and</w:t>
      </w:r>
      <w:r w:rsidRPr="00590D59">
        <w:rPr>
          <w:lang w:val="en-US"/>
        </w:rPr>
        <w:t xml:space="preserve"> player icon</w:t>
      </w:r>
      <w:r w:rsidR="00F129CD">
        <w:rPr>
          <w:lang w:val="en-US"/>
        </w:rPr>
        <w:t xml:space="preserve"> </w:t>
      </w:r>
      <w:r w:rsidR="00F129CD" w:rsidRPr="00590D59">
        <w:rPr>
          <w:lang w:val="en-US"/>
        </w:rPr>
        <w:t>(d)</w:t>
      </w:r>
      <w:r w:rsidRPr="00590D59">
        <w:rPr>
          <w:lang w:val="en-US"/>
        </w:rPr>
        <w:t xml:space="preserve"> representing time-dependent location of individual players. Figure </w:t>
      </w:r>
      <w:r w:rsidR="00F93A24" w:rsidRPr="00590D59">
        <w:rPr>
          <w:lang w:val="en-US"/>
        </w:rPr>
        <w:t>taken</w:t>
      </w:r>
      <w:r w:rsidRPr="00590D59">
        <w:rPr>
          <w:lang w:val="en-US"/>
        </w:rPr>
        <w:t xml:space="preserve"> from </w:t>
      </w:r>
      <w:r w:rsidR="00884B7F" w:rsidRPr="00590D59">
        <w:rPr>
          <w:lang w:val="en-US"/>
        </w:rPr>
        <w:fldChar w:fldCharType="begin"/>
      </w:r>
      <w:r w:rsidR="001460D8">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Data","container-title":"Proceedings of the 8th International Conference on the Foundations of Digital Games","collection-title":"FDG '13","page":"253-260","author":[{"family":"Wallner","given":"Günter"}],"issued":{"date-parts":[["2013"]]}}}],"schema":"https://github.com/citation-style-language/schema/raw/master/csl-citation.json"} </w:instrText>
      </w:r>
      <w:r w:rsidR="00884B7F" w:rsidRPr="00590D59">
        <w:rPr>
          <w:lang w:val="en-US"/>
        </w:rPr>
        <w:fldChar w:fldCharType="separate"/>
      </w:r>
      <w:r w:rsidR="001460D8" w:rsidRPr="00F129CD">
        <w:rPr>
          <w:rFonts w:cs="Times New Roman"/>
          <w:lang w:val="en-US"/>
        </w:rPr>
        <w:t>(WALLNER, 2013)</w:t>
      </w:r>
      <w:r w:rsidR="00884B7F" w:rsidRPr="00590D59">
        <w:rPr>
          <w:lang w:val="en-US"/>
        </w:rPr>
        <w:fldChar w:fldCharType="end"/>
      </w:r>
      <w:r w:rsidRPr="00590D59">
        <w:rPr>
          <w:lang w:val="en-US"/>
        </w:rPr>
        <w:t>.</w:t>
      </w:r>
    </w:p>
    <w:p w14:paraId="451A77A5" w14:textId="7CE6AFFF" w:rsidR="006660E7" w:rsidRPr="006660E7" w:rsidRDefault="00576A0F" w:rsidP="006660E7">
      <w:pPr>
        <w:rPr>
          <w:lang w:val="en-US"/>
        </w:rPr>
      </w:pPr>
      <w:commentRangeStart w:id="86"/>
      <w:r>
        <w:rPr>
          <w:lang w:val="en-US"/>
        </w:rPr>
        <w:t xml:space="preserve">Viewing gameplay data </w:t>
      </w:r>
      <w:r w:rsidR="000D04B0">
        <w:rPr>
          <w:lang w:val="en-US"/>
        </w:rPr>
        <w:t>by</w:t>
      </w:r>
      <w:r>
        <w:rPr>
          <w:lang w:val="en-US"/>
        </w:rPr>
        <w:t xml:space="preserve"> graphs allows for the usage of graph theory </w:t>
      </w:r>
      <w:r w:rsidR="000D04B0">
        <w:rPr>
          <w:lang w:val="en-US"/>
        </w:rPr>
        <w:t xml:space="preserve">concepts </w:t>
      </w:r>
      <w:r>
        <w:rPr>
          <w:lang w:val="en-US"/>
        </w:rPr>
        <w:t>to study and understand player behaviors. 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ins w:id="87" w:author="Leonardo Gresta Paulino Murta" w:date="2013-07-03T10:48:00Z">
        <w:r w:rsidR="00540637">
          <w:rPr>
            <w:lang w:val="en-US"/>
          </w:rPr>
          <w:t xml:space="preserve">the </w:t>
        </w:r>
      </w:ins>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ins w:id="88" w:author="Leonardo Gresta Paulino Murta" w:date="2013-07-03T10:48:00Z">
        <w:r w:rsidR="00540637">
          <w:rPr>
            <w:lang w:val="en-US"/>
          </w:rPr>
          <w:t>,</w:t>
        </w:r>
      </w:ins>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ins w:id="89" w:author="Leonardo Gresta Paulino Murta" w:date="2013-07-03T10:48:00Z">
        <w:r w:rsidR="00540637">
          <w:rPr>
            <w:lang w:val="en-US"/>
          </w:rPr>
          <w:t>,</w:t>
        </w:r>
      </w:ins>
      <w:r w:rsidR="00B15E1D">
        <w:rPr>
          <w:lang w:val="en-US"/>
        </w:rPr>
        <w:t xml:space="preserve"> combat rounds from the battle against the boss)</w:t>
      </w:r>
      <w:r>
        <w:rPr>
          <w:lang w:val="en-US"/>
        </w:rPr>
        <w:t xml:space="preserve">. </w:t>
      </w:r>
      <w:commentRangeStart w:id="90"/>
      <w:r w:rsidR="00AE213D">
        <w:rPr>
          <w:lang w:val="en-US"/>
        </w:rPr>
        <w:t>Apparently</w:t>
      </w:r>
      <w:commentRangeEnd w:id="90"/>
      <w:r w:rsidR="00540637">
        <w:rPr>
          <w:rStyle w:val="CommentReference"/>
        </w:rPr>
        <w:commentReference w:id="90"/>
      </w:r>
      <w:ins w:id="91" w:author="Leonardo Gresta Paulino Murta" w:date="2013-07-03T10:48:00Z">
        <w:r w:rsidR="00540637">
          <w:rPr>
            <w:lang w:val="en-US"/>
          </w:rPr>
          <w:t>,</w:t>
        </w:r>
      </w:ins>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ins w:id="92" w:author="Leonardo Gresta Paulino Murta" w:date="2013-07-03T10:49:00Z">
        <w:r w:rsidR="00AC20E4">
          <w:rPr>
            <w:lang w:val="en-US"/>
          </w:rPr>
          <w:t>.</w:t>
        </w:r>
      </w:ins>
      <w:del w:id="93" w:author="Leonardo Gresta Paulino Murta" w:date="2013-07-03T10:49:00Z">
        <w:r w:rsidDel="00AC20E4">
          <w:rPr>
            <w:lang w:val="en-US"/>
          </w:rPr>
          <w:delText>,</w:delText>
        </w:r>
      </w:del>
      <w:r>
        <w:rPr>
          <w:lang w:val="en-US"/>
        </w:rPr>
        <w:t xml:space="preserve"> </w:t>
      </w:r>
      <w:ins w:id="94" w:author="Leonardo Gresta Paulino Murta" w:date="2013-07-03T10:49:00Z">
        <w:r w:rsidR="00AC20E4">
          <w:rPr>
            <w:lang w:val="en-US"/>
          </w:rPr>
          <w:t>O</w:t>
        </w:r>
      </w:ins>
      <w:del w:id="95" w:author="Leonardo Gresta Paulino Murta" w:date="2013-07-03T10:49:00Z">
        <w:r w:rsidDel="00AC20E4">
          <w:rPr>
            <w:lang w:val="en-US"/>
          </w:rPr>
          <w:delText>o</w:delText>
        </w:r>
      </w:del>
      <w:r>
        <w:rPr>
          <w:lang w:val="en-US"/>
        </w:rPr>
        <w:t xml:space="preserve">nly the </w:t>
      </w:r>
      <w:r w:rsidR="00AE213D">
        <w:rPr>
          <w:lang w:val="en-US"/>
        </w:rPr>
        <w:t>changes from one state to another</w:t>
      </w:r>
      <w:ins w:id="96" w:author="Leonardo Gresta Paulino Murta" w:date="2013-07-03T10:49:00Z">
        <w:r w:rsidR="00341199">
          <w:rPr>
            <w:lang w:val="en-US"/>
          </w:rPr>
          <w:t>,</w:t>
        </w:r>
      </w:ins>
      <w:r w:rsidR="00AE213D">
        <w:rPr>
          <w:lang w:val="en-US"/>
        </w:rPr>
        <w:t xml:space="preserve"> caused by an action executed by the player</w:t>
      </w:r>
      <w:ins w:id="97" w:author="Leonardo Gresta Paulino Murta" w:date="2013-07-03T10:49:00Z">
        <w:r w:rsidR="00341199">
          <w:rPr>
            <w:lang w:val="en-US"/>
          </w:rPr>
          <w:t>, can be identified</w:t>
        </w:r>
      </w:ins>
      <w:r>
        <w:rPr>
          <w:lang w:val="en-US"/>
        </w:rPr>
        <w:t>. Thus the graph illustrates the player’s progression in the game</w:t>
      </w:r>
      <w:r w:rsidR="005619E1">
        <w:rPr>
          <w:lang w:val="en-US"/>
        </w:rPr>
        <w:t xml:space="preserve">, demonstrating </w:t>
      </w:r>
      <w:r w:rsidR="00AE213D">
        <w:rPr>
          <w:lang w:val="en-US"/>
        </w:rPr>
        <w:t>actions he made to change</w:t>
      </w:r>
      <w:r w:rsidR="005619E1">
        <w:rPr>
          <w:lang w:val="en-US"/>
        </w:rPr>
        <w:t xml:space="preserve"> states. 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w:t>
      </w:r>
      <w:r w:rsidR="005619E1">
        <w:rPr>
          <w:lang w:val="en-US"/>
        </w:rPr>
        <w:lastRenderedPageBreak/>
        <w:t xml:space="preserve">not </w:t>
      </w:r>
      <w:r w:rsidR="00AE213D">
        <w:rPr>
          <w:lang w:val="en-US"/>
        </w:rPr>
        <w:t>present</w:t>
      </w:r>
      <w:r w:rsidR="005619E1">
        <w:rPr>
          <w:lang w:val="en-US"/>
        </w:rPr>
        <w:t xml:space="preserve"> in the graph (there are no edges linking edges).</w:t>
      </w:r>
      <w:r w:rsidR="00AE213D">
        <w:rPr>
          <w:lang w:val="en-US"/>
        </w:rPr>
        <w:t xml:space="preserve"> Besides, this 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commentRangeEnd w:id="86"/>
      <w:r w:rsidR="00341199">
        <w:rPr>
          <w:rStyle w:val="CommentReference"/>
        </w:rPr>
        <w:commentReference w:id="86"/>
      </w:r>
    </w:p>
    <w:p w14:paraId="236CD1C8" w14:textId="77777777" w:rsidR="00984BDE" w:rsidRPr="00590D59" w:rsidRDefault="00984BDE" w:rsidP="00984BDE">
      <w:pPr>
        <w:pStyle w:val="Heading2"/>
        <w:rPr>
          <w:lang w:val="en-US"/>
        </w:rPr>
      </w:pPr>
      <w:bookmarkStart w:id="98" w:name="_Toc354161716"/>
      <w:bookmarkStart w:id="99" w:name="_Ref360194010"/>
      <w:commentRangeStart w:id="100"/>
      <w:r w:rsidRPr="00590D59">
        <w:rPr>
          <w:lang w:val="en-US"/>
        </w:rPr>
        <w:t>Final Considerations</w:t>
      </w:r>
      <w:bookmarkEnd w:id="98"/>
      <w:bookmarkEnd w:id="99"/>
      <w:commentRangeEnd w:id="100"/>
      <w:r w:rsidR="00341199">
        <w:rPr>
          <w:rStyle w:val="CommentReference"/>
          <w:rFonts w:eastAsiaTheme="minorHAnsi" w:cstheme="minorBidi"/>
          <w:b w:val="0"/>
          <w:bCs w:val="0"/>
          <w:caps w:val="0"/>
        </w:rPr>
        <w:commentReference w:id="100"/>
      </w:r>
    </w:p>
    <w:p w14:paraId="20B89B28" w14:textId="77777777" w:rsidR="007C4B6B" w:rsidRDefault="006D501E" w:rsidP="00E10C79">
      <w:pPr>
        <w:rPr>
          <w:lang w:val="en-US"/>
        </w:rPr>
      </w:pPr>
      <w:r>
        <w:rPr>
          <w:lang w:val="en-US"/>
        </w:rPr>
        <w:t xml:space="preserve">This chapter presented existing approaches for </w:t>
      </w:r>
      <w:commentRangeStart w:id="101"/>
      <w:r>
        <w:rPr>
          <w:lang w:val="en-US"/>
        </w:rPr>
        <w:t>gameplay data logging and visualization</w:t>
      </w:r>
      <w:commentRangeEnd w:id="101"/>
      <w:r w:rsidR="0063073E">
        <w:rPr>
          <w:rStyle w:val="CommentReference"/>
        </w:rPr>
        <w:commentReference w:id="101"/>
      </w:r>
      <w:r>
        <w:rPr>
          <w:lang w:val="en-US"/>
        </w:rPr>
        <w:t>.</w:t>
      </w:r>
      <w:r w:rsidR="00A45DC0">
        <w:rPr>
          <w:lang w:val="en-US"/>
        </w:rPr>
        <w:t xml:space="preserve"> </w:t>
      </w:r>
      <w:commentRangeStart w:id="102"/>
      <w:r w:rsidR="00A45DC0">
        <w:rPr>
          <w:lang w:val="en-US"/>
        </w:rPr>
        <w:t xml:space="preserve">However, such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 to illustrate the general population behavior</w:t>
      </w:r>
      <w:r w:rsidR="00212026">
        <w:rPr>
          <w:lang w:val="en-US"/>
        </w:rPr>
        <w:t xml:space="preserve"> in order</w:t>
      </w:r>
      <w:r w:rsidR="007C4B6B">
        <w:rPr>
          <w:lang w:val="en-US"/>
        </w:rPr>
        <w:t xml:space="preserve"> to be used by designers to improve the game.</w:t>
      </w:r>
      <w:commentRangeEnd w:id="102"/>
      <w:r w:rsidR="001462F2">
        <w:rPr>
          <w:rStyle w:val="CommentReference"/>
        </w:rPr>
        <w:commentReference w:id="102"/>
      </w:r>
      <w:r w:rsidR="007C4B6B">
        <w:rPr>
          <w:lang w:val="en-US"/>
        </w:rPr>
        <w:t xml:space="preserve"> </w:t>
      </w:r>
    </w:p>
    <w:p w14:paraId="65251B88" w14:textId="77777777" w:rsidR="008250DF" w:rsidRDefault="00BF1BCB" w:rsidP="00E10C79">
      <w:pPr>
        <w:rPr>
          <w:lang w:val="en-US"/>
        </w:rPr>
      </w:pPr>
      <w:commentRangeStart w:id="103"/>
      <w:r>
        <w:rPr>
          <w:lang w:val="en-US"/>
        </w:rPr>
        <w:t>The approach</w:t>
      </w:r>
      <w:r w:rsidR="007C4B6B">
        <w:rPr>
          <w:lang w:val="en-US"/>
        </w:rPr>
        <w:t xml:space="preserve"> we are proposing in this dissertation </w:t>
      </w:r>
      <w:commentRangeEnd w:id="103"/>
      <w:r w:rsidR="001462F2">
        <w:rPr>
          <w:rStyle w:val="CommentReference"/>
        </w:rPr>
        <w:commentReference w:id="103"/>
      </w:r>
      <w:r w:rsidR="007C4B6B">
        <w:rPr>
          <w:lang w:val="en-US"/>
        </w:rPr>
        <w:t xml:space="preserve">is </w:t>
      </w:r>
      <w:r>
        <w:rPr>
          <w:lang w:val="en-US"/>
        </w:rPr>
        <w:t>to</w:t>
      </w:r>
      <w:r w:rsidR="007C4B6B">
        <w:rPr>
          <w:lang w:val="en-US"/>
        </w:rPr>
        <w:t xml:space="preserve"> </w:t>
      </w:r>
      <w:commentRangeStart w:id="104"/>
      <w:r w:rsidR="007C4B6B">
        <w:rPr>
          <w:lang w:val="en-US"/>
        </w:rPr>
        <w:t xml:space="preserve">follow the player’s actions </w:t>
      </w:r>
      <w:r w:rsidR="007C2D7E">
        <w:rPr>
          <w:lang w:val="en-US"/>
        </w:rPr>
        <w:t xml:space="preserve">more </w:t>
      </w:r>
      <w:r w:rsidR="007C4B6B">
        <w:rPr>
          <w:lang w:val="en-US"/>
        </w:rPr>
        <w:t>closely</w:t>
      </w:r>
      <w:commentRangeEnd w:id="104"/>
      <w:r w:rsidR="00FA32E0">
        <w:rPr>
          <w:rStyle w:val="CommentReference"/>
        </w:rPr>
        <w:commentReference w:id="104"/>
      </w:r>
      <w:r>
        <w:rPr>
          <w:lang w:val="en-US"/>
        </w:rPr>
        <w:t>.</w:t>
      </w:r>
      <w:r w:rsidR="007C4B6B">
        <w:rPr>
          <w:lang w:val="en-US"/>
        </w:rPr>
        <w:t xml:space="preserve"> </w:t>
      </w:r>
      <w:commentRangeStart w:id="105"/>
      <w:r>
        <w:rPr>
          <w:lang w:val="en-US"/>
        </w:rPr>
        <w:t>To s</w:t>
      </w:r>
      <w:r w:rsidR="007C4B6B">
        <w:rPr>
          <w:lang w:val="en-US"/>
        </w:rPr>
        <w:t>tat</w:t>
      </w:r>
      <w:r>
        <w:rPr>
          <w:lang w:val="en-US"/>
        </w:rPr>
        <w:t>e</w:t>
      </w:r>
      <w:r w:rsidR="007C4B6B">
        <w:rPr>
          <w:lang w:val="en-US"/>
        </w:rPr>
        <w:t xml:space="preserve"> his interactions in the game with other game objects and </w:t>
      </w:r>
      <w:r>
        <w:rPr>
          <w:lang w:val="en-US"/>
        </w:rPr>
        <w:t xml:space="preserve">what </w:t>
      </w:r>
      <w:r w:rsidR="007C4B6B">
        <w:rPr>
          <w:lang w:val="en-US"/>
        </w:rPr>
        <w:t>influences affected each action.</w:t>
      </w:r>
      <w:r w:rsidR="00212026">
        <w:rPr>
          <w:lang w:val="en-US"/>
        </w:rPr>
        <w:t xml:space="preserve"> </w:t>
      </w:r>
      <w:commentRangeEnd w:id="105"/>
      <w:r w:rsidR="00FA32E0">
        <w:rPr>
          <w:rStyle w:val="CommentReference"/>
        </w:rPr>
        <w:commentReference w:id="105"/>
      </w:r>
      <w:r w:rsidR="00212026">
        <w:rPr>
          <w:lang w:val="en-US"/>
        </w:rPr>
        <w:t xml:space="preserve">This allows for understanding the consequences of each action and how they affected the outcome of the game. </w:t>
      </w:r>
      <w:commentRangeStart w:id="106"/>
      <w:r w:rsidR="00212026">
        <w:rPr>
          <w:lang w:val="en-US"/>
        </w:rPr>
        <w:t>In other words, the provenance of the player’s story, how it was generated</w:t>
      </w:r>
      <w:r w:rsidR="001D4996">
        <w:rPr>
          <w:lang w:val="en-US"/>
        </w:rPr>
        <w:t xml:space="preserve">, </w:t>
      </w:r>
      <w:r>
        <w:rPr>
          <w:lang w:val="en-US"/>
        </w:rPr>
        <w:t>which components were present in the story</w:t>
      </w:r>
      <w:r w:rsidR="008250DF">
        <w:rPr>
          <w:lang w:val="en-US"/>
        </w:rPr>
        <w:t>, and how these components interacted with the player</w:t>
      </w:r>
      <w:r>
        <w:rPr>
          <w:lang w:val="en-US"/>
        </w:rPr>
        <w:t>.</w:t>
      </w:r>
      <w:commentRangeEnd w:id="106"/>
      <w:r w:rsidR="009B4C7B">
        <w:rPr>
          <w:rStyle w:val="CommentReference"/>
        </w:rPr>
        <w:commentReference w:id="106"/>
      </w:r>
      <w:r>
        <w:rPr>
          <w:lang w:val="en-US"/>
        </w:rPr>
        <w:t xml:space="preserve"> </w:t>
      </w:r>
      <w:commentRangeStart w:id="107"/>
      <w:r w:rsidR="008250DF">
        <w:rPr>
          <w:lang w:val="en-US"/>
        </w:rPr>
        <w:t>To known h</w:t>
      </w:r>
      <w:r w:rsidR="001D4996">
        <w:rPr>
          <w:lang w:val="en-US"/>
        </w:rPr>
        <w:t xml:space="preserve">ow each action affected the story progression and how </w:t>
      </w:r>
      <w:r w:rsidR="008250DF">
        <w:rPr>
          <w:lang w:val="en-US"/>
        </w:rPr>
        <w:t xml:space="preserve">the player was </w:t>
      </w:r>
      <w:r w:rsidR="001D4996">
        <w:rPr>
          <w:lang w:val="en-US"/>
        </w:rPr>
        <w:t xml:space="preserve">affected </w:t>
      </w:r>
      <w:r w:rsidR="008250DF">
        <w:rPr>
          <w:lang w:val="en-US"/>
        </w:rPr>
        <w:t>by the actions of others.</w:t>
      </w:r>
      <w:r w:rsidR="00212026">
        <w:rPr>
          <w:lang w:val="en-US"/>
        </w:rPr>
        <w:t xml:space="preserve"> </w:t>
      </w:r>
      <w:commentRangeEnd w:id="107"/>
      <w:r w:rsidR="009B4C7B">
        <w:rPr>
          <w:rStyle w:val="CommentReference"/>
        </w:rPr>
        <w:commentReference w:id="107"/>
      </w:r>
      <w:r w:rsidR="001D4996">
        <w:rPr>
          <w:lang w:val="en-US"/>
        </w:rPr>
        <w:t>Thus allowing for a deeper understanding of how the story progressed</w:t>
      </w:r>
      <w:r w:rsidR="008250DF">
        <w:rPr>
          <w:lang w:val="en-US"/>
        </w:rPr>
        <w:t xml:space="preserve"> by using a provenance graph representing the data gathered during the game session.</w:t>
      </w:r>
      <w:r w:rsidR="009A0AC6">
        <w:rPr>
          <w:lang w:val="en-US"/>
        </w:rPr>
        <w:t xml:space="preserve"> </w:t>
      </w:r>
    </w:p>
    <w:p w14:paraId="5B9E0D9E" w14:textId="77777777"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14:paraId="597D3EBD" w14:textId="77777777"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14:paraId="34DCB86B" w14:textId="77777777" w:rsidR="00E10C79" w:rsidRPr="00590D59" w:rsidRDefault="00E10C79" w:rsidP="004A02BE">
      <w:pPr>
        <w:pStyle w:val="Heading2"/>
        <w:numPr>
          <w:ilvl w:val="0"/>
          <w:numId w:val="0"/>
        </w:numPr>
        <w:ind w:left="576"/>
        <w:rPr>
          <w:lang w:val="en-US"/>
        </w:rPr>
      </w:pPr>
      <w:commentRangeStart w:id="108"/>
      <w:r w:rsidRPr="00590D59">
        <w:rPr>
          <w:lang w:val="en-US"/>
        </w:rPr>
        <w:lastRenderedPageBreak/>
        <w:t>References</w:t>
      </w:r>
      <w:commentRangeEnd w:id="108"/>
      <w:r w:rsidR="00C81E4B">
        <w:rPr>
          <w:rStyle w:val="CommentReference"/>
          <w:rFonts w:eastAsiaTheme="minorHAnsi" w:cstheme="minorBidi"/>
          <w:b w:val="0"/>
          <w:bCs w:val="0"/>
          <w:caps w:val="0"/>
        </w:rPr>
        <w:commentReference w:id="108"/>
      </w:r>
    </w:p>
    <w:commentRangeStart w:id="110"/>
    <w:commentRangeStart w:id="111"/>
    <w:p w14:paraId="129BBFF5" w14:textId="77777777" w:rsidR="001460D8" w:rsidRPr="001460D8" w:rsidRDefault="00884B7F" w:rsidP="001460D8">
      <w:pPr>
        <w:pStyle w:val="Bibliography"/>
        <w:rPr>
          <w:rFonts w:cs="Times New Roman"/>
          <w:lang w:val="en-US"/>
        </w:rPr>
      </w:pPr>
      <w:r w:rsidRPr="00590D59">
        <w:rPr>
          <w:lang w:val="en-US"/>
        </w:rPr>
        <w:fldChar w:fldCharType="begin"/>
      </w:r>
      <w:r w:rsidR="001460D8">
        <w:rPr>
          <w:lang w:val="en-US"/>
        </w:rPr>
        <w:instrText xml:space="preserve"> ADDIN ZOTERO_BIBL {"custom":[]} CSL_BIBLIOGRAPHY </w:instrText>
      </w:r>
      <w:r w:rsidRPr="00590D59">
        <w:rPr>
          <w:lang w:val="en-US"/>
        </w:rPr>
        <w:fldChar w:fldCharType="separate"/>
      </w:r>
      <w:r w:rsidR="001460D8" w:rsidRPr="001460D8">
        <w:rPr>
          <w:rFonts w:cs="Times New Roman"/>
          <w:lang w:val="en-US"/>
        </w:rPr>
        <w:t xml:space="preserve">AMBINDER, Mike. </w:t>
      </w:r>
      <w:r w:rsidR="001460D8" w:rsidRPr="001460D8">
        <w:rPr>
          <w:rFonts w:cs="Times New Roman"/>
          <w:i/>
          <w:iCs/>
          <w:lang w:val="en-US"/>
        </w:rPr>
        <w:t>Valve’s approach to playtesting: The application of empiricism.</w:t>
      </w:r>
      <w:r w:rsidR="001460D8" w:rsidRPr="001460D8">
        <w:rPr>
          <w:rFonts w:cs="Times New Roman"/>
          <w:lang w:val="en-US"/>
        </w:rPr>
        <w:t xml:space="preserve"> . Game Developer Conference: [s.n.]. , 2009</w:t>
      </w:r>
    </w:p>
    <w:p w14:paraId="7C1FE0BC" w14:textId="77777777" w:rsidR="001460D8" w:rsidRPr="001460D8" w:rsidRDefault="001460D8" w:rsidP="001460D8">
      <w:pPr>
        <w:pStyle w:val="Bibliography"/>
        <w:rPr>
          <w:rFonts w:cs="Times New Roman"/>
          <w:lang w:val="en-US"/>
        </w:rPr>
      </w:pPr>
      <w:r w:rsidRPr="001460D8">
        <w:rPr>
          <w:rFonts w:cs="Times New Roman"/>
          <w:lang w:val="en-US"/>
        </w:rPr>
        <w:t xml:space="preserve">ANDERSEN, Erik </w:t>
      </w:r>
      <w:r w:rsidRPr="001460D8">
        <w:rPr>
          <w:rFonts w:cs="Times New Roman"/>
          <w:i/>
          <w:iCs/>
          <w:lang w:val="en-US"/>
        </w:rPr>
        <w:t>et al.</w:t>
      </w:r>
      <w:r w:rsidRPr="001460D8">
        <w:rPr>
          <w:rFonts w:cs="Times New Roman"/>
          <w:lang w:val="en-US"/>
        </w:rPr>
        <w:t xml:space="preserve"> Gameplay analysis through state projection. </w:t>
      </w:r>
      <w:r w:rsidRPr="001460D8">
        <w:rPr>
          <w:rFonts w:cs="Times New Roman"/>
          <w:i/>
          <w:iCs/>
          <w:lang w:val="en-US"/>
        </w:rPr>
        <w:t>Proceedings of the 5th International Conference on the Foundations of Digital Games</w:t>
      </w:r>
      <w:r w:rsidRPr="001460D8">
        <w:rPr>
          <w:rFonts w:cs="Times New Roman"/>
          <w:lang w:val="en-US"/>
        </w:rPr>
        <w:t>, FDG  ’10. p. 1–8, 2010. Accessed: 14 set. 2012.</w:t>
      </w:r>
    </w:p>
    <w:p w14:paraId="6DFD781E" w14:textId="77777777" w:rsidR="001460D8" w:rsidRPr="001460D8" w:rsidRDefault="001460D8" w:rsidP="001460D8">
      <w:pPr>
        <w:pStyle w:val="Bibliography"/>
        <w:rPr>
          <w:rFonts w:cs="Times New Roman"/>
        </w:rPr>
      </w:pPr>
      <w:r w:rsidRPr="001460D8">
        <w:rPr>
          <w:rFonts w:cs="Times New Roman"/>
          <w:lang w:val="en-US"/>
        </w:rPr>
        <w:t xml:space="preserve">COX, Trevor; COX, Michael. </w:t>
      </w:r>
      <w:r w:rsidRPr="001460D8">
        <w:rPr>
          <w:rFonts w:cs="Times New Roman"/>
          <w:i/>
          <w:iCs/>
          <w:lang w:val="en-US"/>
        </w:rPr>
        <w:t>Multidimensional Scaling, Second Edition</w:t>
      </w:r>
      <w:r w:rsidRPr="001460D8">
        <w:rPr>
          <w:rFonts w:cs="Times New Roman"/>
          <w:lang w:val="en-US"/>
        </w:rPr>
        <w:t xml:space="preserve">. </w:t>
      </w:r>
      <w:r w:rsidRPr="001460D8">
        <w:rPr>
          <w:rFonts w:cs="Times New Roman"/>
        </w:rPr>
        <w:t xml:space="preserve">United Kingdom: CRC Press, 2010. </w:t>
      </w:r>
    </w:p>
    <w:p w14:paraId="2FF5FF6D" w14:textId="77777777" w:rsidR="001460D8" w:rsidRPr="001460D8" w:rsidRDefault="001460D8" w:rsidP="001460D8">
      <w:pPr>
        <w:pStyle w:val="Bibliography"/>
        <w:rPr>
          <w:rFonts w:cs="Times New Roman"/>
          <w:lang w:val="en-US"/>
        </w:rPr>
      </w:pPr>
      <w:r w:rsidRPr="001460D8">
        <w:rPr>
          <w:rFonts w:cs="Times New Roman"/>
          <w:lang w:val="en-US"/>
        </w:rPr>
        <w:t xml:space="preserve">DEROSA, Phillip. </w:t>
      </w:r>
      <w:r w:rsidRPr="001460D8">
        <w:rPr>
          <w:rFonts w:cs="Times New Roman"/>
          <w:i/>
          <w:iCs/>
          <w:lang w:val="en-US"/>
        </w:rPr>
        <w:t>Tracking Player Feedback To Improve Game Design</w:t>
      </w:r>
      <w:r w:rsidRPr="001460D8">
        <w:rPr>
          <w:rFonts w:cs="Times New Roman"/>
          <w:lang w:val="en-US"/>
        </w:rPr>
        <w:t xml:space="preserve">. Gamasutra. Available: &lt;http://www.gamasutra.com/view/feature/129969/tracking_player_feedback_to_.php&gt;. Accessed: 28 jun. 2013. </w:t>
      </w:r>
    </w:p>
    <w:p w14:paraId="0B54BB10" w14:textId="77777777" w:rsidR="001460D8" w:rsidRPr="001460D8" w:rsidRDefault="001460D8" w:rsidP="001460D8">
      <w:pPr>
        <w:pStyle w:val="Bibliography"/>
        <w:rPr>
          <w:rFonts w:cs="Times New Roman"/>
          <w:lang w:val="en-US"/>
        </w:rPr>
      </w:pPr>
      <w:r w:rsidRPr="001460D8">
        <w:rPr>
          <w:rFonts w:cs="Times New Roman"/>
          <w:lang w:val="en-US"/>
        </w:rPr>
        <w:t xml:space="preserve">DIXIT, Priyesh; YOUNGBLOOD, Michael. </w:t>
      </w:r>
      <w:r w:rsidRPr="001460D8">
        <w:rPr>
          <w:rFonts w:cs="Times New Roman"/>
          <w:i/>
          <w:iCs/>
          <w:lang w:val="en-US"/>
        </w:rPr>
        <w:t>Understanding playtest data through visual data mining in interactive 3D environments.</w:t>
      </w:r>
      <w:r w:rsidRPr="001460D8">
        <w:rPr>
          <w:rFonts w:cs="Times New Roman"/>
          <w:lang w:val="en-US"/>
        </w:rPr>
        <w:t xml:space="preserve"> . [S.l.]: The University of North Carolina at Charlotte, 2008.</w:t>
      </w:r>
    </w:p>
    <w:p w14:paraId="4C990CB5" w14:textId="77777777" w:rsidR="001460D8" w:rsidRPr="001460D8" w:rsidRDefault="001460D8" w:rsidP="001460D8">
      <w:pPr>
        <w:pStyle w:val="Bibliography"/>
        <w:rPr>
          <w:rFonts w:cs="Times New Roman"/>
          <w:lang w:val="en-US"/>
        </w:rPr>
      </w:pPr>
      <w:r w:rsidRPr="001460D8">
        <w:rPr>
          <w:rFonts w:cs="Times New Roman"/>
          <w:lang w:val="en-US"/>
        </w:rPr>
        <w:t xml:space="preserve">FULLERTON, Tracy; SWAIN, Christopher. </w:t>
      </w:r>
      <w:r w:rsidRPr="001460D8">
        <w:rPr>
          <w:rFonts w:cs="Times New Roman"/>
          <w:i/>
          <w:iCs/>
          <w:lang w:val="en-US"/>
        </w:rPr>
        <w:t>Game Design Workshop: A playcentric approach to creating innovative games</w:t>
      </w:r>
      <w:r w:rsidRPr="001460D8">
        <w:rPr>
          <w:rFonts w:cs="Times New Roman"/>
          <w:lang w:val="en-US"/>
        </w:rPr>
        <w:t xml:space="preserve">. Amsterdam: Morgan Kaufmann/Elsevier, 2008. </w:t>
      </w:r>
    </w:p>
    <w:p w14:paraId="268968ED" w14:textId="77777777" w:rsidR="001460D8" w:rsidRPr="001460D8" w:rsidRDefault="001460D8" w:rsidP="001460D8">
      <w:pPr>
        <w:pStyle w:val="Bibliography"/>
        <w:rPr>
          <w:rFonts w:cs="Times New Roman"/>
          <w:lang w:val="en-US"/>
        </w:rPr>
      </w:pPr>
      <w:r w:rsidRPr="001460D8">
        <w:rPr>
          <w:rFonts w:cs="Times New Roman"/>
          <w:lang w:val="en-US"/>
        </w:rPr>
        <w:t xml:space="preserve">HOOBLER, Nate; HUMPHREYS, Greg; AGRAWALA, Maneesh. Visualizing Competitive Behaviors in Multi-User Virtual Environments. VIS  ’04, 2004, Washington, DC, USA. </w:t>
      </w:r>
      <w:r w:rsidRPr="001460D8">
        <w:rPr>
          <w:rFonts w:cs="Times New Roman"/>
          <w:i/>
          <w:iCs/>
          <w:lang w:val="en-US"/>
        </w:rPr>
        <w:t>Anais</w:t>
      </w:r>
      <w:r w:rsidRPr="001460D8">
        <w:rPr>
          <w:rFonts w:cs="Times New Roman"/>
          <w:lang w:val="en-US"/>
        </w:rPr>
        <w:t xml:space="preserve">... Washington, DC, USA: IEEE Computer Society, 2004. p. 163–170. Available: &lt;http://dx.doi.org/10.1109/VISUAL.2004.120&gt;. Accessed: 28 jun. 2013. </w:t>
      </w:r>
    </w:p>
    <w:p w14:paraId="008B1887" w14:textId="77777777" w:rsidR="001460D8" w:rsidRPr="001460D8" w:rsidRDefault="001460D8" w:rsidP="001460D8">
      <w:pPr>
        <w:pStyle w:val="Bibliography"/>
        <w:rPr>
          <w:rFonts w:cs="Times New Roman"/>
          <w:lang w:val="en-US"/>
        </w:rPr>
      </w:pPr>
      <w:r w:rsidRPr="001460D8">
        <w:rPr>
          <w:rFonts w:cs="Times New Roman"/>
          <w:lang w:val="en-US"/>
        </w:rPr>
        <w:t xml:space="preserve">JOSLIN, Simon; BROWN, Ross; DRENNAN, Penny. The gameplay visualization manifesto: a framework for logging and visualization of online gameplay data. </w:t>
      </w:r>
      <w:r w:rsidRPr="001460D8">
        <w:rPr>
          <w:rFonts w:cs="Times New Roman"/>
          <w:i/>
          <w:iCs/>
          <w:lang w:val="en-US"/>
        </w:rPr>
        <w:t>Comput. Entertain.</w:t>
      </w:r>
      <w:r w:rsidRPr="001460D8">
        <w:rPr>
          <w:rFonts w:cs="Times New Roman"/>
          <w:lang w:val="en-US"/>
        </w:rPr>
        <w:t>, v. 5, n. 3, jul. 2007. Available: &lt;http://doi.acm.org/10.1145/1316511.1316517&gt;. Accessed: 27 jun. 2013.</w:t>
      </w:r>
    </w:p>
    <w:p w14:paraId="7338B102" w14:textId="77777777" w:rsidR="001460D8" w:rsidRPr="001460D8" w:rsidRDefault="001460D8" w:rsidP="001460D8">
      <w:pPr>
        <w:pStyle w:val="Bibliography"/>
        <w:rPr>
          <w:rFonts w:cs="Times New Roman"/>
          <w:lang w:val="en-US"/>
        </w:rPr>
      </w:pPr>
      <w:r w:rsidRPr="001460D8">
        <w:rPr>
          <w:rFonts w:cs="Times New Roman"/>
          <w:lang w:val="en-US"/>
        </w:rPr>
        <w:t xml:space="preserve">KIM, Jun H. </w:t>
      </w:r>
      <w:r w:rsidRPr="001460D8">
        <w:rPr>
          <w:rFonts w:cs="Times New Roman"/>
          <w:i/>
          <w:iCs/>
          <w:lang w:val="en-US"/>
        </w:rPr>
        <w:t>et al.</w:t>
      </w:r>
      <w:r w:rsidRPr="001460D8">
        <w:rPr>
          <w:rFonts w:cs="Times New Roman"/>
          <w:lang w:val="en-US"/>
        </w:rPr>
        <w:t xml:space="preserve"> Tracking real-time user experience (TRUE): a comprehensive instrumentation solution for complex systems. </w:t>
      </w:r>
      <w:r w:rsidRPr="001460D8">
        <w:rPr>
          <w:rFonts w:cs="Times New Roman"/>
          <w:i/>
          <w:iCs/>
          <w:lang w:val="en-US"/>
        </w:rPr>
        <w:t>Proceedings of the SIGCHI Conference on Human Factors in Computing Systems</w:t>
      </w:r>
      <w:r w:rsidRPr="001460D8">
        <w:rPr>
          <w:rFonts w:cs="Times New Roman"/>
          <w:lang w:val="en-US"/>
        </w:rPr>
        <w:t>, CHI  ’08. p. 443–452, 2008. Accessed: 26 jun. 2013.</w:t>
      </w:r>
    </w:p>
    <w:p w14:paraId="60EB7BE2" w14:textId="77777777" w:rsidR="001460D8" w:rsidRPr="001460D8" w:rsidRDefault="001460D8" w:rsidP="001460D8">
      <w:pPr>
        <w:pStyle w:val="Bibliography"/>
        <w:rPr>
          <w:rFonts w:cs="Times New Roman"/>
          <w:lang w:val="en-US"/>
        </w:rPr>
      </w:pPr>
      <w:r w:rsidRPr="001460D8">
        <w:rPr>
          <w:rFonts w:cs="Times New Roman"/>
          <w:lang w:val="en-US"/>
        </w:rPr>
        <w:t xml:space="preserve">LIU, Yun-En </w:t>
      </w:r>
      <w:r w:rsidRPr="001460D8">
        <w:rPr>
          <w:rFonts w:cs="Times New Roman"/>
          <w:i/>
          <w:iCs/>
          <w:lang w:val="en-US"/>
        </w:rPr>
        <w:t>et al.</w:t>
      </w:r>
      <w:r w:rsidRPr="001460D8">
        <w:rPr>
          <w:rFonts w:cs="Times New Roman"/>
          <w:lang w:val="en-US"/>
        </w:rPr>
        <w:t xml:space="preserve"> Feature-based projections for effective playtrace analysis. </w:t>
      </w:r>
      <w:r w:rsidRPr="001460D8">
        <w:rPr>
          <w:rFonts w:cs="Times New Roman"/>
          <w:i/>
          <w:iCs/>
          <w:lang w:val="en-US"/>
        </w:rPr>
        <w:t>Proceedings of the 6th International Conference on Foundations of Digital Games</w:t>
      </w:r>
      <w:r w:rsidRPr="001460D8">
        <w:rPr>
          <w:rFonts w:cs="Times New Roman"/>
          <w:lang w:val="en-US"/>
        </w:rPr>
        <w:t>, FDG  ’11. p. 69–76, 2011. Accessed: 24 jun. 2013.</w:t>
      </w:r>
    </w:p>
    <w:p w14:paraId="44FC7088" w14:textId="77777777" w:rsidR="001460D8" w:rsidRPr="001460D8" w:rsidRDefault="001460D8" w:rsidP="001460D8">
      <w:pPr>
        <w:pStyle w:val="Bibliography"/>
        <w:rPr>
          <w:rFonts w:cs="Times New Roman"/>
          <w:lang w:val="en-US"/>
        </w:rPr>
      </w:pPr>
      <w:r w:rsidRPr="001460D8">
        <w:rPr>
          <w:rFonts w:cs="Times New Roman"/>
          <w:lang w:val="en-US"/>
        </w:rPr>
        <w:t xml:space="preserve">ROMERO, Ramon. </w:t>
      </w:r>
      <w:r w:rsidRPr="001460D8">
        <w:rPr>
          <w:rFonts w:cs="Times New Roman"/>
          <w:i/>
          <w:iCs/>
          <w:lang w:val="en-US"/>
        </w:rPr>
        <w:t>Tracking attitudes and behviors to improve games</w:t>
      </w:r>
      <w:r w:rsidRPr="001460D8">
        <w:rPr>
          <w:rFonts w:cs="Times New Roman"/>
          <w:lang w:val="en-US"/>
        </w:rPr>
        <w:t>. . Game Developer Conference: [s.n.]. , 2008</w:t>
      </w:r>
    </w:p>
    <w:p w14:paraId="2375ECAC" w14:textId="77777777" w:rsidR="001460D8" w:rsidRPr="001460D8" w:rsidRDefault="001460D8" w:rsidP="001460D8">
      <w:pPr>
        <w:pStyle w:val="Bibliography"/>
        <w:rPr>
          <w:rFonts w:cs="Times New Roman"/>
          <w:lang w:val="en-US"/>
        </w:rPr>
      </w:pPr>
      <w:r w:rsidRPr="001460D8">
        <w:rPr>
          <w:rFonts w:cs="Times New Roman"/>
          <w:lang w:val="en-US"/>
        </w:rPr>
        <w:t xml:space="preserve">THOMPSON, Clive. </w:t>
      </w:r>
      <w:r w:rsidRPr="001460D8">
        <w:rPr>
          <w:rFonts w:cs="Times New Roman"/>
          <w:i/>
          <w:iCs/>
          <w:lang w:val="en-US"/>
        </w:rPr>
        <w:t>Halo 3: How Microsoft Labs Invented a New Science of Play</w:t>
      </w:r>
      <w:r w:rsidRPr="001460D8">
        <w:rPr>
          <w:rFonts w:cs="Times New Roman"/>
          <w:lang w:val="en-US"/>
        </w:rPr>
        <w:t xml:space="preserve">. [S.l: s.n.], 2007. Available: &lt;http://www.wired.com/gaming/virtualworlds/magazine/15-09/ff_halo&gt;. </w:t>
      </w:r>
    </w:p>
    <w:p w14:paraId="7E053F19" w14:textId="77777777" w:rsidR="001460D8" w:rsidRPr="001460D8" w:rsidRDefault="001460D8" w:rsidP="001460D8">
      <w:pPr>
        <w:pStyle w:val="Bibliography"/>
        <w:rPr>
          <w:rFonts w:cs="Times New Roman"/>
          <w:lang w:val="en-US"/>
        </w:rPr>
      </w:pPr>
      <w:r w:rsidRPr="001460D8">
        <w:rPr>
          <w:rFonts w:cs="Times New Roman"/>
          <w:lang w:val="en-US"/>
        </w:rPr>
        <w:lastRenderedPageBreak/>
        <w:t xml:space="preserve">WALLNER, Günter. Play-Graph: A Methodology and Visualization Approach for the Analysis of Gameplay Data. </w:t>
      </w:r>
      <w:r w:rsidRPr="001460D8">
        <w:rPr>
          <w:rFonts w:cs="Times New Roman"/>
          <w:i/>
          <w:iCs/>
          <w:lang w:val="en-US"/>
        </w:rPr>
        <w:t>Proceedings of the 8th International Conference on the Foundations of Digital Games</w:t>
      </w:r>
      <w:r w:rsidRPr="001460D8">
        <w:rPr>
          <w:rFonts w:cs="Times New Roman"/>
          <w:lang w:val="en-US"/>
        </w:rPr>
        <w:t>, FDG  ’13. p. 253–260, 2013.</w:t>
      </w:r>
    </w:p>
    <w:p w14:paraId="2A52A043" w14:textId="77777777" w:rsidR="001460D8" w:rsidRPr="001460D8" w:rsidRDefault="001460D8" w:rsidP="001460D8">
      <w:pPr>
        <w:pStyle w:val="Bibliography"/>
        <w:rPr>
          <w:rFonts w:cs="Times New Roman"/>
          <w:lang w:val="en-US"/>
        </w:rPr>
      </w:pPr>
      <w:r w:rsidRPr="001460D8">
        <w:rPr>
          <w:rFonts w:cs="Times New Roman"/>
          <w:lang w:val="en-US"/>
        </w:rPr>
        <w:t xml:space="preserve">WALLNER, Günter; KRIGLSTEIN, Simone. A spatiotemporal visualization approach for the analysis of gameplay data. </w:t>
      </w:r>
      <w:r w:rsidRPr="001460D8">
        <w:rPr>
          <w:rFonts w:cs="Times New Roman"/>
          <w:i/>
          <w:iCs/>
          <w:lang w:val="en-US"/>
        </w:rPr>
        <w:t>Proceedings of the SIGCHI Conference on Human Factors in Computing Systems</w:t>
      </w:r>
      <w:r w:rsidRPr="001460D8">
        <w:rPr>
          <w:rFonts w:cs="Times New Roman"/>
          <w:lang w:val="en-US"/>
        </w:rPr>
        <w:t>, CHI  ’12. p. 1115–1124, 2012. Accessed: 24 jun. 2013.</w:t>
      </w:r>
    </w:p>
    <w:p w14:paraId="3EDAFFAF" w14:textId="77777777" w:rsidR="001460D8" w:rsidRPr="001460D8" w:rsidRDefault="001460D8" w:rsidP="001460D8">
      <w:pPr>
        <w:pStyle w:val="Bibliography"/>
        <w:rPr>
          <w:rFonts w:cs="Times New Roman"/>
        </w:rPr>
      </w:pPr>
      <w:r w:rsidRPr="001460D8">
        <w:rPr>
          <w:rFonts w:cs="Times New Roman"/>
          <w:lang w:val="en-US"/>
        </w:rPr>
        <w:t xml:space="preserve">ZOELLER, Georg. </w:t>
      </w:r>
      <w:r w:rsidRPr="001460D8">
        <w:rPr>
          <w:rFonts w:cs="Times New Roman"/>
          <w:i/>
          <w:iCs/>
          <w:lang w:val="en-US"/>
        </w:rPr>
        <w:t>Development telemetry in video games projects</w:t>
      </w:r>
      <w:r w:rsidRPr="001460D8">
        <w:rPr>
          <w:rFonts w:cs="Times New Roman"/>
          <w:lang w:val="en-US"/>
        </w:rPr>
        <w:t xml:space="preserve">. Available: &lt;http://gdc.gulbsoft.org/talk&gt;. </w:t>
      </w:r>
      <w:r w:rsidRPr="001460D8">
        <w:rPr>
          <w:rFonts w:cs="Times New Roman"/>
        </w:rPr>
        <w:t xml:space="preserve">Accessed: 28 jun. 2013. </w:t>
      </w:r>
    </w:p>
    <w:p w14:paraId="728FB224" w14:textId="77777777" w:rsidR="00E10C79" w:rsidRPr="00590D59" w:rsidRDefault="00884B7F" w:rsidP="00E10C79">
      <w:pPr>
        <w:rPr>
          <w:lang w:val="en-US"/>
        </w:rPr>
      </w:pPr>
      <w:r w:rsidRPr="00590D59">
        <w:rPr>
          <w:lang w:val="en-US"/>
        </w:rPr>
        <w:fldChar w:fldCharType="end"/>
      </w:r>
      <w:commentRangeEnd w:id="110"/>
      <w:r w:rsidR="001460D8">
        <w:rPr>
          <w:rStyle w:val="CommentReference"/>
        </w:rPr>
        <w:commentReference w:id="110"/>
      </w:r>
      <w:commentRangeEnd w:id="111"/>
      <w:r w:rsidR="00C81E4B">
        <w:rPr>
          <w:rStyle w:val="CommentReference"/>
        </w:rPr>
        <w:commentReference w:id="111"/>
      </w:r>
    </w:p>
    <w:p w14:paraId="0DB1F98E" w14:textId="77777777" w:rsidR="00984BDE" w:rsidRPr="00590D59" w:rsidRDefault="00984BDE" w:rsidP="00984BDE">
      <w:pPr>
        <w:spacing w:after="200" w:line="276" w:lineRule="auto"/>
        <w:ind w:firstLine="0"/>
        <w:jc w:val="left"/>
        <w:rPr>
          <w:lang w:val="en-US"/>
        </w:rPr>
      </w:pPr>
    </w:p>
    <w:p w14:paraId="7FBF7467" w14:textId="77777777"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eonardo Gresta Paulino Murta" w:date="2013-07-03T09:20:00Z" w:initials="LG">
    <w:p w14:paraId="5A17FAA8" w14:textId="77777777" w:rsidR="00FD6BC6" w:rsidRDefault="00FD6BC6">
      <w:pPr>
        <w:pStyle w:val="CommentText"/>
      </w:pPr>
      <w:r>
        <w:rPr>
          <w:rStyle w:val="CommentReference"/>
        </w:rPr>
        <w:annotationRef/>
      </w:r>
      <w:r>
        <w:t>O leitor já sabe o que é isso? Vai estar claro no Cap. 1?</w:t>
      </w:r>
    </w:p>
  </w:comment>
  <w:comment w:id="2" w:author="Leonardo Gresta Paulino Murta" w:date="2013-07-03T09:20:00Z" w:initials="LG">
    <w:p w14:paraId="64F7D7D2" w14:textId="77777777" w:rsidR="00FD6BC6" w:rsidRDefault="00FD6BC6">
      <w:pPr>
        <w:pStyle w:val="CommentText"/>
      </w:pPr>
      <w:r>
        <w:rPr>
          <w:rStyle w:val="CommentReference"/>
        </w:rPr>
        <w:annotationRef/>
      </w:r>
      <w:r>
        <w:t>Ref?</w:t>
      </w:r>
    </w:p>
  </w:comment>
  <w:comment w:id="8" w:author="Leonardo Gresta Paulino Murta" w:date="2013-07-03T09:21:00Z" w:initials="LG">
    <w:p w14:paraId="131F767F" w14:textId="77777777" w:rsidR="00FD6BC6" w:rsidRDefault="00FD6BC6">
      <w:pPr>
        <w:pStyle w:val="CommentText"/>
      </w:pPr>
      <w:r>
        <w:rPr>
          <w:rStyle w:val="CommentReference"/>
        </w:rPr>
        <w:annotationRef/>
      </w:r>
      <w:r>
        <w:t>Sempre começa com verbo e aqui inverteu.</w:t>
      </w:r>
    </w:p>
  </w:comment>
  <w:comment w:id="15" w:author="Leonardo Gresta Paulino Murta" w:date="2013-07-03T09:23:00Z" w:initials="LG">
    <w:p w14:paraId="5AA8F844" w14:textId="4AA0B9C3" w:rsidR="00FD6BC6" w:rsidRDefault="00FD6BC6">
      <w:pPr>
        <w:pStyle w:val="CommentText"/>
      </w:pPr>
      <w:r>
        <w:rPr>
          <w:rStyle w:val="CommentReference"/>
        </w:rPr>
        <w:annotationRef/>
      </w:r>
      <w:r>
        <w:t>Ref? O “the” no início mostra que vc está falando sobre algo específico.</w:t>
      </w:r>
    </w:p>
  </w:comment>
  <w:comment w:id="14" w:author="Leonardo Gresta Paulino Murta" w:date="2013-07-03T09:23:00Z" w:initials="LG">
    <w:p w14:paraId="2D4838FC" w14:textId="25ADCD17" w:rsidR="00FD6BC6" w:rsidRDefault="00FD6BC6">
      <w:pPr>
        <w:pStyle w:val="CommentText"/>
      </w:pPr>
      <w:r>
        <w:rPr>
          <w:rStyle w:val="CommentReference"/>
        </w:rPr>
        <w:annotationRef/>
      </w:r>
      <w:r>
        <w:t>Ref?</w:t>
      </w:r>
    </w:p>
  </w:comment>
  <w:comment w:id="16" w:author="Leonardo Gresta Paulino Murta" w:date="2013-07-03T09:23:00Z" w:initials="LG">
    <w:p w14:paraId="17A1C246" w14:textId="6E7C9B20" w:rsidR="00FD6BC6" w:rsidRDefault="00FD6BC6">
      <w:pPr>
        <w:pStyle w:val="CommentText"/>
      </w:pPr>
      <w:r>
        <w:rPr>
          <w:rStyle w:val="CommentReference"/>
        </w:rPr>
        <w:annotationRef/>
      </w:r>
      <w:r>
        <w:t>Ref para quem afirma isso ou várias refs para embasar isso.</w:t>
      </w:r>
    </w:p>
  </w:comment>
  <w:comment w:id="17" w:author="Leonardo Gresta Paulino Murta" w:date="2013-07-03T09:23:00Z" w:initials="LG">
    <w:p w14:paraId="52AD377E" w14:textId="012DA985" w:rsidR="00FD6BC6" w:rsidRDefault="00FD6BC6">
      <w:pPr>
        <w:pStyle w:val="CommentText"/>
      </w:pPr>
      <w:r>
        <w:rPr>
          <w:rStyle w:val="CommentReference"/>
        </w:rPr>
        <w:annotationRef/>
      </w:r>
      <w:r>
        <w:t>Ref?</w:t>
      </w:r>
    </w:p>
  </w:comment>
  <w:comment w:id="18" w:author="Leonardo Gresta Paulino Murta" w:date="2013-07-03T09:25:00Z" w:initials="LG">
    <w:p w14:paraId="4FCD07FE" w14:textId="524FB68F" w:rsidR="00FD6BC6" w:rsidRDefault="00FD6BC6">
      <w:pPr>
        <w:pStyle w:val="CommentText"/>
      </w:pPr>
      <w:r>
        <w:rPr>
          <w:rStyle w:val="CommentReference"/>
        </w:rPr>
        <w:annotationRef/>
      </w:r>
      <w:r>
        <w:t>E o que vc quer que o leitor veja nessa figura? Lembre sempre de guiar o leitor quando vc cita uma figura. Por exemplo, o que é a área em vermelho, em amarelo e em verde?</w:t>
      </w:r>
    </w:p>
  </w:comment>
  <w:comment w:id="19" w:author="Leonardo Gresta Paulino Murta" w:date="2013-07-03T09:26:00Z" w:initials="LG">
    <w:p w14:paraId="4AF900DC" w14:textId="5057BB07" w:rsidR="00FD6BC6" w:rsidRDefault="00FD6BC6">
      <w:pPr>
        <w:pStyle w:val="CommentText"/>
      </w:pPr>
      <w:r>
        <w:rPr>
          <w:rStyle w:val="CommentReference"/>
        </w:rPr>
        <w:annotationRef/>
      </w:r>
      <w:r>
        <w:t>Play testing é igual ou diferente de testing somente? O que seria play testing?</w:t>
      </w:r>
    </w:p>
  </w:comment>
  <w:comment w:id="20" w:author="Leonardo Gresta Paulino Murta" w:date="2013-07-03T09:28:00Z" w:initials="LG">
    <w:p w14:paraId="3F0AA9E7" w14:textId="0DEB7734" w:rsidR="00FD6BC6" w:rsidRDefault="00FD6BC6">
      <w:pPr>
        <w:pStyle w:val="CommentText"/>
      </w:pPr>
      <w:r>
        <w:rPr>
          <w:rStyle w:val="CommentReference"/>
        </w:rPr>
        <w:annotationRef/>
      </w:r>
      <w:r>
        <w:t>O que é isso? É uma palavra só mesmo? O que significa? Cuidado para não usar desnecessariamente palavras muito dependentes do domínio pois seu texto pode ficar ilegível para quem não conhece esse domínio. Na banca deve ter o Daniel, que pelo que sei não conhece de jogos.</w:t>
      </w:r>
    </w:p>
  </w:comment>
  <w:comment w:id="22" w:author="Leonardo Gresta Paulino Murta" w:date="2013-07-03T09:29:00Z" w:initials="LG">
    <w:p w14:paraId="15433ECA" w14:textId="68916F83" w:rsidR="00FD6BC6" w:rsidRDefault="00FD6BC6">
      <w:pPr>
        <w:pStyle w:val="CommentText"/>
      </w:pPr>
      <w:r>
        <w:rPr>
          <w:rStyle w:val="CommentReference"/>
        </w:rPr>
        <w:annotationRef/>
      </w:r>
      <w:r>
        <w:t>Mas o título do capítulo é “game flow analysis”. Essas abordagens não deveriam ser de game flow analysis? Data logging and visualization não seriam técnicas usadas por abordagens de game flow analysis?</w:t>
      </w:r>
    </w:p>
  </w:comment>
  <w:comment w:id="23" w:author="Leonardo Gresta Paulino Murta" w:date="2013-07-03T09:30:00Z" w:initials="LG">
    <w:p w14:paraId="5A8E0D85" w14:textId="76E7C721" w:rsidR="00FD6BC6" w:rsidRDefault="00FD6BC6">
      <w:pPr>
        <w:pStyle w:val="CommentText"/>
      </w:pPr>
      <w:r>
        <w:rPr>
          <w:rStyle w:val="CommentReference"/>
        </w:rPr>
        <w:annotationRef/>
      </w:r>
      <w:r>
        <w:t>E o que é isso? Ref?</w:t>
      </w:r>
    </w:p>
  </w:comment>
  <w:comment w:id="24" w:author="Leonardo Gresta Paulino Murta" w:date="2013-07-03T09:31:00Z" w:initials="LG">
    <w:p w14:paraId="78FE3A27" w14:textId="4258009D" w:rsidR="00FD6BC6" w:rsidRDefault="00FD6BC6">
      <w:pPr>
        <w:pStyle w:val="CommentText"/>
      </w:pPr>
      <w:r>
        <w:rPr>
          <w:rStyle w:val="CommentReference"/>
        </w:rPr>
        <w:annotationRef/>
      </w:r>
      <w:r>
        <w:t>Essa explicação está confusa.</w:t>
      </w:r>
    </w:p>
  </w:comment>
  <w:comment w:id="26" w:author="Leonardo Gresta Paulino Murta" w:date="2013-07-03T09:32:00Z" w:initials="LG">
    <w:p w14:paraId="451C6C7D" w14:textId="538E0B8B" w:rsidR="00FD6BC6" w:rsidRDefault="00FD6BC6">
      <w:pPr>
        <w:pStyle w:val="CommentText"/>
      </w:pPr>
      <w:r>
        <w:rPr>
          <w:rStyle w:val="CommentReference"/>
        </w:rPr>
        <w:annotationRef/>
      </w:r>
      <w:r>
        <w:t xml:space="preserve">Acho que o leitor não fará ideia do que vc está falando. </w:t>
      </w:r>
    </w:p>
  </w:comment>
  <w:comment w:id="27" w:author="Leonardo Gresta Paulino Murta" w:date="2013-07-03T09:34:00Z" w:initials="LG">
    <w:p w14:paraId="5B58D7E6" w14:textId="1286FC52" w:rsidR="00FD6BC6" w:rsidRDefault="00FD6BC6">
      <w:pPr>
        <w:pStyle w:val="CommentText"/>
      </w:pPr>
      <w:r>
        <w:rPr>
          <w:rStyle w:val="CommentReference"/>
        </w:rPr>
        <w:annotationRef/>
      </w:r>
      <w:r>
        <w:t>Realmente, está muito confuso. Você está tentando explicar o processo e ao mesmo tempo a sua execução. Acho que deveria separar. Poderia falar como se dá o processo de snowballing de forma genérica, e dizer que esse processo foi executado tendo como semente o artgio X e que foram obtidos os artigos Y, Z,... ao final.</w:t>
      </w:r>
    </w:p>
  </w:comment>
  <w:comment w:id="29" w:author="Leonardo Gresta Paulino Murta" w:date="2013-07-03T09:35:00Z" w:initials="LG">
    <w:p w14:paraId="50F65BEA" w14:textId="35F3B12F" w:rsidR="00FD6BC6" w:rsidRDefault="00FD6BC6">
      <w:pPr>
        <w:pStyle w:val="CommentText"/>
      </w:pPr>
      <w:r>
        <w:rPr>
          <w:rStyle w:val="CommentReference"/>
        </w:rPr>
        <w:annotationRef/>
      </w:r>
      <w:r>
        <w:t>Você vai apresentar uma análise ou uma abordagem/ferramenta que faz análises?</w:t>
      </w:r>
    </w:p>
  </w:comment>
  <w:comment w:id="33" w:author="Leonardo Gresta Paulino Murta" w:date="2013-07-03T09:38:00Z" w:initials="LG">
    <w:p w14:paraId="0E838752" w14:textId="3F260649" w:rsidR="00FD6BC6" w:rsidRDefault="00FD6BC6">
      <w:pPr>
        <w:pStyle w:val="CommentText"/>
      </w:pPr>
      <w:r>
        <w:rPr>
          <w:rStyle w:val="CommentReference"/>
        </w:rPr>
        <w:annotationRef/>
      </w:r>
      <w:r>
        <w:t>Definição bastante recursiva. E o que seriam aspectos de imersão? Ao explicar algo, pense em uma pessoa que não conhece. A pessoa que conhece não precisa de explicação.</w:t>
      </w:r>
    </w:p>
  </w:comment>
  <w:comment w:id="34" w:author="Leonardo Gresta Paulino Murta" w:date="2013-07-03T09:38:00Z" w:initials="LG">
    <w:p w14:paraId="13CA1E81" w14:textId="6F95ECDF" w:rsidR="00FD6BC6" w:rsidRDefault="00FD6BC6">
      <w:pPr>
        <w:pStyle w:val="CommentText"/>
      </w:pPr>
      <w:r>
        <w:rPr>
          <w:rStyle w:val="CommentReference"/>
        </w:rPr>
        <w:annotationRef/>
      </w:r>
      <w:r>
        <w:t>Idem.</w:t>
      </w:r>
    </w:p>
  </w:comment>
  <w:comment w:id="35" w:author="Leonardo Gresta Paulino Murta" w:date="2013-07-03T09:41:00Z" w:initials="LG">
    <w:p w14:paraId="6D7A9239" w14:textId="6CA0D3B3" w:rsidR="00FD6BC6" w:rsidRDefault="00FD6BC6">
      <w:pPr>
        <w:pStyle w:val="CommentText"/>
      </w:pPr>
      <w:r>
        <w:rPr>
          <w:rStyle w:val="CommentReference"/>
        </w:rPr>
        <w:annotationRef/>
      </w:r>
      <w:r>
        <w:t>Essa figura de fato não me diz nada. Não sei o que se trata e não sei o significado dessas barras coloridas que aparecem na tela. Não faça assim. Sempre que colocar uma figura, guie o leitor nela. O que vc quer que eu aprenda ao ver essa figura?</w:t>
      </w:r>
    </w:p>
  </w:comment>
  <w:comment w:id="38" w:author="Leonardo Gresta Paulino Murta" w:date="2013-07-03T09:43:00Z" w:initials="LG">
    <w:p w14:paraId="128CB73A" w14:textId="0DC873B6" w:rsidR="00FD6BC6" w:rsidRDefault="00FD6BC6">
      <w:pPr>
        <w:pStyle w:val="CommentText"/>
      </w:pPr>
      <w:r>
        <w:rPr>
          <w:rStyle w:val="CommentReference"/>
        </w:rPr>
        <w:annotationRef/>
      </w:r>
      <w:r>
        <w:t>E o que devo ver nela? O que são os X e V?</w:t>
      </w:r>
    </w:p>
  </w:comment>
  <w:comment w:id="43" w:author="Leonardo Gresta Paulino Murta" w:date="2013-07-03T09:55:00Z" w:initials="LG">
    <w:p w14:paraId="404C18EA" w14:textId="7B41E18B" w:rsidR="00FD6BC6" w:rsidRDefault="00FD6BC6">
      <w:pPr>
        <w:pStyle w:val="CommentText"/>
      </w:pPr>
      <w:r>
        <w:rPr>
          <w:rStyle w:val="CommentReference"/>
        </w:rPr>
        <w:annotationRef/>
      </w:r>
      <w:r>
        <w:t>Poderia terminar cada uma dessas seções que fala de abordagens com um parágrafo discutindo as deficiências da abordagem em questão. Da forma que está, só aparece algum contraste lá na seção de considerações finais. Mas seria bom o leitor ir amadurecendo sua percepção desde já.</w:t>
      </w:r>
    </w:p>
  </w:comment>
  <w:comment w:id="45" w:author="Leonardo Gresta Paulino Murta" w:date="2013-07-03T10:06:00Z" w:initials="LG">
    <w:p w14:paraId="72172CA5" w14:textId="182D35B3" w:rsidR="00FD6BC6" w:rsidRDefault="00FD6BC6">
      <w:pPr>
        <w:pStyle w:val="CommentText"/>
      </w:pPr>
      <w:r>
        <w:rPr>
          <w:rStyle w:val="CommentReference"/>
        </w:rPr>
        <w:annotationRef/>
      </w:r>
      <w:r>
        <w:t xml:space="preserve">Achei confusa essa explicação da morte do dragão na nota de rodapé. A sequência da morte de um dragão começa depois que o player mata o dragão? Não deveria ser antes?!? </w:t>
      </w:r>
    </w:p>
  </w:comment>
  <w:comment w:id="54" w:author="Leonardo Gresta Paulino Murta" w:date="2013-07-03T09:59:00Z" w:initials="LG">
    <w:p w14:paraId="5CA80F2B" w14:textId="1907F056" w:rsidR="00FD6BC6" w:rsidRDefault="00FD6BC6">
      <w:pPr>
        <w:pStyle w:val="CommentText"/>
      </w:pPr>
      <w:r>
        <w:rPr>
          <w:rStyle w:val="CommentReference"/>
        </w:rPr>
        <w:annotationRef/>
      </w:r>
      <w:r>
        <w:t>Não entendi.</w:t>
      </w:r>
    </w:p>
  </w:comment>
  <w:comment w:id="55" w:author="Leonardo Gresta Paulino Murta" w:date="2013-07-03T10:01:00Z" w:initials="LG">
    <w:p w14:paraId="407E4114" w14:textId="6D26B04D" w:rsidR="00FD6BC6" w:rsidRDefault="00FD6BC6">
      <w:pPr>
        <w:pStyle w:val="CommentText"/>
      </w:pPr>
      <w:r>
        <w:rPr>
          <w:rStyle w:val="CommentReference"/>
        </w:rPr>
        <w:annotationRef/>
      </w:r>
      <w:r>
        <w:t>Não achei essa etapa na figura. O que seria?</w:t>
      </w:r>
    </w:p>
  </w:comment>
  <w:comment w:id="56" w:author="Leonardo Gresta Paulino Murta" w:date="2013-07-03T10:02:00Z" w:initials="LG">
    <w:p w14:paraId="315EE1CE" w14:textId="1F68A730" w:rsidR="00FD6BC6" w:rsidRDefault="00FD6BC6">
      <w:pPr>
        <w:pStyle w:val="CommentText"/>
      </w:pPr>
      <w:r>
        <w:rPr>
          <w:rStyle w:val="CommentReference"/>
        </w:rPr>
        <w:annotationRef/>
      </w:r>
      <w:r>
        <w:t>Esse vídeo é do usuário, mostrando seu rosto, seus cliques, etc. ou da tela?</w:t>
      </w:r>
    </w:p>
  </w:comment>
  <w:comment w:id="59" w:author="Leonardo Gresta Paulino Murta" w:date="2013-07-03T10:00:00Z" w:initials="LG">
    <w:p w14:paraId="284E276D" w14:textId="33F4AF63" w:rsidR="00FD6BC6" w:rsidRDefault="00FD6BC6">
      <w:pPr>
        <w:pStyle w:val="CommentText"/>
      </w:pPr>
      <w:r>
        <w:rPr>
          <w:rStyle w:val="CommentReference"/>
        </w:rPr>
        <w:annotationRef/>
      </w:r>
      <w:r>
        <w:t>Citação direta!</w:t>
      </w:r>
    </w:p>
  </w:comment>
  <w:comment w:id="60" w:author="Leonardo Gresta Paulino Murta" w:date="2013-07-03T10:11:00Z" w:initials="LG">
    <w:p w14:paraId="2E613745" w14:textId="559B1138" w:rsidR="00FD6BC6" w:rsidRDefault="00FD6BC6">
      <w:pPr>
        <w:pStyle w:val="CommentText"/>
      </w:pPr>
      <w:r>
        <w:rPr>
          <w:rStyle w:val="CommentReference"/>
        </w:rPr>
        <w:annotationRef/>
      </w:r>
      <w:r>
        <w:t>Confesso que não entendi essa sequência. Um exemplo em cada passo pode ajudar.</w:t>
      </w:r>
    </w:p>
  </w:comment>
  <w:comment w:id="61" w:author="Leonardo Gresta Paulino Murta" w:date="2013-07-03T10:09:00Z" w:initials="LG">
    <w:p w14:paraId="5888CA2B" w14:textId="5C5BD276" w:rsidR="00FD6BC6" w:rsidRDefault="00FD6BC6">
      <w:pPr>
        <w:pStyle w:val="CommentText"/>
      </w:pPr>
      <w:r>
        <w:rPr>
          <w:rStyle w:val="CommentReference"/>
        </w:rPr>
        <w:annotationRef/>
      </w:r>
      <w:r>
        <w:t>Se não me engano não se usa maiúscula depois de dois pontos. Confira isso em uma gramática.</w:t>
      </w:r>
    </w:p>
  </w:comment>
  <w:comment w:id="62" w:author="Leonardo Gresta Paulino Murta" w:date="2013-07-03T10:09:00Z" w:initials="LG">
    <w:p w14:paraId="5C66333C" w14:textId="0DAFD37D" w:rsidR="00FD6BC6" w:rsidRDefault="00FD6BC6">
      <w:pPr>
        <w:pStyle w:val="CommentText"/>
      </w:pPr>
      <w:r>
        <w:rPr>
          <w:rStyle w:val="CommentReference"/>
        </w:rPr>
        <w:annotationRef/>
      </w:r>
      <w:r>
        <w:t>Não entendi.</w:t>
      </w:r>
    </w:p>
  </w:comment>
  <w:comment w:id="63" w:author="Leonardo Gresta Paulino Murta" w:date="2013-07-03T10:15:00Z" w:initials="LG">
    <w:p w14:paraId="4A5951FD" w14:textId="167F62BF" w:rsidR="00FD6BC6" w:rsidRDefault="00FD6BC6">
      <w:pPr>
        <w:pStyle w:val="CommentText"/>
      </w:pPr>
      <w:r>
        <w:rPr>
          <w:rStyle w:val="CommentReference"/>
        </w:rPr>
        <w:annotationRef/>
      </w:r>
      <w:r>
        <w:t>No seu texto, desde lá na introdução, vc fala de graph e eu penso em grafo e não em gráfico. Agora que vi que vc não está falando de grafo, mas sim de gráfico. Não deveria ser graphic? Se sim, revise no texto todo.</w:t>
      </w:r>
    </w:p>
  </w:comment>
  <w:comment w:id="64" w:author="Leonardo Gresta Paulino Murta" w:date="2013-07-03T10:11:00Z" w:initials="LG">
    <w:p w14:paraId="5C3E231A" w14:textId="02061A88" w:rsidR="00FD6BC6" w:rsidRDefault="00FD6BC6">
      <w:pPr>
        <w:pStyle w:val="CommentText"/>
      </w:pPr>
      <w:r>
        <w:rPr>
          <w:rStyle w:val="CommentReference"/>
        </w:rPr>
        <w:annotationRef/>
      </w:r>
      <w:r>
        <w:t>E o que vc quer que eu veja nela? Algum desses exemplos pertence a algum desses passos que vc citou?</w:t>
      </w:r>
    </w:p>
  </w:comment>
  <w:comment w:id="69" w:author="Leonardo Gresta Paulino Murta" w:date="2013-07-03T10:34:00Z" w:initials="LG">
    <w:p w14:paraId="5891C558" w14:textId="37DB9082" w:rsidR="00FD6BC6" w:rsidRDefault="00FD6BC6">
      <w:pPr>
        <w:pStyle w:val="CommentText"/>
      </w:pPr>
      <w:r>
        <w:rPr>
          <w:rStyle w:val="CommentReference"/>
        </w:rPr>
        <w:annotationRef/>
      </w:r>
      <w:r>
        <w:t>Acho que vc poderia passar isso para depois da explicação sobre a notação, e aí citar a figura 6 e explicar uma leitura sobre essa figura. Algo assim: como pode ser observado, a partir do estado inicial, em amarelo, que aparece no centro da figura, a maioria dos jogadores se movimentou para um estado roxo...</w:t>
      </w:r>
    </w:p>
  </w:comment>
  <w:comment w:id="74" w:author="Leonardo Gresta Paulino Murta" w:date="2013-07-03T10:38:00Z" w:initials="LG">
    <w:p w14:paraId="6E2BEB83" w14:textId="1E5060DD" w:rsidR="00FD6BC6" w:rsidRDefault="00FD6BC6">
      <w:pPr>
        <w:pStyle w:val="CommentText"/>
      </w:pPr>
      <w:ins w:id="77" w:author="Leonardo Gresta Paulino Murta" w:date="2013-07-03T10:38:00Z">
        <w:r>
          <w:rPr>
            <w:rStyle w:val="CommentReference"/>
          </w:rPr>
          <w:annotationRef/>
        </w:r>
      </w:ins>
      <w:r>
        <w:t>Aqui sim é um grafo.</w:t>
      </w:r>
    </w:p>
  </w:comment>
  <w:comment w:id="81" w:author="Leonardo Gresta Paulino Murta" w:date="2013-07-03T10:37:00Z" w:initials="LG">
    <w:p w14:paraId="3CBB3DFE" w14:textId="09E58374" w:rsidR="00FD6BC6" w:rsidRDefault="00FD6BC6">
      <w:pPr>
        <w:pStyle w:val="CommentText"/>
      </w:pPr>
      <w:r>
        <w:rPr>
          <w:rStyle w:val="CommentReference"/>
        </w:rPr>
        <w:annotationRef/>
      </w:r>
      <w:r>
        <w:t>Nesse aqui vc colocou uma crítica. Acho que fica melhor se todos terminarem com um parágrafo de crítica.</w:t>
      </w:r>
    </w:p>
    <w:p w14:paraId="2DBEC057" w14:textId="77777777" w:rsidR="00FD6BC6" w:rsidRDefault="00FD6BC6">
      <w:pPr>
        <w:pStyle w:val="CommentText"/>
      </w:pPr>
    </w:p>
    <w:p w14:paraId="44F0B54F" w14:textId="6A68E5B3" w:rsidR="00FD6BC6" w:rsidRDefault="00FD6BC6">
      <w:pPr>
        <w:pStyle w:val="CommentText"/>
      </w:pPr>
      <w:r>
        <w:t>Além disso, vc fala da questão do tempo mas quando dá o exemplo, discute de granularidade (coarse grain). Acho que são dois problemas distintos, que devem sim ser explorados.</w:t>
      </w:r>
    </w:p>
  </w:comment>
  <w:comment w:id="83" w:author="Leonardo Gresta Paulino Murta" w:date="2013-07-03T10:47:00Z" w:initials="LG">
    <w:p w14:paraId="5B3B7F6C" w14:textId="4363E0BD" w:rsidR="00FD6BC6" w:rsidRDefault="00FD6BC6">
      <w:pPr>
        <w:pStyle w:val="CommentText"/>
      </w:pPr>
      <w:r>
        <w:rPr>
          <w:rStyle w:val="CommentReference"/>
        </w:rPr>
        <w:annotationRef/>
      </w:r>
      <w:r>
        <w:t>Quais são as cores usadas para cada tipo?</w:t>
      </w:r>
    </w:p>
  </w:comment>
  <w:comment w:id="84" w:author="Leonardo Gresta Paulino Murta" w:date="2013-07-03T10:47:00Z" w:initials="LG">
    <w:p w14:paraId="13C9AEE1" w14:textId="267118E9" w:rsidR="00FD6BC6" w:rsidRDefault="00FD6BC6">
      <w:pPr>
        <w:pStyle w:val="CommentText"/>
      </w:pPr>
      <w:r>
        <w:rPr>
          <w:rStyle w:val="CommentReference"/>
        </w:rPr>
        <w:annotationRef/>
      </w:r>
      <w:r>
        <w:t>Legal. Aqui vc falou a notação primeiro e depois citou a figura. Só faltou guiar o leitor na figura. Caminhe pelo grafo explicando brevemente o sentido. Diga o que é essa janela com barras e percentuais no meio. Em suma, guie o leitor na leitura da figura.</w:t>
      </w:r>
    </w:p>
  </w:comment>
  <w:comment w:id="90" w:author="Leonardo Gresta Paulino Murta" w:date="2013-07-03T10:49:00Z" w:initials="LG">
    <w:p w14:paraId="6AE94EEB" w14:textId="4F703F16" w:rsidR="00FD6BC6" w:rsidRDefault="00FD6BC6">
      <w:pPr>
        <w:pStyle w:val="CommentText"/>
      </w:pPr>
      <w:r>
        <w:rPr>
          <w:rStyle w:val="CommentReference"/>
        </w:rPr>
        <w:annotationRef/>
      </w:r>
      <w:r>
        <w:t>Ruim essa incerteza. Tente ser mais preciso em função do que vc teve acesso.</w:t>
      </w:r>
    </w:p>
  </w:comment>
  <w:comment w:id="86" w:author="Leonardo Gresta Paulino Murta" w:date="2013-07-03T10:50:00Z" w:initials="LG">
    <w:p w14:paraId="1707BFB4" w14:textId="5E139FEC" w:rsidR="00FD6BC6" w:rsidRDefault="00FD6BC6">
      <w:pPr>
        <w:pStyle w:val="CommentText"/>
      </w:pPr>
      <w:r>
        <w:rPr>
          <w:rStyle w:val="CommentReference"/>
        </w:rPr>
        <w:annotationRef/>
      </w:r>
      <w:r>
        <w:t>Aqui vc misturou descrição do que a abordagem faz com críticas. Acho melhor decompor em dois parágrafos: um descritivo e outro crítico.</w:t>
      </w:r>
    </w:p>
  </w:comment>
  <w:comment w:id="100" w:author="Leonardo Gresta Paulino Murta" w:date="2013-07-03T10:52:00Z" w:initials="LG">
    <w:p w14:paraId="4A68A37F" w14:textId="0839D3AF" w:rsidR="00FD6BC6" w:rsidRDefault="00FD6BC6">
      <w:pPr>
        <w:pStyle w:val="CommentText"/>
      </w:pPr>
      <w:r>
        <w:rPr>
          <w:rStyle w:val="CommentReference"/>
        </w:rPr>
        <w:annotationRef/>
      </w:r>
      <w:r>
        <w:t xml:space="preserve">O que daria para fazer aqui é criar uma tabela com critérios nas linhas e abordagens nas colunas, mostrando o que cada uma faz. Veja minha dissertação de mestrado. Eu fiz isso lá. </w:t>
      </w:r>
    </w:p>
    <w:p w14:paraId="2CC477EF" w14:textId="77777777" w:rsidR="00FD6BC6" w:rsidRDefault="00FD6BC6">
      <w:pPr>
        <w:pStyle w:val="CommentText"/>
      </w:pPr>
    </w:p>
    <w:p w14:paraId="2D7A9B78" w14:textId="2D509E61" w:rsidR="00FD6BC6" w:rsidRDefault="00FD6BC6">
      <w:pPr>
        <w:pStyle w:val="CommentText"/>
      </w:pPr>
      <w:r>
        <w:t>Se fizer, pode retomar essa tabela no capítulo de conclusão, adicionando a Prov Viewer para contrastar com esses.</w:t>
      </w:r>
    </w:p>
  </w:comment>
  <w:comment w:id="101" w:author="Leonardo Gresta Paulino Murta" w:date="2013-07-03T09:46:00Z" w:initials="LG">
    <w:p w14:paraId="0BCCC249" w14:textId="6CBBFE65" w:rsidR="00FD6BC6" w:rsidRDefault="00FD6BC6">
      <w:pPr>
        <w:pStyle w:val="CommentText"/>
      </w:pPr>
      <w:r>
        <w:rPr>
          <w:rStyle w:val="CommentReference"/>
        </w:rPr>
        <w:annotationRef/>
      </w:r>
      <w:r>
        <w:t>É esse o propósito das abordagens ou o propósito é o que consta no título do capítulo?</w:t>
      </w:r>
    </w:p>
  </w:comment>
  <w:comment w:id="102" w:author="Leonardo Gresta Paulino Murta" w:date="2013-07-03T09:48:00Z" w:initials="LG">
    <w:p w14:paraId="388A9736" w14:textId="5D5DB414" w:rsidR="00FD6BC6" w:rsidRDefault="00FD6BC6">
      <w:pPr>
        <w:pStyle w:val="CommentText"/>
      </w:pPr>
      <w:r>
        <w:rPr>
          <w:rStyle w:val="CommentReference"/>
        </w:rPr>
        <w:annotationRef/>
      </w:r>
      <w:r>
        <w:t xml:space="preserve">Aqui vc inicia com um However, mas não faz um contraste de fato. Por que vc não dedica esse primeiro parágrafo para recordar de forma geral o que as abordagens fazem, e no segundo parágrafo argumenta os problemas? </w:t>
      </w:r>
    </w:p>
  </w:comment>
  <w:comment w:id="103" w:author="Leonardo Gresta Paulino Murta" w:date="2013-07-03T09:50:00Z" w:initials="LG">
    <w:p w14:paraId="189B2692" w14:textId="5FC97F08" w:rsidR="00FD6BC6" w:rsidRDefault="00FD6BC6">
      <w:pPr>
        <w:pStyle w:val="CommentText"/>
      </w:pPr>
      <w:r>
        <w:rPr>
          <w:rStyle w:val="CommentReference"/>
        </w:rPr>
        <w:annotationRef/>
      </w:r>
      <w:r>
        <w:t>Acho que não deveria ser tão direto. Vc ainda não entrou na sua abordagem. Aqui vc poderia se limitar às deficiências das abordagens existentes, e aí dizer que isso nos motivou a desenvolver uma nova abordagem com as características X, Y e Z. Com isso vc consegue explicar que no Cap. 3 vc fala de proveniência e no Cap. 4 da abordagem em si.</w:t>
      </w:r>
    </w:p>
  </w:comment>
  <w:comment w:id="104" w:author="Leonardo Gresta Paulino Murta" w:date="2013-07-03T09:50:00Z" w:initials="LG">
    <w:p w14:paraId="15DA4353" w14:textId="7BFC529C" w:rsidR="00FD6BC6" w:rsidRDefault="00FD6BC6">
      <w:pPr>
        <w:pStyle w:val="CommentText"/>
      </w:pPr>
      <w:r>
        <w:rPr>
          <w:rStyle w:val="CommentReference"/>
        </w:rPr>
        <w:annotationRef/>
      </w:r>
      <w:r>
        <w:t>Então o problema dessas abordagens é não registrar em granularidade fina as ações do jogador?</w:t>
      </w:r>
    </w:p>
  </w:comment>
  <w:comment w:id="105" w:author="Leonardo Gresta Paulino Murta" w:date="2013-07-03T09:51:00Z" w:initials="LG">
    <w:p w14:paraId="7620BAE6" w14:textId="4A2994A0" w:rsidR="00FD6BC6" w:rsidRDefault="00FD6BC6">
      <w:pPr>
        <w:pStyle w:val="CommentText"/>
      </w:pPr>
      <w:r>
        <w:rPr>
          <w:rStyle w:val="CommentReference"/>
        </w:rPr>
        <w:annotationRef/>
      </w:r>
      <w:r>
        <w:t>Frase sem sentido.</w:t>
      </w:r>
    </w:p>
  </w:comment>
  <w:comment w:id="106" w:author="Leonardo Gresta Paulino Murta" w:date="2013-07-03T09:51:00Z" w:initials="LG">
    <w:p w14:paraId="5D232C81" w14:textId="6BF5BDCE" w:rsidR="00FD6BC6" w:rsidRDefault="00FD6BC6">
      <w:pPr>
        <w:pStyle w:val="CommentText"/>
      </w:pPr>
      <w:r>
        <w:rPr>
          <w:rStyle w:val="CommentReference"/>
        </w:rPr>
        <w:annotationRef/>
      </w:r>
      <w:r>
        <w:t>Frase sem sentido. Não tem verbo!</w:t>
      </w:r>
    </w:p>
  </w:comment>
  <w:comment w:id="107" w:author="Leonardo Gresta Paulino Murta" w:date="2013-07-03T09:52:00Z" w:initials="LG">
    <w:p w14:paraId="7A6D9FC0" w14:textId="5B08CA9F" w:rsidR="00FD6BC6" w:rsidRDefault="00FD6BC6">
      <w:pPr>
        <w:pStyle w:val="CommentText"/>
      </w:pPr>
      <w:r>
        <w:rPr>
          <w:rStyle w:val="CommentReference"/>
        </w:rPr>
        <w:annotationRef/>
      </w:r>
      <w:r>
        <w:t>Outra frase sem sentido. Essas frases que iniciam com “To” tendem a ser complicadas. Esse parágrafo está bem problemático.</w:t>
      </w:r>
    </w:p>
  </w:comment>
  <w:comment w:id="108" w:author="Leonardo Gresta Paulino Murta" w:date="2013-07-03T11:00:00Z" w:initials="LG">
    <w:p w14:paraId="774BEA68" w14:textId="7E00F9C4" w:rsidR="00FD6BC6" w:rsidRDefault="00FD6BC6">
      <w:pPr>
        <w:pStyle w:val="CommentText"/>
      </w:pPr>
      <w:r>
        <w:rPr>
          <w:rStyle w:val="CommentReference"/>
        </w:rPr>
        <w:annotationRef/>
      </w:r>
      <w:r>
        <w:t>Aqui temos uma dica legal de onde submeter seu trabalho. Dá para ver onde as pessoas tem publicado esse tipo de trabalho.</w:t>
      </w:r>
    </w:p>
    <w:p w14:paraId="53123ED3" w14:textId="77777777" w:rsidR="00FD6BC6" w:rsidRDefault="00FD6BC6">
      <w:pPr>
        <w:pStyle w:val="CommentText"/>
      </w:pPr>
    </w:p>
    <w:p w14:paraId="067AE199" w14:textId="3183C8D7" w:rsidR="00FD6BC6" w:rsidRDefault="00FD6BC6">
      <w:pPr>
        <w:pStyle w:val="CommentText"/>
      </w:pPr>
      <w:r>
        <w:t>Quanto às refs em si, não pode aparecer [s.n.] ou [s.l.]. Isso é sinal que vc não preencheu o número ou o local.</w:t>
      </w:r>
    </w:p>
    <w:p w14:paraId="4D683345" w14:textId="77777777" w:rsidR="00FD6BC6" w:rsidRDefault="00FD6BC6">
      <w:pPr>
        <w:pStyle w:val="CommentText"/>
      </w:pPr>
    </w:p>
    <w:p w14:paraId="27BCB3BA" w14:textId="08CBF4DA" w:rsidR="00FD6BC6" w:rsidRDefault="00FD6BC6">
      <w:pPr>
        <w:pStyle w:val="CommentText"/>
      </w:pPr>
      <w:r>
        <w:t>Tem um monte de citação sem página de início e fim. Uniformize também o nome das conferências e revistas. Coloque tudo na forma Nome (Sigla). Por exemplo: Simpósio Brasileiro de Engenharia de Software (SBES).</w:t>
      </w:r>
    </w:p>
    <w:p w14:paraId="08658943" w14:textId="77777777" w:rsidR="00FD6BC6" w:rsidRDefault="00FD6BC6">
      <w:pPr>
        <w:pStyle w:val="CommentText"/>
      </w:pPr>
    </w:p>
    <w:p w14:paraId="3A4F8D75" w14:textId="0200F5A7" w:rsidR="00FD6BC6" w:rsidRDefault="00FD6BC6">
      <w:pPr>
        <w:pStyle w:val="CommentText"/>
      </w:pPr>
      <w:r>
        <w:t>Tem uma citação a algo na Universidade de Carolina do Norte, mas que não deixa claro o que é esse algo. É tese de doutorado? Dissertação de mestrado? Relatório técnico?</w:t>
      </w:r>
    </w:p>
    <w:p w14:paraId="3ADE1640" w14:textId="77777777" w:rsidR="00FD6BC6" w:rsidRDefault="00FD6BC6">
      <w:pPr>
        <w:pStyle w:val="CommentText"/>
      </w:pPr>
    </w:p>
    <w:p w14:paraId="750859BB" w14:textId="51C8B52D" w:rsidR="00FD6BC6" w:rsidRDefault="00FD6BC6">
      <w:pPr>
        <w:pStyle w:val="CommentText"/>
        <w:rPr>
          <w:rFonts w:cs="Times New Roman"/>
          <w:lang w:val="en-US"/>
        </w:rPr>
      </w:pPr>
      <w:r>
        <w:t xml:space="preserve">A citação do </w:t>
      </w:r>
      <w:r w:rsidRPr="001460D8">
        <w:rPr>
          <w:rFonts w:cs="Times New Roman"/>
          <w:lang w:val="en-US"/>
        </w:rPr>
        <w:t>HOOBLER</w:t>
      </w:r>
      <w:r>
        <w:rPr>
          <w:rFonts w:cs="Times New Roman"/>
          <w:lang w:val="en-US"/>
        </w:rPr>
        <w:t xml:space="preserve"> está super repetitive. Esse Anais… não precisa. A cidade, estado, país está repetido, assim como o ano (não coloque ano no nome da conferência). Não faz sentido link e data de acesso. Tb não faz sentido colocar o press (IEEE).</w:t>
      </w:r>
    </w:p>
    <w:p w14:paraId="65623CFC" w14:textId="77777777" w:rsidR="00D27DB9" w:rsidRDefault="00D27DB9">
      <w:pPr>
        <w:pStyle w:val="CommentText"/>
        <w:rPr>
          <w:rFonts w:cs="Times New Roman"/>
          <w:lang w:val="en-US"/>
        </w:rPr>
      </w:pPr>
    </w:p>
    <w:p w14:paraId="04CA8736" w14:textId="4A28645F" w:rsidR="00D27DB9" w:rsidRDefault="00D27DB9">
      <w:pPr>
        <w:pStyle w:val="CommentText"/>
      </w:pPr>
      <w:r>
        <w:rPr>
          <w:rFonts w:cs="Times New Roman"/>
          <w:lang w:val="en-US"/>
        </w:rPr>
        <w:t>Bom, faça uma revisão completa. Se quiser um exemplo, pegue a minha tese de doutorado. O formato das referências é ligeiramente diferente, mas as informações são as mesmas.</w:t>
      </w:r>
      <w:bookmarkStart w:id="109" w:name="_GoBack"/>
      <w:bookmarkEnd w:id="109"/>
    </w:p>
  </w:comment>
  <w:comment w:id="110" w:author="Kohwalter" w:date="2013-06-28T17:58:00Z" w:initials="K">
    <w:p w14:paraId="3911AC7F" w14:textId="77777777" w:rsidR="00FD6BC6" w:rsidRDefault="00FD6BC6" w:rsidP="001460D8">
      <w:pPr>
        <w:pStyle w:val="CommentText"/>
      </w:pPr>
      <w:r>
        <w:rPr>
          <w:rStyle w:val="CommentReference"/>
        </w:rPr>
        <w:annotationRef/>
      </w:r>
      <w:r>
        <w:t>Eu percebi que algumas vezes o zotero coloca o campo “Accessed:”. Tem alguma regra para quando deve ter esse campo? Ou pode ser removido?</w:t>
      </w:r>
    </w:p>
    <w:p w14:paraId="76134D1D" w14:textId="77777777" w:rsidR="00FD6BC6" w:rsidRDefault="00FD6BC6" w:rsidP="001460D8">
      <w:pPr>
        <w:pStyle w:val="CommentText"/>
        <w:ind w:firstLine="0"/>
      </w:pPr>
    </w:p>
  </w:comment>
  <w:comment w:id="111" w:author="Leonardo Gresta Paulino Murta" w:date="2013-07-03T10:53:00Z" w:initials="LG">
    <w:p w14:paraId="4BB7DFA0" w14:textId="1165DA48" w:rsidR="00FD6BC6" w:rsidRDefault="00FD6BC6">
      <w:pPr>
        <w:pStyle w:val="CommentText"/>
      </w:pPr>
      <w:r>
        <w:rPr>
          <w:rStyle w:val="CommentReference"/>
        </w:rPr>
        <w:annotationRef/>
      </w:r>
      <w:r>
        <w:t>Acho que ele coloca em função do dado estar preenchido lá. Deveria aparecer só para sites web (tipo de referência que deve ser evitada sempre que possível)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584A46" w14:textId="77777777" w:rsidR="00FD6BC6" w:rsidRDefault="00FD6BC6" w:rsidP="009B29FB">
      <w:pPr>
        <w:spacing w:line="240" w:lineRule="auto"/>
      </w:pPr>
      <w:r>
        <w:separator/>
      </w:r>
    </w:p>
  </w:endnote>
  <w:endnote w:type="continuationSeparator" w:id="0">
    <w:p w14:paraId="0ADC964C" w14:textId="77777777" w:rsidR="00FD6BC6" w:rsidRDefault="00FD6BC6" w:rsidP="009B29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DD6D6" w14:textId="77777777" w:rsidR="00FD6BC6" w:rsidRDefault="00FD6BC6" w:rsidP="009B29FB">
      <w:pPr>
        <w:spacing w:line="240" w:lineRule="auto"/>
      </w:pPr>
      <w:r>
        <w:separator/>
      </w:r>
    </w:p>
  </w:footnote>
  <w:footnote w:type="continuationSeparator" w:id="0">
    <w:p w14:paraId="181CBDAB" w14:textId="77777777" w:rsidR="00FD6BC6" w:rsidRDefault="00FD6BC6" w:rsidP="009B29FB">
      <w:pPr>
        <w:spacing w:line="240" w:lineRule="auto"/>
      </w:pPr>
      <w:r>
        <w:continuationSeparator/>
      </w:r>
    </w:p>
  </w:footnote>
  <w:footnote w:id="1">
    <w:p w14:paraId="43546A93" w14:textId="19C097FC" w:rsidR="00FD6BC6" w:rsidRPr="009B29FB" w:rsidRDefault="00FD6BC6">
      <w:pPr>
        <w:pStyle w:val="FootnoteText"/>
        <w:rPr>
          <w:lang w:val="en-US"/>
        </w:rPr>
      </w:pPr>
      <w:r>
        <w:rPr>
          <w:rStyle w:val="FootnoteReference"/>
        </w:rPr>
        <w:footnoteRef/>
      </w:r>
      <w:r w:rsidRPr="009B29FB">
        <w:rPr>
          <w:lang w:val="en-US"/>
        </w:rPr>
        <w:t xml:space="preserve"> </w:t>
      </w:r>
      <w:del w:id="46" w:author="Leonardo Gresta Paulino Murta" w:date="2013-07-03T10:04:00Z">
        <w:r w:rsidDel="003C092A">
          <w:rPr>
            <w:lang w:val="en-US"/>
          </w:rPr>
          <w:delText xml:space="preserve">From </w:delText>
        </w:r>
      </w:del>
      <w:ins w:id="47" w:author="Leonardo Gresta Paulino Murta" w:date="2013-07-03T10:04:00Z">
        <w:r>
          <w:rPr>
            <w:lang w:val="en-US"/>
          </w:rPr>
          <w:t xml:space="preserve">According to </w:t>
        </w:r>
      </w:ins>
      <w:r>
        <w:rPr>
          <w:lang w:val="en-US"/>
        </w:rPr>
        <w:t xml:space="preserve">KIM </w:t>
      </w:r>
      <w:r>
        <w:rPr>
          <w:lang w:val="en-US"/>
        </w:rPr>
        <w:fldChar w:fldCharType="begin"/>
      </w:r>
      <w:r>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systems","container-title":"Proceedings of the SIGCHI Conference on Human Factors in Computing Systems","collection-title":"CHI '08","page":"443–452","source":"ACM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J."},{"family":"Wixon","given":"Dennis"}],"issued":{"date-parts":[["2008"]]},"accessed":{"date-parts":[["2013",6,26]]}},"suppress-author":true}],"schema":"https://github.com/citation-style-language/schema/raw/master/csl-citation.json"} </w:instrText>
      </w:r>
      <w:r>
        <w:rPr>
          <w:lang w:val="en-US"/>
        </w:rPr>
        <w:fldChar w:fldCharType="separate"/>
      </w:r>
      <w:r w:rsidRPr="001460D8">
        <w:rPr>
          <w:rFonts w:cs="Times New Roman"/>
          <w:lang w:val="en-US"/>
        </w:rPr>
        <w:t>(2008)</w:t>
      </w:r>
      <w:r>
        <w:rPr>
          <w:lang w:val="en-US"/>
        </w:rPr>
        <w:fldChar w:fldCharType="end"/>
      </w:r>
      <w:r>
        <w:rPr>
          <w:lang w:val="en-US"/>
        </w:rPr>
        <w:t xml:space="preserve">, UIEs are “events that occurred when the user interacted with the system”. For example, the dragon’s death sequence begins after the player killed the dragon, where the death sequence is the event </w:t>
      </w:r>
      <w:ins w:id="48" w:author="Leonardo Gresta Paulino Murta" w:date="2013-07-03T10:05:00Z">
        <w:r>
          <w:rPr>
            <w:lang w:val="en-US"/>
          </w:rPr>
          <w:t xml:space="preserve">that </w:t>
        </w:r>
      </w:ins>
      <w:r>
        <w:rPr>
          <w:lang w:val="en-US"/>
        </w:rPr>
        <w:t>occurred by the player’s action.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84BDE"/>
    <w:rsid w:val="00006315"/>
    <w:rsid w:val="00016FE7"/>
    <w:rsid w:val="0003024B"/>
    <w:rsid w:val="00072322"/>
    <w:rsid w:val="0007360C"/>
    <w:rsid w:val="00073D9C"/>
    <w:rsid w:val="00084DF3"/>
    <w:rsid w:val="000A310F"/>
    <w:rsid w:val="000B32EA"/>
    <w:rsid w:val="000B605A"/>
    <w:rsid w:val="000C2604"/>
    <w:rsid w:val="000D04B0"/>
    <w:rsid w:val="000F2AA8"/>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61FDC"/>
    <w:rsid w:val="002669BF"/>
    <w:rsid w:val="0028675B"/>
    <w:rsid w:val="002963E6"/>
    <w:rsid w:val="002A5314"/>
    <w:rsid w:val="002A754E"/>
    <w:rsid w:val="002C45C9"/>
    <w:rsid w:val="002E1466"/>
    <w:rsid w:val="002E523F"/>
    <w:rsid w:val="002F0282"/>
    <w:rsid w:val="00307C02"/>
    <w:rsid w:val="00310E91"/>
    <w:rsid w:val="00323B2B"/>
    <w:rsid w:val="00341199"/>
    <w:rsid w:val="00343380"/>
    <w:rsid w:val="00344BDC"/>
    <w:rsid w:val="0035511C"/>
    <w:rsid w:val="00355AD3"/>
    <w:rsid w:val="00357E67"/>
    <w:rsid w:val="003667F9"/>
    <w:rsid w:val="00391655"/>
    <w:rsid w:val="00394ECA"/>
    <w:rsid w:val="003B19C3"/>
    <w:rsid w:val="003B679F"/>
    <w:rsid w:val="003C0882"/>
    <w:rsid w:val="003C092A"/>
    <w:rsid w:val="003D7986"/>
    <w:rsid w:val="00413B64"/>
    <w:rsid w:val="00481054"/>
    <w:rsid w:val="00482182"/>
    <w:rsid w:val="00493AB2"/>
    <w:rsid w:val="00495D74"/>
    <w:rsid w:val="004A02BE"/>
    <w:rsid w:val="004A262A"/>
    <w:rsid w:val="004A43DF"/>
    <w:rsid w:val="004A52C3"/>
    <w:rsid w:val="004B5291"/>
    <w:rsid w:val="004B7984"/>
    <w:rsid w:val="004D19F3"/>
    <w:rsid w:val="004E6EA8"/>
    <w:rsid w:val="004F25E3"/>
    <w:rsid w:val="004F6850"/>
    <w:rsid w:val="005019FB"/>
    <w:rsid w:val="005042D6"/>
    <w:rsid w:val="005143E8"/>
    <w:rsid w:val="00540409"/>
    <w:rsid w:val="00540637"/>
    <w:rsid w:val="00553863"/>
    <w:rsid w:val="005619E1"/>
    <w:rsid w:val="00576A0F"/>
    <w:rsid w:val="00580B3F"/>
    <w:rsid w:val="00590D59"/>
    <w:rsid w:val="005B0452"/>
    <w:rsid w:val="005F3908"/>
    <w:rsid w:val="006168FC"/>
    <w:rsid w:val="00624B22"/>
    <w:rsid w:val="0063073E"/>
    <w:rsid w:val="006660E7"/>
    <w:rsid w:val="00692DC1"/>
    <w:rsid w:val="006D501E"/>
    <w:rsid w:val="006D61BD"/>
    <w:rsid w:val="006E35A8"/>
    <w:rsid w:val="006E5254"/>
    <w:rsid w:val="007006C5"/>
    <w:rsid w:val="00706115"/>
    <w:rsid w:val="00706193"/>
    <w:rsid w:val="007272EB"/>
    <w:rsid w:val="00732511"/>
    <w:rsid w:val="007820DA"/>
    <w:rsid w:val="0078727B"/>
    <w:rsid w:val="007C2D7E"/>
    <w:rsid w:val="007C4B6B"/>
    <w:rsid w:val="007E112B"/>
    <w:rsid w:val="00800557"/>
    <w:rsid w:val="00806A70"/>
    <w:rsid w:val="00812BDE"/>
    <w:rsid w:val="0081631A"/>
    <w:rsid w:val="008250DF"/>
    <w:rsid w:val="00831B47"/>
    <w:rsid w:val="00837451"/>
    <w:rsid w:val="00884B7F"/>
    <w:rsid w:val="008A1F7B"/>
    <w:rsid w:val="00903FDC"/>
    <w:rsid w:val="00932B8B"/>
    <w:rsid w:val="00952938"/>
    <w:rsid w:val="00956EC7"/>
    <w:rsid w:val="00984BDE"/>
    <w:rsid w:val="009A0AC6"/>
    <w:rsid w:val="009B0046"/>
    <w:rsid w:val="009B29FB"/>
    <w:rsid w:val="009B4C7B"/>
    <w:rsid w:val="009B6882"/>
    <w:rsid w:val="009C0543"/>
    <w:rsid w:val="009F30F8"/>
    <w:rsid w:val="00A048FA"/>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E1DAB"/>
    <w:rsid w:val="00AE213D"/>
    <w:rsid w:val="00AE7977"/>
    <w:rsid w:val="00AF10DC"/>
    <w:rsid w:val="00AF28F4"/>
    <w:rsid w:val="00B102D1"/>
    <w:rsid w:val="00B15E1D"/>
    <w:rsid w:val="00B25706"/>
    <w:rsid w:val="00B31ED7"/>
    <w:rsid w:val="00B47104"/>
    <w:rsid w:val="00B925AD"/>
    <w:rsid w:val="00BF1BCB"/>
    <w:rsid w:val="00C01FD9"/>
    <w:rsid w:val="00C163D3"/>
    <w:rsid w:val="00C21F3C"/>
    <w:rsid w:val="00C25E80"/>
    <w:rsid w:val="00C35698"/>
    <w:rsid w:val="00C45496"/>
    <w:rsid w:val="00C5789E"/>
    <w:rsid w:val="00C6451D"/>
    <w:rsid w:val="00C77ED9"/>
    <w:rsid w:val="00C81E4B"/>
    <w:rsid w:val="00C827C4"/>
    <w:rsid w:val="00C85E04"/>
    <w:rsid w:val="00CB1A5F"/>
    <w:rsid w:val="00CB5E8D"/>
    <w:rsid w:val="00CE0DBB"/>
    <w:rsid w:val="00D2321E"/>
    <w:rsid w:val="00D26004"/>
    <w:rsid w:val="00D26DA0"/>
    <w:rsid w:val="00D27DB9"/>
    <w:rsid w:val="00D722F5"/>
    <w:rsid w:val="00D906C5"/>
    <w:rsid w:val="00D94727"/>
    <w:rsid w:val="00D96CB8"/>
    <w:rsid w:val="00DC4DD4"/>
    <w:rsid w:val="00DD25F2"/>
    <w:rsid w:val="00DD547F"/>
    <w:rsid w:val="00DE2995"/>
    <w:rsid w:val="00DE331C"/>
    <w:rsid w:val="00DF393E"/>
    <w:rsid w:val="00E07218"/>
    <w:rsid w:val="00E10C79"/>
    <w:rsid w:val="00E25212"/>
    <w:rsid w:val="00E62D00"/>
    <w:rsid w:val="00E6568F"/>
    <w:rsid w:val="00E678D0"/>
    <w:rsid w:val="00E826BA"/>
    <w:rsid w:val="00E8658E"/>
    <w:rsid w:val="00E90DAF"/>
    <w:rsid w:val="00E968A5"/>
    <w:rsid w:val="00EA0BC1"/>
    <w:rsid w:val="00ED236E"/>
    <w:rsid w:val="00F0023F"/>
    <w:rsid w:val="00F129CD"/>
    <w:rsid w:val="00F2026A"/>
    <w:rsid w:val="00F228E8"/>
    <w:rsid w:val="00F26EFB"/>
    <w:rsid w:val="00F2742B"/>
    <w:rsid w:val="00F60740"/>
    <w:rsid w:val="00F63BF5"/>
    <w:rsid w:val="00F93A24"/>
    <w:rsid w:val="00FA32E0"/>
    <w:rsid w:val="00FB095B"/>
    <w:rsid w:val="00FC0C3B"/>
    <w:rsid w:val="00FC178C"/>
    <w:rsid w:val="00FD6BC6"/>
    <w:rsid w:val="00FE0F01"/>
    <w:rsid w:val="00FE1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EC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A64266-142B-CB49-8E98-AB6096D5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14</Pages>
  <Words>9251</Words>
  <Characters>52735</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Leonardo Gresta Paulino Murta</cp:lastModifiedBy>
  <cp:revision>122</cp:revision>
  <dcterms:created xsi:type="dcterms:W3CDTF">2013-06-22T18:48:00Z</dcterms:created>
  <dcterms:modified xsi:type="dcterms:W3CDTF">2013-07-03T14:00:00Z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id="Zt0QbkaI"/&gt;&lt;style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