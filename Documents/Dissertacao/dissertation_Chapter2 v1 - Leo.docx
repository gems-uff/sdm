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BDE" w:rsidRPr="00590D59" w:rsidRDefault="00984BDE" w:rsidP="00984BDE">
      <w:pPr>
        <w:pStyle w:val="Heading1"/>
        <w:rPr>
          <w:lang w:val="en-US"/>
        </w:rPr>
      </w:pPr>
      <w:bookmarkStart w:id="0" w:name="_Toc354161711"/>
      <w:r w:rsidRPr="00590D59">
        <w:rPr>
          <w:lang w:val="en-US"/>
        </w:rPr>
        <w:t>– Game Flow Analysis</w:t>
      </w:r>
      <w:bookmarkEnd w:id="0"/>
    </w:p>
    <w:p w:rsidR="00984BDE" w:rsidRDefault="00984BDE" w:rsidP="00984BDE">
      <w:pPr>
        <w:pStyle w:val="Heading2"/>
        <w:rPr>
          <w:lang w:val="en-US"/>
        </w:rPr>
      </w:pPr>
      <w:bookmarkStart w:id="1" w:name="_Toc354161712"/>
      <w:r w:rsidRPr="00590D59">
        <w:rPr>
          <w:lang w:val="en-US"/>
        </w:rPr>
        <w:t>Introduction</w:t>
      </w:r>
      <w:bookmarkEnd w:id="1"/>
    </w:p>
    <w:p w:rsidR="00C45496" w:rsidRDefault="00A048FA" w:rsidP="00E07218">
      <w:pPr>
        <w:rPr>
          <w:lang w:val="en-US"/>
        </w:rPr>
      </w:pPr>
      <w:commentRangeStart w:id="2"/>
      <w:r>
        <w:rPr>
          <w:lang w:val="en-US"/>
        </w:rPr>
        <w:t>M</w:t>
      </w:r>
      <w:r w:rsidR="006E5254">
        <w:rPr>
          <w:lang w:val="en-US"/>
        </w:rPr>
        <w:t xml:space="preserve">ethods for automatic logging of </w:t>
      </w:r>
      <w:commentRangeStart w:id="3"/>
      <w:proofErr w:type="spellStart"/>
      <w:r w:rsidR="006E5254">
        <w:rPr>
          <w:lang w:val="en-US"/>
        </w:rPr>
        <w:t>gameplay</w:t>
      </w:r>
      <w:proofErr w:type="spellEnd"/>
      <w:r w:rsidR="006E5254">
        <w:rPr>
          <w:lang w:val="en-US"/>
        </w:rPr>
        <w:t xml:space="preserve"> </w:t>
      </w:r>
      <w:commentRangeEnd w:id="3"/>
      <w:r w:rsidR="00073D9C">
        <w:rPr>
          <w:rStyle w:val="CommentReference"/>
        </w:rPr>
        <w:commentReference w:id="3"/>
      </w:r>
      <w:r w:rsidR="006E5254">
        <w:rPr>
          <w:lang w:val="en-US"/>
        </w:rPr>
        <w:t>data ha</w:t>
      </w:r>
      <w:ins w:id="4" w:author="Leonardo Gresta Paulino Murta" w:date="2013-07-03T09:20:00Z">
        <w:r w:rsidR="00073D9C">
          <w:rPr>
            <w:lang w:val="en-US"/>
          </w:rPr>
          <w:t>ve</w:t>
        </w:r>
      </w:ins>
      <w:del w:id="5" w:author="Leonardo Gresta Paulino Murta" w:date="2013-07-03T09:20:00Z">
        <w:r w:rsidR="006E5254" w:rsidDel="00073D9C">
          <w:rPr>
            <w:lang w:val="en-US"/>
          </w:rPr>
          <w:delText>s</w:delText>
        </w:r>
      </w:del>
      <w:r w:rsidR="006E5254">
        <w:rPr>
          <w:lang w:val="en-US"/>
        </w:rPr>
        <w:t xml:space="preserve"> become an important component of game design</w:t>
      </w:r>
      <w:r>
        <w:rPr>
          <w:lang w:val="en-US"/>
        </w:rPr>
        <w:t xml:space="preserve"> in the last few years</w:t>
      </w:r>
      <w:commentRangeEnd w:id="2"/>
      <w:r w:rsidR="00073D9C">
        <w:rPr>
          <w:rStyle w:val="CommentReference"/>
        </w:rPr>
        <w:commentReference w:id="2"/>
      </w:r>
      <w:r w:rsidR="006E5254">
        <w:rPr>
          <w:lang w:val="en-US"/>
        </w:rPr>
        <w:t>.</w:t>
      </w:r>
      <w:r w:rsidR="00C45496">
        <w:rPr>
          <w:lang w:val="en-US"/>
        </w:rPr>
        <w:t xml:space="preserve"> The collected data can be used for </w:t>
      </w:r>
      <w:del w:id="6" w:author="Leonardo Gresta Paulino Murta" w:date="2013-07-03T09:20:00Z">
        <w:r w:rsidR="00C45496" w:rsidDel="00073D9C">
          <w:rPr>
            <w:lang w:val="en-US"/>
          </w:rPr>
          <w:delText xml:space="preserve">many </w:delText>
        </w:r>
      </w:del>
      <w:ins w:id="7" w:author="Leonardo Gresta Paulino Murta" w:date="2013-07-03T09:20:00Z">
        <w:r w:rsidR="00073D9C">
          <w:rPr>
            <w:lang w:val="en-US"/>
          </w:rPr>
          <w:t xml:space="preserve">different </w:t>
        </w:r>
      </w:ins>
      <w:r w:rsidR="00C45496">
        <w:rPr>
          <w:lang w:val="en-US"/>
        </w:rPr>
        <w:t xml:space="preserve">purposes, such as analyzing behavior, identifying strategies, detecting bugs, </w:t>
      </w:r>
      <w:commentRangeStart w:id="8"/>
      <w:r w:rsidR="00C45496">
        <w:rPr>
          <w:lang w:val="en-US"/>
        </w:rPr>
        <w:t>game testing</w:t>
      </w:r>
      <w:commentRangeEnd w:id="8"/>
      <w:r w:rsidR="00073D9C">
        <w:rPr>
          <w:rStyle w:val="CommentReference"/>
        </w:rPr>
        <w:commentReference w:id="8"/>
      </w:r>
      <w:r w:rsidR="00C45496">
        <w:rPr>
          <w:lang w:val="en-US"/>
        </w:rPr>
        <w:t>, balancing</w:t>
      </w:r>
      <w:r w:rsidR="002E523F">
        <w:rPr>
          <w:lang w:val="en-US"/>
        </w:rPr>
        <w:t xml:space="preserve"> the</w:t>
      </w:r>
      <w:r w:rsidR="00C45496">
        <w:rPr>
          <w:lang w:val="en-US"/>
        </w:rPr>
        <w:t xml:space="preserve"> game experience, classifying users, and understanding common </w:t>
      </w:r>
      <w:r w:rsidR="002E523F">
        <w:rPr>
          <w:lang w:val="en-US"/>
        </w:rPr>
        <w:t>behaviors</w:t>
      </w:r>
      <w:r w:rsidR="00C45496">
        <w:rPr>
          <w:lang w:val="en-US"/>
        </w:rPr>
        <w:t xml:space="preserve">. However, the analysis of the collected data can be challenging due to </w:t>
      </w:r>
      <w:del w:id="9" w:author="Leonardo Gresta Paulino Murta" w:date="2013-07-03T09:21:00Z">
        <w:r w:rsidR="00C45496" w:rsidDel="00D26DA0">
          <w:rPr>
            <w:lang w:val="en-US"/>
          </w:rPr>
          <w:delText>the large amount of gather</w:delText>
        </w:r>
        <w:r w:rsidR="002E523F" w:rsidDel="00D26DA0">
          <w:rPr>
            <w:lang w:val="en-US"/>
          </w:rPr>
          <w:delText>ed</w:delText>
        </w:r>
        <w:r w:rsidR="00C45496" w:rsidDel="00D26DA0">
          <w:rPr>
            <w:lang w:val="en-US"/>
          </w:rPr>
          <w:delText xml:space="preserve"> data</w:delText>
        </w:r>
      </w:del>
      <w:ins w:id="10" w:author="Leonardo Gresta Paulino Murta" w:date="2013-07-03T09:21:00Z">
        <w:r w:rsidR="00D26DA0">
          <w:rPr>
            <w:lang w:val="en-US"/>
          </w:rPr>
          <w:t>its volume</w:t>
        </w:r>
      </w:ins>
      <w:r w:rsidR="00C45496">
        <w:rPr>
          <w:lang w:val="en-US"/>
        </w:rPr>
        <w:t>. Thus</w:t>
      </w:r>
      <w:ins w:id="11" w:author="Leonardo Gresta Paulino Murta" w:date="2013-07-03T09:22:00Z">
        <w:r w:rsidR="00D26DA0">
          <w:rPr>
            <w:lang w:val="en-US"/>
          </w:rPr>
          <w:t>,</w:t>
        </w:r>
      </w:ins>
      <w:r w:rsidR="00C45496">
        <w:rPr>
          <w:lang w:val="en-US"/>
        </w:rPr>
        <w:t xml:space="preserve"> data visualizations have become a promising </w:t>
      </w:r>
      <w:del w:id="12" w:author="Leonardo Gresta Paulino Murta" w:date="2013-07-03T09:22:00Z">
        <w:r w:rsidR="00C45496" w:rsidDel="00D26DA0">
          <w:rPr>
            <w:lang w:val="en-US"/>
          </w:rPr>
          <w:delText xml:space="preserve">addition </w:delText>
        </w:r>
      </w:del>
      <w:ins w:id="13" w:author="Leonardo Gresta Paulino Murta" w:date="2013-07-03T09:22:00Z">
        <w:r w:rsidR="00D26DA0">
          <w:rPr>
            <w:lang w:val="en-US"/>
          </w:rPr>
          <w:t xml:space="preserve">solution </w:t>
        </w:r>
      </w:ins>
      <w:r w:rsidR="00C45496">
        <w:rPr>
          <w:lang w:val="en-US"/>
        </w:rPr>
        <w:t xml:space="preserve">for exploring and understanding </w:t>
      </w:r>
      <w:r w:rsidR="002E523F">
        <w:rPr>
          <w:lang w:val="en-US"/>
        </w:rPr>
        <w:t>games</w:t>
      </w:r>
      <w:r w:rsidR="00C45496">
        <w:rPr>
          <w:lang w:val="en-US"/>
        </w:rPr>
        <w:t>.</w:t>
      </w:r>
    </w:p>
    <w:p w:rsidR="00E07218" w:rsidRDefault="000B32EA" w:rsidP="00E07218">
      <w:pPr>
        <w:rPr>
          <w:lang w:val="en-US"/>
        </w:rPr>
      </w:pPr>
      <w:commentRangeStart w:id="14"/>
      <w:r>
        <w:rPr>
          <w:lang w:val="en-US"/>
        </w:rPr>
        <w:t xml:space="preserve">The </w:t>
      </w:r>
      <w:commentRangeStart w:id="15"/>
      <w:r>
        <w:rPr>
          <w:lang w:val="en-US"/>
        </w:rPr>
        <w:t xml:space="preserve">visual data mining approach </w:t>
      </w:r>
      <w:commentRangeEnd w:id="15"/>
      <w:r w:rsidR="00D26DA0">
        <w:rPr>
          <w:rStyle w:val="CommentReference"/>
        </w:rPr>
        <w:commentReference w:id="15"/>
      </w:r>
      <w:r>
        <w:rPr>
          <w:lang w:val="en-US"/>
        </w:rPr>
        <w:t xml:space="preserve">is useful when the designer is not familiar with the </w:t>
      </w:r>
      <w:r w:rsidR="002E523F">
        <w:rPr>
          <w:lang w:val="en-US"/>
        </w:rPr>
        <w:t xml:space="preserve">gathered </w:t>
      </w:r>
      <w:r>
        <w:rPr>
          <w:lang w:val="en-US"/>
        </w:rPr>
        <w:t>data or has vague analysis goals</w:t>
      </w:r>
      <w:commentRangeEnd w:id="14"/>
      <w:r w:rsidR="0003024B">
        <w:rPr>
          <w:rStyle w:val="CommentReference"/>
        </w:rPr>
        <w:commentReference w:id="14"/>
      </w:r>
      <w:r>
        <w:rPr>
          <w:lang w:val="en-US"/>
        </w:rPr>
        <w:t>.</w:t>
      </w:r>
      <w:r w:rsidR="00C45496">
        <w:rPr>
          <w:lang w:val="en-US"/>
        </w:rPr>
        <w:t xml:space="preserve"> </w:t>
      </w:r>
      <w:r>
        <w:rPr>
          <w:lang w:val="en-US"/>
        </w:rPr>
        <w:t xml:space="preserve">Therefore, </w:t>
      </w:r>
      <w:commentRangeStart w:id="16"/>
      <w:r>
        <w:rPr>
          <w:lang w:val="en-US"/>
        </w:rPr>
        <w:t xml:space="preserve">visualization methods are gaining popularity among designers for understanding </w:t>
      </w:r>
      <w:proofErr w:type="spellStart"/>
      <w:r>
        <w:rPr>
          <w:lang w:val="en-US"/>
        </w:rPr>
        <w:t>gameplay</w:t>
      </w:r>
      <w:proofErr w:type="spellEnd"/>
      <w:r>
        <w:rPr>
          <w:lang w:val="en-US"/>
        </w:rPr>
        <w:t xml:space="preserve"> data in</w:t>
      </w:r>
      <w:r w:rsidR="006168FC">
        <w:rPr>
          <w:lang w:val="en-US"/>
        </w:rPr>
        <w:t xml:space="preserve"> the</w:t>
      </w:r>
      <w:r>
        <w:rPr>
          <w:lang w:val="en-US"/>
        </w:rPr>
        <w:t xml:space="preserve"> game industry</w:t>
      </w:r>
      <w:commentRangeEnd w:id="16"/>
      <w:r w:rsidR="0003024B">
        <w:rPr>
          <w:rStyle w:val="CommentReference"/>
        </w:rPr>
        <w:commentReference w:id="16"/>
      </w:r>
      <w:r>
        <w:rPr>
          <w:lang w:val="en-US"/>
        </w:rPr>
        <w:t xml:space="preserve">. For example, </w:t>
      </w:r>
      <w:r w:rsidR="002E523F">
        <w:rPr>
          <w:lang w:val="en-US"/>
        </w:rPr>
        <w:t xml:space="preserve">a common visualization method is </w:t>
      </w:r>
      <w:commentRangeStart w:id="17"/>
      <w:proofErr w:type="spellStart"/>
      <w:r w:rsidR="002E523F">
        <w:rPr>
          <w:lang w:val="en-US"/>
        </w:rPr>
        <w:t>heatmap</w:t>
      </w:r>
      <w:commentRangeEnd w:id="17"/>
      <w:proofErr w:type="spellEnd"/>
      <w:r w:rsidR="00AE1DAB">
        <w:rPr>
          <w:rStyle w:val="CommentReference"/>
        </w:rPr>
        <w:commentReference w:id="17"/>
      </w:r>
      <w:r w:rsidR="002E523F">
        <w:rPr>
          <w:lang w:val="en-US"/>
        </w:rPr>
        <w:t xml:space="preserve">, which uses colors in a two-dimensional map to reflect density of certain variables in particular locations of the game. Recently, </w:t>
      </w:r>
      <w:proofErr w:type="spellStart"/>
      <w:r>
        <w:rPr>
          <w:lang w:val="en-US"/>
        </w:rPr>
        <w:t>BioWare</w:t>
      </w:r>
      <w:proofErr w:type="spellEnd"/>
      <w:r>
        <w:rPr>
          <w:lang w:val="en-US"/>
        </w:rPr>
        <w:t xml:space="preserve"> use</w:t>
      </w:r>
      <w:r w:rsidR="006168FC">
        <w:rPr>
          <w:lang w:val="en-US"/>
        </w:rPr>
        <w:t>d</w:t>
      </w:r>
      <w:r>
        <w:rPr>
          <w:lang w:val="en-US"/>
        </w:rPr>
        <w:t xml:space="preserve"> </w:t>
      </w:r>
      <w:proofErr w:type="spellStart"/>
      <w:r>
        <w:rPr>
          <w:lang w:val="en-US"/>
        </w:rPr>
        <w:t>heatmaps</w:t>
      </w:r>
      <w:proofErr w:type="spellEnd"/>
      <w:r>
        <w:rPr>
          <w:lang w:val="en-US"/>
        </w:rPr>
        <w:t xml:space="preserve"> to analyze common bug locations </w:t>
      </w:r>
      <w:r w:rsidR="009064CA">
        <w:rPr>
          <w:lang w:val="en-US"/>
        </w:rPr>
        <w:fldChar w:fldCharType="begin"/>
      </w:r>
      <w:r w:rsidR="001460D8">
        <w:rPr>
          <w:lang w:val="en-US"/>
        </w:rPr>
        <w:instrText xml:space="preserve"> ADDIN ZOTERO_ITEM CSL_CITATION {"citationID":"6aq3ckomd","properties":{"formattedCitation":"(ZOELLER, 2010)","plainCitation":"(ZOELLER, 2010)"},"citationItems":[{"id":210,"uris":["http://zotero.org/users/1122386/items/K24ASU2Q"],"uri":["http://zotero.org/users/1122386/items/K24ASU2Q"],"itemData":{"id":210,"type":"webpage","title":"Development telemetry in video games projects","abstract":"Georg Zoeller's GDC Online 2011 and GDC SF 2011 presentations.","URL":"http://gdc.gulbsoft.org/talk","author":[{"family":"Zoeller","given":"Georg"}],"issued":{"date-parts":[["2010"]]},"accessed":{"date-parts":[["2013",6,28]]}}}],"schema":"https://github.com/citation-style-language/schema/raw/master/csl-citation.json"} </w:instrText>
      </w:r>
      <w:r w:rsidR="009064CA">
        <w:rPr>
          <w:lang w:val="en-US"/>
        </w:rPr>
        <w:fldChar w:fldCharType="separate"/>
      </w:r>
      <w:r w:rsidR="001460D8" w:rsidRPr="001460D8">
        <w:rPr>
          <w:rFonts w:cs="Times New Roman"/>
          <w:lang w:val="en-US"/>
        </w:rPr>
        <w:t>(ZOELLER, 2010)</w:t>
      </w:r>
      <w:r w:rsidR="009064CA">
        <w:rPr>
          <w:lang w:val="en-US"/>
        </w:rPr>
        <w:fldChar w:fldCharType="end"/>
      </w:r>
      <w:r>
        <w:rPr>
          <w:lang w:val="en-US"/>
        </w:rPr>
        <w:t>, while Valve use</w:t>
      </w:r>
      <w:r w:rsidR="006168FC">
        <w:rPr>
          <w:lang w:val="en-US"/>
        </w:rPr>
        <w:t>d</w:t>
      </w:r>
      <w:r>
        <w:rPr>
          <w:lang w:val="en-US"/>
        </w:rPr>
        <w:t xml:space="preserve"> </w:t>
      </w:r>
      <w:proofErr w:type="spellStart"/>
      <w:r>
        <w:rPr>
          <w:lang w:val="en-US"/>
        </w:rPr>
        <w:t>heatmaps</w:t>
      </w:r>
      <w:proofErr w:type="spellEnd"/>
      <w:r>
        <w:rPr>
          <w:lang w:val="en-US"/>
        </w:rPr>
        <w:t xml:space="preserve"> to analyze multiplayer maps in Team Fortress 2 </w:t>
      </w:r>
      <w:r w:rsidR="009064CA">
        <w:rPr>
          <w:lang w:val="en-US"/>
        </w:rPr>
        <w:fldChar w:fldCharType="begin"/>
      </w:r>
      <w:r w:rsidR="001460D8">
        <w:rPr>
          <w:lang w:val="en-US"/>
        </w:rPr>
        <w:instrText xml:space="preserve"> ADDIN ZOTERO_ITEM CSL_CITATION {"citationID":"1t87l6013o","properties":{"formattedCitation":"(AMBINDER, 2009)","plainCitation":"(AMBINDER, 2009)"},"citationItems":[{"id":202,"uris":["http://zotero.org/users/1122386/items/3FCNHKHV"],"uri":["http://zotero.org/users/1122386/items/3FCNHKHV"],"itemData":{"id":202,"type":"speech","title":"Valve's approach to playtesting: The application of empiricism.","publisher-place":"Game Developer Conference","event-place":"Game Developer Conference","language":"English","author":[{"family":"Ambinder","given":"Mike"}],"issued":{"date-parts":[["2009"]]}}}],"schema":"https://github.com/citation-style-language/schema/raw/master/csl-citation.json"} </w:instrText>
      </w:r>
      <w:r w:rsidR="009064CA">
        <w:rPr>
          <w:lang w:val="en-US"/>
        </w:rPr>
        <w:fldChar w:fldCharType="separate"/>
      </w:r>
      <w:r w:rsidR="001460D8" w:rsidRPr="001460D8">
        <w:rPr>
          <w:rFonts w:cs="Times New Roman"/>
          <w:lang w:val="en-US"/>
        </w:rPr>
        <w:t>(AMBINDER, 2009)</w:t>
      </w:r>
      <w:r w:rsidR="009064CA">
        <w:rPr>
          <w:lang w:val="en-US"/>
        </w:rPr>
        <w:fldChar w:fldCharType="end"/>
      </w:r>
      <w:r>
        <w:rPr>
          <w:lang w:val="en-US"/>
        </w:rPr>
        <w:t xml:space="preserve">. Meanwhile, </w:t>
      </w:r>
      <w:proofErr w:type="spellStart"/>
      <w:r>
        <w:rPr>
          <w:lang w:val="en-US"/>
        </w:rPr>
        <w:t>Bungie</w:t>
      </w:r>
      <w:proofErr w:type="spellEnd"/>
      <w:r>
        <w:rPr>
          <w:lang w:val="en-US"/>
        </w:rPr>
        <w:t xml:space="preserve"> and Microsoft use</w:t>
      </w:r>
      <w:r w:rsidR="006168FC">
        <w:rPr>
          <w:lang w:val="en-US"/>
        </w:rPr>
        <w:t>d</w:t>
      </w:r>
      <w:r>
        <w:rPr>
          <w:lang w:val="en-US"/>
        </w:rPr>
        <w:t xml:space="preserve"> </w:t>
      </w:r>
      <w:proofErr w:type="spellStart"/>
      <w:r>
        <w:rPr>
          <w:lang w:val="en-US"/>
        </w:rPr>
        <w:t>heatmaps</w:t>
      </w:r>
      <w:proofErr w:type="spellEnd"/>
      <w:r>
        <w:rPr>
          <w:lang w:val="en-US"/>
        </w:rPr>
        <w:t xml:space="preserve"> to determine common places where players died in Halo 3</w:t>
      </w:r>
      <w:r w:rsidR="00FE0F01">
        <w:rPr>
          <w:lang w:val="en-US"/>
        </w:rPr>
        <w:t xml:space="preserve"> </w:t>
      </w:r>
      <w:r w:rsidR="009064CA">
        <w:rPr>
          <w:lang w:val="en-US"/>
        </w:rPr>
        <w:fldChar w:fldCharType="begin"/>
      </w:r>
      <w:r w:rsidR="001460D8">
        <w:rPr>
          <w:lang w:val="en-US"/>
        </w:rPr>
        <w:instrText xml:space="preserve"> ADDIN ZOTERO_ITEM CSL_CITATION {"citationID":"upujt2t0i","properties":{"formattedCitation":"(ROMERO, 2008; THOMPSON, 2007)","plainCitation":"(ROMERO, 2008; THOMPSON, 2007)"},"citationItems":[{"id":206,"uris":["http://zotero.org/users/1122386/items/UV3RV6SB"],"uri":["http://zotero.org/users/1122386/items/UV3RV6SB"],"itemData":{"id":206,"type":"speech","title":"Tracking attitudes and behviors to improve games","publisher-place":"Game Developer Conference","event-place":"Game Developer Conference","language":"English","author":[{"family":"Romero","given":"Ramon"}],"issued":{"date-parts":[["2008"]]}}},{"id":207,"uris":["http://zotero.org/users/1122386/items/VHG8A9CR"],"uri":["http://zotero.org/users/1122386/items/VHG8A9CR"],"itemData":{"id":207,"type":"book","title":"Halo 3: How Microsoft Labs Invented a New Science of Play","abstract":"Sitting in an office chair and frowning slightly, Randy Pagulayan peers through a one-way mirror. The scene on the other side looks like the game room in a typical suburban house: There's a large flat-panel TV hooked up to an Xbox 360, and a 34-year-old woman is sprawled in a comfy chair, blasting away at huge Sasquatchian aliens. It's June, and the woman is among the luckier geeks on the planet. She's playing Halo 3, the latest sequel to one of the most innovative and beloved videogames of all time, months before its September 25 release","URL":"http://www.wired.com/gaming/virtualworlds/magazine/15-09/ff_halo","author":[{"family":"Thompson","given":"Clive"}],"issued":{"date-parts":[["2007",8]]}}}],"schema":"https://github.com/citation-style-language/schema/raw/master/csl-citation.json"} </w:instrText>
      </w:r>
      <w:r w:rsidR="009064CA">
        <w:rPr>
          <w:lang w:val="en-US"/>
        </w:rPr>
        <w:fldChar w:fldCharType="separate"/>
      </w:r>
      <w:r w:rsidR="001460D8" w:rsidRPr="001460D8">
        <w:rPr>
          <w:rFonts w:cs="Times New Roman"/>
          <w:lang w:val="en-US"/>
        </w:rPr>
        <w:t>(ROMERO, 2008; THOMPSON, 2007)</w:t>
      </w:r>
      <w:r w:rsidR="009064CA">
        <w:rPr>
          <w:lang w:val="en-US"/>
        </w:rPr>
        <w:fldChar w:fldCharType="end"/>
      </w:r>
      <w:r>
        <w:rPr>
          <w:lang w:val="en-US"/>
        </w:rPr>
        <w:t xml:space="preserve">. </w:t>
      </w:r>
      <w:commentRangeStart w:id="18"/>
      <w:r w:rsidR="009064CA">
        <w:rPr>
          <w:lang w:val="en-US"/>
        </w:rPr>
        <w:fldChar w:fldCharType="begin"/>
      </w:r>
      <w:r w:rsidR="00B102D1">
        <w:rPr>
          <w:lang w:val="en-US"/>
        </w:rPr>
        <w:instrText xml:space="preserve"> REF _Ref360198286 \h </w:instrText>
      </w:r>
      <w:r w:rsidR="009064CA">
        <w:rPr>
          <w:lang w:val="en-US"/>
        </w:rPr>
      </w:r>
      <w:r w:rsidR="009064CA">
        <w:rPr>
          <w:lang w:val="en-US"/>
        </w:rPr>
        <w:fldChar w:fldCharType="separate"/>
      </w:r>
      <w:r w:rsidR="00B102D1" w:rsidRPr="002E523F">
        <w:rPr>
          <w:lang w:val="en-US"/>
        </w:rPr>
        <w:t xml:space="preserve">Figure </w:t>
      </w:r>
      <w:r w:rsidR="00B102D1">
        <w:rPr>
          <w:noProof/>
          <w:lang w:val="en-US"/>
        </w:rPr>
        <w:t>1</w:t>
      </w:r>
      <w:r w:rsidR="009064CA">
        <w:rPr>
          <w:lang w:val="en-US"/>
        </w:rPr>
        <w:fldChar w:fldCharType="end"/>
      </w:r>
      <w:r w:rsidR="00B102D1">
        <w:rPr>
          <w:lang w:val="en-US"/>
        </w:rPr>
        <w:t xml:space="preserve"> </w:t>
      </w:r>
      <w:r w:rsidR="002E523F">
        <w:rPr>
          <w:lang w:val="en-US"/>
        </w:rPr>
        <w:t xml:space="preserve">illustrates an example of </w:t>
      </w:r>
      <w:proofErr w:type="spellStart"/>
      <w:r w:rsidR="002E523F">
        <w:rPr>
          <w:lang w:val="en-US"/>
        </w:rPr>
        <w:t>heatmap</w:t>
      </w:r>
      <w:proofErr w:type="spellEnd"/>
      <w:r w:rsidR="002E523F">
        <w:rPr>
          <w:lang w:val="en-US"/>
        </w:rPr>
        <w:t xml:space="preserve"> usage in the </w:t>
      </w:r>
      <w:r w:rsidR="002E523F" w:rsidRPr="00B102D1">
        <w:rPr>
          <w:i/>
          <w:lang w:val="en-US"/>
        </w:rPr>
        <w:t xml:space="preserve">Unreal </w:t>
      </w:r>
      <w:r w:rsidR="00B102D1" w:rsidRPr="00B102D1">
        <w:rPr>
          <w:i/>
          <w:lang w:val="en-US"/>
        </w:rPr>
        <w:t>Engine</w:t>
      </w:r>
      <w:r w:rsidR="002E523F">
        <w:rPr>
          <w:lang w:val="en-US"/>
        </w:rPr>
        <w:t>.</w:t>
      </w:r>
      <w:commentRangeEnd w:id="18"/>
      <w:r w:rsidR="00AE1DAB">
        <w:rPr>
          <w:rStyle w:val="CommentReference"/>
        </w:rPr>
        <w:commentReference w:id="18"/>
      </w:r>
    </w:p>
    <w:p w:rsidR="00FE12C5" w:rsidRDefault="00C35698" w:rsidP="00E07218">
      <w:pPr>
        <w:rPr>
          <w:lang w:val="en-US"/>
        </w:rPr>
      </w:pPr>
      <w:r>
        <w:rPr>
          <w:lang w:val="en-US"/>
        </w:rPr>
        <w:t xml:space="preserve">Another common usage </w:t>
      </w:r>
      <w:r w:rsidR="00B102D1">
        <w:rPr>
          <w:lang w:val="en-US"/>
        </w:rPr>
        <w:t>for</w:t>
      </w:r>
      <w:r>
        <w:rPr>
          <w:lang w:val="en-US"/>
        </w:rPr>
        <w:t xml:space="preserve"> game data logging and visualization in the game industry is</w:t>
      </w:r>
      <w:r w:rsidR="00FE12C5">
        <w:rPr>
          <w:lang w:val="en-US"/>
        </w:rPr>
        <w:t xml:space="preserve"> aid</w:t>
      </w:r>
      <w:r w:rsidR="00B102D1">
        <w:rPr>
          <w:lang w:val="en-US"/>
        </w:rPr>
        <w:t>ing</w:t>
      </w:r>
      <w:r w:rsidR="00FE12C5">
        <w:rPr>
          <w:lang w:val="en-US"/>
        </w:rPr>
        <w:t xml:space="preserve"> </w:t>
      </w:r>
      <w:commentRangeStart w:id="19"/>
      <w:r>
        <w:rPr>
          <w:lang w:val="en-US"/>
        </w:rPr>
        <w:t xml:space="preserve">play testing </w:t>
      </w:r>
      <w:commentRangeEnd w:id="19"/>
      <w:r w:rsidR="00F60740">
        <w:rPr>
          <w:rStyle w:val="CommentReference"/>
        </w:rPr>
        <w:commentReference w:id="19"/>
      </w:r>
      <w:r>
        <w:rPr>
          <w:lang w:val="en-US"/>
        </w:rPr>
        <w:t>and game refinement</w:t>
      </w:r>
      <w:r w:rsidR="004B5291">
        <w:rPr>
          <w:lang w:val="en-US"/>
        </w:rPr>
        <w:t xml:space="preserve"> </w:t>
      </w:r>
      <w:r w:rsidR="009064CA">
        <w:rPr>
          <w:lang w:val="en-US"/>
        </w:rPr>
        <w:fldChar w:fldCharType="begin"/>
      </w:r>
      <w:r w:rsidR="001460D8">
        <w:rPr>
          <w:lang w:val="en-US"/>
        </w:rPr>
        <w:instrText xml:space="preserve"> ADDIN ZOTERO_ITEM CSL_CITATION {"citationID":"1agva482d5","properties":{"formattedCitation":"(FULLERTON; SWAIN, 2008)","plainCitation":"(FULLERTON; SWAIN, 2008)"},"citationItems":[{"id":212,"uris":["http://zotero.org/users/1122386/items/8T4MEZEM"],"uri":["http://zotero.org/users/1122386/items/8T4MEZEM"],"itemData":{"id":212,"type":"book","title":"Game Design Workshop: A playcentric approach to creating innovative games","publisher":"Morgan Kaufmann/Elsevier","publisher-place":"Amsterdam","source":"Open WorldCat","event-place":"Amsterdam","ISBN":"9780240809748  0240809742","shortTitle":"Game design workshop","language":"English","author":[{"family":"Fullerton","given":"Tracy"},{"family":"Swain","given":"Christopher"}],"issued":{"date-parts":[["2008"]]}}}],"schema":"https://github.com/citation-style-language/schema/raw/master/csl-citation.json"} </w:instrText>
      </w:r>
      <w:r w:rsidR="009064CA">
        <w:rPr>
          <w:lang w:val="en-US"/>
        </w:rPr>
        <w:fldChar w:fldCharType="separate"/>
      </w:r>
      <w:r w:rsidR="001460D8" w:rsidRPr="001460D8">
        <w:rPr>
          <w:rFonts w:cs="Times New Roman"/>
          <w:lang w:val="en-US"/>
        </w:rPr>
        <w:t>(FULLERTON; SWAIN, 2008)</w:t>
      </w:r>
      <w:r w:rsidR="009064CA">
        <w:rPr>
          <w:lang w:val="en-US"/>
        </w:rPr>
        <w:fldChar w:fldCharType="end"/>
      </w:r>
      <w:r>
        <w:rPr>
          <w:lang w:val="en-US"/>
        </w:rPr>
        <w:t>.</w:t>
      </w:r>
      <w:r w:rsidR="004B5291">
        <w:rPr>
          <w:lang w:val="en-US"/>
        </w:rPr>
        <w:t xml:space="preserve"> Recently, game designers </w:t>
      </w:r>
      <w:r w:rsidR="00FE12C5">
        <w:rPr>
          <w:lang w:val="en-US"/>
        </w:rPr>
        <w:t>began</w:t>
      </w:r>
      <w:r w:rsidR="004B5291">
        <w:rPr>
          <w:lang w:val="en-US"/>
        </w:rPr>
        <w:t xml:space="preserve"> </w:t>
      </w:r>
      <w:r w:rsidR="00FE12C5">
        <w:rPr>
          <w:lang w:val="en-US"/>
        </w:rPr>
        <w:t xml:space="preserve">to </w:t>
      </w:r>
      <w:r w:rsidR="004B5291">
        <w:rPr>
          <w:lang w:val="en-US"/>
        </w:rPr>
        <w:t>us</w:t>
      </w:r>
      <w:r w:rsidR="00FE12C5">
        <w:rPr>
          <w:lang w:val="en-US"/>
        </w:rPr>
        <w:t>e</w:t>
      </w:r>
      <w:r w:rsidR="004B5291">
        <w:rPr>
          <w:lang w:val="en-US"/>
        </w:rPr>
        <w:t xml:space="preserve"> statistical techniques to gather player data.</w:t>
      </w:r>
      <w:r w:rsidR="006168FC">
        <w:rPr>
          <w:lang w:val="en-US"/>
        </w:rPr>
        <w:t xml:space="preserve"> </w:t>
      </w:r>
      <w:r w:rsidR="00B102D1">
        <w:rPr>
          <w:lang w:val="en-US"/>
        </w:rPr>
        <w:t xml:space="preserve">For example, </w:t>
      </w:r>
      <w:proofErr w:type="spellStart"/>
      <w:r w:rsidR="006168FC">
        <w:rPr>
          <w:lang w:val="en-US"/>
        </w:rPr>
        <w:t>DeRosa</w:t>
      </w:r>
      <w:proofErr w:type="spellEnd"/>
      <w:r w:rsidR="006168FC">
        <w:rPr>
          <w:lang w:val="en-US"/>
        </w:rPr>
        <w:t xml:space="preserve"> </w:t>
      </w:r>
      <w:r w:rsidR="009064CA">
        <w:rPr>
          <w:lang w:val="en-US"/>
        </w:rPr>
        <w:fldChar w:fldCharType="begin"/>
      </w:r>
      <w:r w:rsidR="001460D8">
        <w:rPr>
          <w:lang w:val="en-US"/>
        </w:rPr>
        <w:instrText xml:space="preserve"> ADDIN ZOTERO_ITEM CSL_CITATION {"citationID":"15avn6btr0","properties":{"formattedCitation":"(2007)","plainCitation":"(2007)"},"citationItems":[{"id":216,"uris":["http://zotero.org/users/1122386/items/VMQPCJH2"],"uri":["http://zotero.org/users/1122386/items/VMQPCJH2"],"itemData":{"id":216,"type":"webpage","title":"Tracking Player Feedback To Improve Game Design","container-title":"Gamasutra","genre":"Gamasutra","abstract":"How can game developers use statistics, even before a game is released, to improve gameplay? BioWare's QA director Phillip DeRosa explains how the  Mass Effect  creator has set up and executed code-based monitoring of key metrics to test, analyze, and refine its projects through playtesting.","URL":"http://www.gamasutra.com/view/feature/129969/tracking_player_feedback_to_.php","author":[{"family":"DeRosa","given":"Phillip"}],"issued":{"date-parts":[["2007"]]},"accessed":{"date-parts":[["2013",6,28]]}},"suppress-author":true}],"schema":"https://github.com/citation-style-language/schema/raw/master/csl-citation.json"} </w:instrText>
      </w:r>
      <w:r w:rsidR="009064CA">
        <w:rPr>
          <w:lang w:val="en-US"/>
        </w:rPr>
        <w:fldChar w:fldCharType="separate"/>
      </w:r>
      <w:r w:rsidR="001460D8" w:rsidRPr="001460D8">
        <w:rPr>
          <w:rFonts w:cs="Times New Roman"/>
          <w:lang w:val="en-US"/>
        </w:rPr>
        <w:t>(2007)</w:t>
      </w:r>
      <w:r w:rsidR="009064CA">
        <w:rPr>
          <w:lang w:val="en-US"/>
        </w:rPr>
        <w:fldChar w:fldCharType="end"/>
      </w:r>
      <w:r w:rsidR="006168FC">
        <w:rPr>
          <w:lang w:val="en-US"/>
        </w:rPr>
        <w:t xml:space="preserve"> described how </w:t>
      </w:r>
      <w:proofErr w:type="spellStart"/>
      <w:r w:rsidR="006168FC">
        <w:rPr>
          <w:lang w:val="en-US"/>
        </w:rPr>
        <w:t>BioWare</w:t>
      </w:r>
      <w:proofErr w:type="spellEnd"/>
      <w:r w:rsidR="006168FC">
        <w:rPr>
          <w:lang w:val="en-US"/>
        </w:rPr>
        <w:t xml:space="preserve"> used statistics during </w:t>
      </w:r>
      <w:commentRangeStart w:id="20"/>
      <w:proofErr w:type="spellStart"/>
      <w:r w:rsidR="006168FC">
        <w:rPr>
          <w:lang w:val="en-US"/>
        </w:rPr>
        <w:t>playtesters</w:t>
      </w:r>
      <w:proofErr w:type="spellEnd"/>
      <w:r w:rsidR="006168FC">
        <w:rPr>
          <w:lang w:val="en-US"/>
        </w:rPr>
        <w:t xml:space="preserve"> </w:t>
      </w:r>
      <w:commentRangeEnd w:id="20"/>
      <w:r w:rsidR="00D26004">
        <w:rPr>
          <w:rStyle w:val="CommentReference"/>
        </w:rPr>
        <w:commentReference w:id="20"/>
      </w:r>
      <w:r w:rsidR="006168FC">
        <w:rPr>
          <w:lang w:val="en-US"/>
        </w:rPr>
        <w:t xml:space="preserve">to determine where players spent their time and which special powers were used. </w:t>
      </w:r>
      <w:r w:rsidR="002E523F">
        <w:rPr>
          <w:lang w:val="en-US"/>
        </w:rPr>
        <w:t xml:space="preserve">Other </w:t>
      </w:r>
      <w:r w:rsidR="00B102D1">
        <w:rPr>
          <w:lang w:val="en-US"/>
        </w:rPr>
        <w:t>researchers</w:t>
      </w:r>
      <w:r w:rsidR="002E523F">
        <w:rPr>
          <w:lang w:val="en-US"/>
        </w:rPr>
        <w:t xml:space="preserve"> </w:t>
      </w:r>
      <w:r w:rsidR="00B102D1">
        <w:rPr>
          <w:lang w:val="en-US"/>
        </w:rPr>
        <w:t xml:space="preserve">also </w:t>
      </w:r>
      <w:r w:rsidR="002E523F">
        <w:rPr>
          <w:lang w:val="en-US"/>
        </w:rPr>
        <w:t xml:space="preserve">tried to analyze movements during battles </w:t>
      </w:r>
      <w:r w:rsidR="009064CA">
        <w:rPr>
          <w:lang w:val="en-US"/>
        </w:rPr>
        <w:fldChar w:fldCharType="begin"/>
      </w:r>
      <w:r w:rsidR="001460D8">
        <w:rPr>
          <w:lang w:val="en-US"/>
        </w:rPr>
        <w:instrText xml:space="preserve"> ADDIN ZOTERO_ITEM CSL_CITATION {"citationID":"2mkneqdl1u","properties":{"formattedCitation":"(HOOBLER; HUMPHREYS; AGRAWALA, 2004)","plainCitation":"(HOOBLER; HUMPHREYS; AGRAWALA, 2004)"},"citationItems":[{"id":204,"uris":["http://zotero.org/users/1122386/items/83CR2ZZX"],"uri":["http://zotero.org/users/1122386/items/83CR2ZZX"],"itemData":{"id":204,"type":"paper-conference","title":"Visualizing Competitive Behaviors in Multi-User Virtual Environments","container-title":"Proceedings of the conference on Visualization '04","collection-title":"VIS '04","publisher":"IEEE Computer Society","publisher-place":"Washington, DC, USA","page":"163–170","source":"ACM Digital Library","event-place":"Washington, DC, USA","abstract":"We present a system for enhancing observation of user interactions in virtual environments. In particular, we focus on analyzing behavior patterns in the popular team-based first-person perspective game Return to Castle Wolfenstein: Enemy Territory. This game belongs to a genre characterized by two moderate-sized teams (usually 6 to 12 players each) competing over a set of objectives. Our system allows spectators to visualize global features such as large-scale behaviors and team strategies, as opposed to the limited, local view that traditional spectating modes provide. We also add overlay visualizations of semantic information related to the action that might be important to a spectator in order to reduce the information overload that plagues traditional overview visualizations. These overlays can visualize information about abstract concepts such as player distribution over time and areas of intense combat activity, and also highlight important features like player paths, fire coverage, etc. This added information allows spectators to identify important game events more easily and reveals large-scale player behaviors that might otherwise be overlooked.","URL":"http://dx.doi.org/10.1109/VISUAL.2004.120","DOI":"10.1109/VISUAL.2004.120","ISBN":"0-7803-8788-0","author":[{"family":"Hoobler","given":"Nate"},{"family":"Humphreys","given":"Greg"},{"family":"Agrawala","given":"Maneesh"}],"issued":{"date-parts":[["2004"]]},"accessed":{"date-parts":[["2013",6,28]]}}}],"schema":"https://github.com/citation-style-language/schema/raw/master/csl-citation.json"} </w:instrText>
      </w:r>
      <w:r w:rsidR="009064CA">
        <w:rPr>
          <w:lang w:val="en-US"/>
        </w:rPr>
        <w:fldChar w:fldCharType="separate"/>
      </w:r>
      <w:r w:rsidR="001460D8" w:rsidRPr="001460D8">
        <w:rPr>
          <w:rFonts w:cs="Times New Roman"/>
          <w:lang w:val="en-US"/>
        </w:rPr>
        <w:t>(HOOBLER; HUMPHREYS; AGRAWALA, 2004)</w:t>
      </w:r>
      <w:r w:rsidR="009064CA">
        <w:rPr>
          <w:lang w:val="en-US"/>
        </w:rPr>
        <w:fldChar w:fldCharType="end"/>
      </w:r>
      <w:r w:rsidR="002E523F">
        <w:rPr>
          <w:lang w:val="en-US"/>
        </w:rPr>
        <w:t xml:space="preserve"> and identify player behaviors </w:t>
      </w:r>
      <w:r w:rsidR="009064CA">
        <w:rPr>
          <w:lang w:val="en-US"/>
        </w:rPr>
        <w:fldChar w:fldCharType="begin"/>
      </w:r>
      <w:r w:rsidR="001460D8">
        <w:rPr>
          <w:lang w:val="en-US"/>
        </w:rPr>
        <w:instrText xml:space="preserve"> ADDIN ZOTERO_ITEM CSL_CITATION {"citationID":"263tmp3bki","properties":{"formattedCitation":"(DIXIT; YOUNGBLOOD, 2008)","plainCitation":"(DIXIT; YOUNGBLOOD, 2008)"},"citationItems":[{"id":203,"uris":["http://zotero.org/users/1122386/items/XG2CGI7E"],"uri":["http://zotero.org/users/1122386/items/XG2CGI7E"],"itemData":{"id":203,"type":"report","title":"Understanding playtest data through visual data mining in interactive 3D environments.","publisher":"The University of North Carolina at Charlotte","source":"CiteULike","author":[{"family":"Dixit","given":"Priyesh"},{"family":"Youngblood","given":"Michael"}],"issued":{"date-parts":[["2008"]]}}}],"schema":"https://github.com/citation-style-language/schema/raw/master/csl-citation.json"} </w:instrText>
      </w:r>
      <w:r w:rsidR="009064CA">
        <w:rPr>
          <w:lang w:val="en-US"/>
        </w:rPr>
        <w:fldChar w:fldCharType="separate"/>
      </w:r>
      <w:r w:rsidR="001460D8" w:rsidRPr="001460D8">
        <w:rPr>
          <w:rFonts w:cs="Times New Roman"/>
          <w:lang w:val="en-US"/>
        </w:rPr>
        <w:t>(DIXIT; YOUNGBLOOD, 2008)</w:t>
      </w:r>
      <w:r w:rsidR="009064CA">
        <w:rPr>
          <w:lang w:val="en-US"/>
        </w:rPr>
        <w:fldChar w:fldCharType="end"/>
      </w:r>
      <w:r w:rsidR="002E523F">
        <w:rPr>
          <w:lang w:val="en-US"/>
        </w:rPr>
        <w:t>.</w:t>
      </w:r>
    </w:p>
    <w:p w:rsidR="00C45496" w:rsidRDefault="00FE12C5" w:rsidP="0018493B">
      <w:pPr>
        <w:rPr>
          <w:lang w:val="en-US"/>
        </w:rPr>
      </w:pPr>
      <w:r>
        <w:rPr>
          <w:lang w:val="en-US"/>
        </w:rPr>
        <w:t xml:space="preserve">Thus this chapter aims at describing some </w:t>
      </w:r>
      <w:del w:id="21" w:author="Leonardo Gresta Paulino Murta" w:date="2013-07-03T09:28:00Z">
        <w:r w:rsidDel="00A46E70">
          <w:rPr>
            <w:lang w:val="en-US"/>
          </w:rPr>
          <w:delText xml:space="preserve">research </w:delText>
        </w:r>
      </w:del>
      <w:r>
        <w:rPr>
          <w:lang w:val="en-US"/>
        </w:rPr>
        <w:t xml:space="preserve">approaches related to </w:t>
      </w:r>
      <w:commentRangeStart w:id="22"/>
      <w:r>
        <w:rPr>
          <w:lang w:val="en-US"/>
        </w:rPr>
        <w:t>data logging and visualizations</w:t>
      </w:r>
      <w:commentRangeEnd w:id="22"/>
      <w:r w:rsidR="00A46E70">
        <w:rPr>
          <w:rStyle w:val="CommentReference"/>
        </w:rPr>
        <w:commentReference w:id="22"/>
      </w:r>
      <w:r>
        <w:rPr>
          <w:lang w:val="en-US"/>
        </w:rPr>
        <w:t xml:space="preserve">. The criterion used for selecting the approaches is similar to </w:t>
      </w:r>
      <w:commentRangeStart w:id="23"/>
      <w:r>
        <w:rPr>
          <w:lang w:val="en-US"/>
        </w:rPr>
        <w:t>snowballing sample</w:t>
      </w:r>
      <w:commentRangeEnd w:id="23"/>
      <w:r w:rsidR="00145F68">
        <w:rPr>
          <w:rStyle w:val="CommentReference"/>
        </w:rPr>
        <w:commentReference w:id="23"/>
      </w:r>
      <w:r>
        <w:rPr>
          <w:lang w:val="en-US"/>
        </w:rPr>
        <w:t xml:space="preserve">. </w:t>
      </w:r>
      <w:commentRangeStart w:id="24"/>
      <w:r>
        <w:rPr>
          <w:lang w:val="en-US"/>
        </w:rPr>
        <w:t xml:space="preserve">We started with a recent </w:t>
      </w:r>
      <w:r w:rsidR="005019FB">
        <w:rPr>
          <w:lang w:val="en-US"/>
        </w:rPr>
        <w:t xml:space="preserve">graph visualization </w:t>
      </w:r>
      <w:r>
        <w:rPr>
          <w:lang w:val="en-US"/>
        </w:rPr>
        <w:t>approach</w:t>
      </w:r>
      <w:r w:rsidR="005019FB">
        <w:rPr>
          <w:lang w:val="en-US"/>
        </w:rPr>
        <w:t xml:space="preserve"> </w:t>
      </w:r>
      <w:commentRangeEnd w:id="24"/>
      <w:r w:rsidR="00CE0DBB">
        <w:rPr>
          <w:rStyle w:val="CommentReference"/>
        </w:rPr>
        <w:commentReference w:id="24"/>
      </w:r>
      <w:r w:rsidR="005019FB">
        <w:rPr>
          <w:lang w:val="en-US"/>
        </w:rPr>
        <w:t xml:space="preserve">to describe </w:t>
      </w:r>
      <w:proofErr w:type="spellStart"/>
      <w:r w:rsidR="005019FB">
        <w:rPr>
          <w:lang w:val="en-US"/>
        </w:rPr>
        <w:t>gameplay</w:t>
      </w:r>
      <w:proofErr w:type="spellEnd"/>
      <w:r w:rsidR="005019FB">
        <w:rPr>
          <w:lang w:val="en-US"/>
        </w:rPr>
        <w:t xml:space="preserve"> data</w:t>
      </w:r>
      <w:del w:id="25" w:author="Leonardo Gresta Paulino Murta" w:date="2013-07-03T09:31:00Z">
        <w:r w:rsidR="005019FB" w:rsidDel="00CE0DBB">
          <w:rPr>
            <w:lang w:val="en-US"/>
          </w:rPr>
          <w:delText xml:space="preserve"> </w:delText>
        </w:r>
      </w:del>
      <w:r>
        <w:rPr>
          <w:lang w:val="en-US"/>
        </w:rPr>
        <w:t xml:space="preserve"> </w:t>
      </w:r>
      <w:r w:rsidR="009064CA">
        <w:rPr>
          <w:lang w:val="en-US"/>
        </w:rPr>
        <w:fldChar w:fldCharType="begin"/>
      </w:r>
      <w:r w:rsidR="001460D8">
        <w:rPr>
          <w:lang w:val="en-US"/>
        </w:rPr>
        <w:instrText xml:space="preserve"> ADDIN ZOTERO_ITEM CSL_CITATION {"citationID":"1as8co70nl","properties":{"formattedCitation":"(WALLNER,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9064CA">
        <w:rPr>
          <w:lang w:val="en-US"/>
        </w:rPr>
        <w:fldChar w:fldCharType="separate"/>
      </w:r>
      <w:r w:rsidR="001460D8" w:rsidRPr="001460D8">
        <w:rPr>
          <w:rFonts w:cs="Times New Roman"/>
          <w:lang w:val="en-US"/>
        </w:rPr>
        <w:t>(WALLNER, 2013)</w:t>
      </w:r>
      <w:r w:rsidR="009064CA">
        <w:rPr>
          <w:lang w:val="en-US"/>
        </w:rPr>
        <w:fldChar w:fldCharType="end"/>
      </w:r>
      <w:r w:rsidR="005019FB">
        <w:rPr>
          <w:lang w:val="en-US"/>
        </w:rPr>
        <w:t>.</w:t>
      </w:r>
      <w:r>
        <w:rPr>
          <w:lang w:val="en-US"/>
        </w:rPr>
        <w:t xml:space="preserve"> </w:t>
      </w:r>
      <w:r w:rsidR="005019FB">
        <w:rPr>
          <w:lang w:val="en-US"/>
        </w:rPr>
        <w:t>Then we</w:t>
      </w:r>
      <w:r>
        <w:rPr>
          <w:lang w:val="en-US"/>
        </w:rPr>
        <w:t xml:space="preserve"> checked </w:t>
      </w:r>
      <w:commentRangeStart w:id="26"/>
      <w:r w:rsidR="005019FB">
        <w:rPr>
          <w:lang w:val="en-US"/>
        </w:rPr>
        <w:t xml:space="preserve">possible candidates </w:t>
      </w:r>
      <w:commentRangeEnd w:id="26"/>
      <w:r w:rsidR="00CE0DBB">
        <w:rPr>
          <w:rStyle w:val="CommentReference"/>
        </w:rPr>
        <w:commentReference w:id="26"/>
      </w:r>
      <w:r w:rsidR="005019FB">
        <w:rPr>
          <w:lang w:val="en-US"/>
        </w:rPr>
        <w:t xml:space="preserve">based on its references list </w:t>
      </w:r>
      <w:r w:rsidR="0018493B">
        <w:rPr>
          <w:lang w:val="en-US"/>
        </w:rPr>
        <w:t xml:space="preserve">and </w:t>
      </w:r>
      <w:commentRangeStart w:id="27"/>
      <w:r w:rsidR="0018493B">
        <w:rPr>
          <w:lang w:val="en-US"/>
        </w:rPr>
        <w:t>selected</w:t>
      </w:r>
      <w:r w:rsidR="005019FB">
        <w:rPr>
          <w:lang w:val="en-US"/>
        </w:rPr>
        <w:t xml:space="preserve"> another </w:t>
      </w:r>
      <w:r w:rsidR="005019FB">
        <w:rPr>
          <w:lang w:val="en-US"/>
        </w:rPr>
        <w:lastRenderedPageBreak/>
        <w:t>graph based visualization</w:t>
      </w:r>
      <w:commentRangeEnd w:id="27"/>
      <w:r w:rsidR="004A262A">
        <w:rPr>
          <w:rStyle w:val="CommentReference"/>
        </w:rPr>
        <w:commentReference w:id="27"/>
      </w:r>
      <w:r w:rsidR="005019FB">
        <w:rPr>
          <w:lang w:val="en-US"/>
        </w:rPr>
        <w:t xml:space="preserve"> </w:t>
      </w:r>
      <w:r w:rsidR="009064CA">
        <w:rPr>
          <w:lang w:val="en-US"/>
        </w:rPr>
        <w:fldChar w:fldCharType="begin"/>
      </w:r>
      <w:r w:rsidR="001460D8">
        <w:rPr>
          <w:lang w:val="en-US"/>
        </w:rPr>
        <w:instrText xml:space="preserve"> ADDIN ZOTERO_ITEM CSL_CITATION {"citationID":"wLYVJHJM","properties":{"formattedCitation":"(WALLNER; KRIGLSTEIN, 2012)","plainCitation":"(WALLNER; KRIGLSTEIN, 2012)"},"citationItems":[{"id":190,"uris":["http://zotero.org/users/1122386/items/A2M8EQ7Q"],"uri":["http://zotero.org/users/1122386/items/A2M8EQ7Q"],"itemData":{"id":190,"type":"article-journal","title":"A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Systems","collection-title":"CHI '12","page":"1115–1124","source":"ACM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accessed":{"date-parts":[["2013",6,24]]}}}],"schema":"https://github.com/citation-style-language/schema/raw/master/csl-citation.json"} </w:instrText>
      </w:r>
      <w:r w:rsidR="009064CA">
        <w:rPr>
          <w:lang w:val="en-US"/>
        </w:rPr>
        <w:fldChar w:fldCharType="separate"/>
      </w:r>
      <w:r w:rsidR="001460D8" w:rsidRPr="001460D8">
        <w:rPr>
          <w:rFonts w:cs="Times New Roman"/>
          <w:lang w:val="en-US"/>
        </w:rPr>
        <w:t>(WALLNER; KRIGLSTEIN, 2012)</w:t>
      </w:r>
      <w:r w:rsidR="009064CA">
        <w:rPr>
          <w:lang w:val="en-US"/>
        </w:rPr>
        <w:fldChar w:fldCharType="end"/>
      </w:r>
      <w:r w:rsidR="005019FB">
        <w:rPr>
          <w:lang w:val="en-US"/>
        </w:rPr>
        <w:t>.</w:t>
      </w:r>
      <w:r w:rsidR="0018493B">
        <w:rPr>
          <w:lang w:val="en-US"/>
        </w:rPr>
        <w:t xml:space="preserve"> Continuing this procedure, we selected an approach that combines behavioral and contextual data visualization </w:t>
      </w:r>
      <w:r w:rsidR="009064CA">
        <w:rPr>
          <w:lang w:val="en-US"/>
        </w:rPr>
        <w:fldChar w:fldCharType="begin"/>
      </w:r>
      <w:r w:rsidR="001460D8">
        <w:rPr>
          <w:lang w:val="en-US"/>
        </w:rPr>
        <w:instrText xml:space="preserve"> ADDIN ZOTERO_ITEM CSL_CITATION {"citationID":"2lrjde9co5","properties":{"formattedCitation":"{\\rtf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9064CA">
        <w:rPr>
          <w:lang w:val="en-US"/>
        </w:rPr>
        <w:fldChar w:fldCharType="separate"/>
      </w:r>
      <w:r w:rsidR="001460D8" w:rsidRPr="001460D8">
        <w:rPr>
          <w:rFonts w:cs="Times New Roman"/>
          <w:szCs w:val="24"/>
          <w:lang w:val="en-US"/>
        </w:rPr>
        <w:t xml:space="preserve">(KIM </w:t>
      </w:r>
      <w:r w:rsidR="001460D8" w:rsidRPr="001460D8">
        <w:rPr>
          <w:rFonts w:cs="Times New Roman"/>
          <w:i/>
          <w:iCs/>
          <w:szCs w:val="24"/>
          <w:lang w:val="en-US"/>
        </w:rPr>
        <w:t>et al.</w:t>
      </w:r>
      <w:r w:rsidR="001460D8" w:rsidRPr="001460D8">
        <w:rPr>
          <w:rFonts w:cs="Times New Roman"/>
          <w:szCs w:val="24"/>
          <w:lang w:val="en-US"/>
        </w:rPr>
        <w:t>, 2008)</w:t>
      </w:r>
      <w:r w:rsidR="009064CA">
        <w:rPr>
          <w:lang w:val="en-US"/>
        </w:rPr>
        <w:fldChar w:fldCharType="end"/>
      </w:r>
      <w:r w:rsidR="0018493B">
        <w:rPr>
          <w:lang w:val="en-US"/>
        </w:rPr>
        <w:t xml:space="preserve"> and a proposed framework for </w:t>
      </w:r>
      <w:proofErr w:type="spellStart"/>
      <w:r w:rsidR="0018493B">
        <w:rPr>
          <w:lang w:val="en-US"/>
        </w:rPr>
        <w:t>gameplay</w:t>
      </w:r>
      <w:proofErr w:type="spellEnd"/>
      <w:r w:rsidR="0018493B">
        <w:rPr>
          <w:lang w:val="en-US"/>
        </w:rPr>
        <w:t xml:space="preserve"> data logging </w:t>
      </w:r>
      <w:r w:rsidR="009064CA">
        <w:rPr>
          <w:lang w:val="en-US"/>
        </w:rPr>
        <w:fldChar w:fldCharType="begin"/>
      </w:r>
      <w:r w:rsidR="001460D8">
        <w:rPr>
          <w:lang w:val="en-US"/>
        </w:rPr>
        <w:instrText xml:space="preserve"> ADDIN ZOTERO_ITEM CSL_CITATION {"citationID":"dqco8dj71","properties":{"formattedCitation":"(JOSLIN;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sidR="009064CA">
        <w:rPr>
          <w:lang w:val="en-US"/>
        </w:rPr>
        <w:fldChar w:fldCharType="separate"/>
      </w:r>
      <w:r w:rsidR="001460D8" w:rsidRPr="001460D8">
        <w:rPr>
          <w:rFonts w:cs="Times New Roman"/>
        </w:rPr>
        <w:t>(JOSLIN; BROWN; DRENNAN, 2007)</w:t>
      </w:r>
      <w:r w:rsidR="009064CA">
        <w:rPr>
          <w:lang w:val="en-US"/>
        </w:rPr>
        <w:fldChar w:fldCharType="end"/>
      </w:r>
      <w:r w:rsidR="0018493B">
        <w:rPr>
          <w:lang w:val="en-US"/>
        </w:rPr>
        <w:t>.</w:t>
      </w:r>
    </w:p>
    <w:p w:rsidR="00B102D1" w:rsidRDefault="00B102D1" w:rsidP="00B102D1">
      <w:pPr>
        <w:keepNext/>
        <w:framePr w:hSpace="187" w:wrap="around" w:hAnchor="text" w:yAlign="top"/>
        <w:ind w:firstLine="0"/>
        <w:jc w:val="center"/>
      </w:pPr>
      <w:r>
        <w:rPr>
          <w:noProof/>
          <w:lang w:val="en-US"/>
        </w:rPr>
        <w:drawing>
          <wp:inline distT="0" distB="0" distL="0" distR="0">
            <wp:extent cx="4019550" cy="4658291"/>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B102D1" w:rsidRPr="002E523F" w:rsidRDefault="00B102D1" w:rsidP="00B102D1">
      <w:pPr>
        <w:pStyle w:val="Caption"/>
        <w:framePr w:hSpace="187" w:wrap="around" w:hAnchor="text" w:yAlign="top"/>
        <w:ind w:firstLine="0"/>
        <w:jc w:val="center"/>
        <w:rPr>
          <w:lang w:val="en-US"/>
        </w:rPr>
      </w:pPr>
      <w:bookmarkStart w:id="28" w:name="_Ref360198286"/>
      <w:r w:rsidRPr="002E523F">
        <w:rPr>
          <w:lang w:val="en-US"/>
        </w:rPr>
        <w:t xml:space="preserve">Figure </w:t>
      </w:r>
      <w:r w:rsidR="009064CA">
        <w:fldChar w:fldCharType="begin"/>
      </w:r>
      <w:r w:rsidRPr="002E523F">
        <w:rPr>
          <w:lang w:val="en-US"/>
        </w:rPr>
        <w:instrText xml:space="preserve"> SEQ Figure \* ARABIC </w:instrText>
      </w:r>
      <w:r w:rsidR="009064CA">
        <w:fldChar w:fldCharType="separate"/>
      </w:r>
      <w:r>
        <w:rPr>
          <w:noProof/>
          <w:lang w:val="en-US"/>
        </w:rPr>
        <w:t>1</w:t>
      </w:r>
      <w:r w:rsidR="009064CA">
        <w:fldChar w:fldCharType="end"/>
      </w:r>
      <w:bookmarkEnd w:id="28"/>
      <w:r w:rsidRPr="002E523F">
        <w:rPr>
          <w:lang w:val="en-US"/>
        </w:rPr>
        <w:t xml:space="preserve">: </w:t>
      </w:r>
      <w:proofErr w:type="spellStart"/>
      <w:r>
        <w:rPr>
          <w:lang w:val="en-US"/>
        </w:rPr>
        <w:t>Heatmap</w:t>
      </w:r>
      <w:proofErr w:type="spellEnd"/>
      <w:r>
        <w:rPr>
          <w:lang w:val="en-US"/>
        </w:rPr>
        <w:t xml:space="preserve"> representing s</w:t>
      </w:r>
      <w:r w:rsidRPr="002E523F">
        <w:rPr>
          <w:lang w:val="en-US"/>
        </w:rPr>
        <w:t xml:space="preserve">hotgun kills on </w:t>
      </w:r>
      <w:r>
        <w:rPr>
          <w:lang w:val="en-US"/>
        </w:rPr>
        <w:t>d</w:t>
      </w:r>
      <w:r w:rsidRPr="002E523F">
        <w:rPr>
          <w:lang w:val="en-US"/>
        </w:rPr>
        <w:t xml:space="preserve">ay </w:t>
      </w:r>
      <w:r>
        <w:rPr>
          <w:lang w:val="en-US"/>
        </w:rPr>
        <w:t>o</w:t>
      </w:r>
      <w:r w:rsidRPr="002E523F">
        <w:rPr>
          <w:lang w:val="en-US"/>
        </w:rPr>
        <w:t xml:space="preserve">ne </w:t>
      </w:r>
      <w:r>
        <w:rPr>
          <w:lang w:val="en-US"/>
        </w:rPr>
        <w:t>of</w:t>
      </w:r>
      <w:r w:rsidRPr="002E523F">
        <w:rPr>
          <w:lang w:val="en-US"/>
        </w:rPr>
        <w:t xml:space="preserve"> Gears of Wars 2</w:t>
      </w:r>
      <w:r>
        <w:rPr>
          <w:lang w:val="en-US"/>
        </w:rPr>
        <w:t>.</w:t>
      </w:r>
    </w:p>
    <w:p w:rsidR="0018493B" w:rsidRPr="00E07218" w:rsidRDefault="0018493B" w:rsidP="0018493B">
      <w:pPr>
        <w:rPr>
          <w:lang w:val="en-US"/>
        </w:rPr>
      </w:pPr>
      <w:r>
        <w:rPr>
          <w:lang w:val="en-US"/>
        </w:rPr>
        <w:t xml:space="preserve">This chapter is organized as follows: Section </w:t>
      </w:r>
      <w:r w:rsidR="009064CA">
        <w:rPr>
          <w:lang w:val="en-US"/>
        </w:rPr>
        <w:fldChar w:fldCharType="begin"/>
      </w:r>
      <w:r>
        <w:rPr>
          <w:lang w:val="en-US"/>
        </w:rPr>
        <w:instrText xml:space="preserve"> REF _Ref360193803 \r \h </w:instrText>
      </w:r>
      <w:r w:rsidR="009064CA">
        <w:rPr>
          <w:lang w:val="en-US"/>
        </w:rPr>
      </w:r>
      <w:r w:rsidR="009064CA">
        <w:rPr>
          <w:lang w:val="en-US"/>
        </w:rPr>
        <w:fldChar w:fldCharType="separate"/>
      </w:r>
      <w:r w:rsidR="00B102D1">
        <w:rPr>
          <w:lang w:val="en-US"/>
        </w:rPr>
        <w:t>2.2</w:t>
      </w:r>
      <w:r w:rsidR="009064CA">
        <w:rPr>
          <w:lang w:val="en-US"/>
        </w:rPr>
        <w:fldChar w:fldCharType="end"/>
      </w:r>
      <w:r>
        <w:rPr>
          <w:lang w:val="en-US"/>
        </w:rPr>
        <w:t xml:space="preserve"> describes a </w:t>
      </w:r>
      <w:proofErr w:type="spellStart"/>
      <w:r>
        <w:rPr>
          <w:lang w:val="en-US"/>
        </w:rPr>
        <w:t>gameplay</w:t>
      </w:r>
      <w:proofErr w:type="spellEnd"/>
      <w:r>
        <w:rPr>
          <w:lang w:val="en-US"/>
        </w:rPr>
        <w:t xml:space="preserve"> data logging framework proposed by Microsoft. Section </w:t>
      </w:r>
      <w:r w:rsidR="009064CA">
        <w:rPr>
          <w:lang w:val="en-US"/>
        </w:rPr>
        <w:fldChar w:fldCharType="begin"/>
      </w:r>
      <w:r>
        <w:rPr>
          <w:lang w:val="en-US"/>
        </w:rPr>
        <w:instrText xml:space="preserve"> REF _Ref360193835 \r \h </w:instrText>
      </w:r>
      <w:r w:rsidR="009064CA">
        <w:rPr>
          <w:lang w:val="en-US"/>
        </w:rPr>
      </w:r>
      <w:r w:rsidR="009064CA">
        <w:rPr>
          <w:lang w:val="en-US"/>
        </w:rPr>
        <w:fldChar w:fldCharType="separate"/>
      </w:r>
      <w:r w:rsidR="00B102D1">
        <w:rPr>
          <w:lang w:val="en-US"/>
        </w:rPr>
        <w:t>2.3</w:t>
      </w:r>
      <w:r w:rsidR="009064CA">
        <w:rPr>
          <w:lang w:val="en-US"/>
        </w:rPr>
        <w:fldChar w:fldCharType="end"/>
      </w:r>
      <w:r>
        <w:rPr>
          <w:lang w:val="en-US"/>
        </w:rPr>
        <w:t xml:space="preserve"> describes </w:t>
      </w:r>
      <w:commentRangeStart w:id="29"/>
      <w:r>
        <w:rPr>
          <w:lang w:val="en-US"/>
        </w:rPr>
        <w:t xml:space="preserve">a </w:t>
      </w:r>
      <w:proofErr w:type="spellStart"/>
      <w:r>
        <w:rPr>
          <w:lang w:val="en-US"/>
        </w:rPr>
        <w:t>gameplay</w:t>
      </w:r>
      <w:proofErr w:type="spellEnd"/>
      <w:r>
        <w:rPr>
          <w:lang w:val="en-US"/>
        </w:rPr>
        <w:t xml:space="preserve"> analysis of player behaviors using contextual data</w:t>
      </w:r>
      <w:commentRangeEnd w:id="29"/>
      <w:r w:rsidR="00E968A5">
        <w:rPr>
          <w:rStyle w:val="CommentReference"/>
        </w:rPr>
        <w:commentReference w:id="29"/>
      </w:r>
      <w:r>
        <w:rPr>
          <w:lang w:val="en-US"/>
        </w:rPr>
        <w:t xml:space="preserve">. Section </w:t>
      </w:r>
      <w:r w:rsidR="009064CA">
        <w:rPr>
          <w:lang w:val="en-US"/>
        </w:rPr>
        <w:fldChar w:fldCharType="begin"/>
      </w:r>
      <w:r>
        <w:rPr>
          <w:lang w:val="en-US"/>
        </w:rPr>
        <w:instrText xml:space="preserve"> REF _Ref360193890 \r \h </w:instrText>
      </w:r>
      <w:r w:rsidR="009064CA">
        <w:rPr>
          <w:lang w:val="en-US"/>
        </w:rPr>
      </w:r>
      <w:r w:rsidR="009064CA">
        <w:rPr>
          <w:lang w:val="en-US"/>
        </w:rPr>
        <w:fldChar w:fldCharType="separate"/>
      </w:r>
      <w:r w:rsidR="00B102D1">
        <w:rPr>
          <w:lang w:val="en-US"/>
        </w:rPr>
        <w:t>2.4</w:t>
      </w:r>
      <w:r w:rsidR="009064CA">
        <w:rPr>
          <w:lang w:val="en-US"/>
        </w:rPr>
        <w:fldChar w:fldCharType="end"/>
      </w:r>
      <w:r>
        <w:rPr>
          <w:lang w:val="en-US"/>
        </w:rPr>
        <w:t xml:space="preserve"> and </w:t>
      </w:r>
      <w:r w:rsidR="009064CA">
        <w:rPr>
          <w:lang w:val="en-US"/>
        </w:rPr>
        <w:fldChar w:fldCharType="begin"/>
      </w:r>
      <w:r>
        <w:rPr>
          <w:lang w:val="en-US"/>
        </w:rPr>
        <w:instrText xml:space="preserve"> REF _Ref360193897 \r \h </w:instrText>
      </w:r>
      <w:r w:rsidR="009064CA">
        <w:rPr>
          <w:lang w:val="en-US"/>
        </w:rPr>
      </w:r>
      <w:r w:rsidR="009064CA">
        <w:rPr>
          <w:lang w:val="en-US"/>
        </w:rPr>
        <w:fldChar w:fldCharType="separate"/>
      </w:r>
      <w:r w:rsidR="00B102D1">
        <w:rPr>
          <w:lang w:val="en-US"/>
        </w:rPr>
        <w:t>2.5</w:t>
      </w:r>
      <w:r w:rsidR="009064CA">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9064CA">
        <w:rPr>
          <w:lang w:val="en-US"/>
        </w:rPr>
        <w:fldChar w:fldCharType="begin"/>
      </w:r>
      <w:r>
        <w:rPr>
          <w:lang w:val="en-US"/>
        </w:rPr>
        <w:instrText xml:space="preserve"> REF _Ref360194010 \r \h </w:instrText>
      </w:r>
      <w:r w:rsidR="009064CA">
        <w:rPr>
          <w:lang w:val="en-US"/>
        </w:rPr>
      </w:r>
      <w:r w:rsidR="009064CA">
        <w:rPr>
          <w:lang w:val="en-US"/>
        </w:rPr>
        <w:fldChar w:fldCharType="separate"/>
      </w:r>
      <w:r w:rsidR="00B102D1">
        <w:rPr>
          <w:lang w:val="en-US"/>
        </w:rPr>
        <w:t>2.6</w:t>
      </w:r>
      <w:r w:rsidR="009064CA">
        <w:rPr>
          <w:lang w:val="en-US"/>
        </w:rPr>
        <w:fldChar w:fldCharType="end"/>
      </w:r>
      <w:r>
        <w:rPr>
          <w:lang w:val="en-US"/>
        </w:rPr>
        <w:t xml:space="preserve"> presents the final considerations of this chapter.</w:t>
      </w:r>
    </w:p>
    <w:p w:rsidR="00984BDE" w:rsidRDefault="00CB1A5F" w:rsidP="00984BDE">
      <w:pPr>
        <w:pStyle w:val="Heading2"/>
        <w:rPr>
          <w:lang w:val="en-US"/>
        </w:rPr>
      </w:pPr>
      <w:bookmarkStart w:id="30" w:name="_Ref360193803"/>
      <w:r>
        <w:rPr>
          <w:lang w:val="en-US"/>
        </w:rPr>
        <w:lastRenderedPageBreak/>
        <w:t>Gameplay Data Logging</w:t>
      </w:r>
      <w:bookmarkEnd w:id="30"/>
    </w:p>
    <w:p w:rsidR="00AF28F4" w:rsidRDefault="00831B47" w:rsidP="00CB1A5F">
      <w:pPr>
        <w:rPr>
          <w:lang w:val="en-US"/>
        </w:rPr>
      </w:pPr>
      <w:proofErr w:type="spellStart"/>
      <w:r>
        <w:rPr>
          <w:lang w:val="en-US"/>
        </w:rPr>
        <w:t>Joslin</w:t>
      </w:r>
      <w:proofErr w:type="spellEnd"/>
      <w:r>
        <w:rPr>
          <w:lang w:val="en-US"/>
        </w:rPr>
        <w:t xml:space="preserve"> </w:t>
      </w:r>
      <w:r w:rsidR="009064CA">
        <w:rPr>
          <w:lang w:val="en-US"/>
        </w:rPr>
        <w:fldChar w:fldCharType="begin"/>
      </w:r>
      <w:r w:rsidR="001460D8">
        <w:rPr>
          <w:lang w:val="en-US"/>
        </w:rPr>
        <w:instrText xml:space="preserve"> ADDIN ZOTERO_ITEM CSL_CITATION {"citationID":"6G43HAdP","properties":{"formattedCitation":"(2007)","plainCitation":"(2007)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uppress-author":true}],"schema":"https://github.com/citation-style-language/schema/raw/master/csl-citation.json"} </w:instrText>
      </w:r>
      <w:r w:rsidR="009064CA">
        <w:rPr>
          <w:lang w:val="en-US"/>
        </w:rPr>
        <w:fldChar w:fldCharType="separate"/>
      </w:r>
      <w:r w:rsidR="001460D8" w:rsidRPr="001460D8">
        <w:rPr>
          <w:rFonts w:cs="Times New Roman"/>
          <w:lang w:val="en-US"/>
        </w:rPr>
        <w:t>(2007)</w:t>
      </w:r>
      <w:r w:rsidR="009064CA">
        <w:rPr>
          <w:lang w:val="en-US"/>
        </w:rPr>
        <w:fldChar w:fldCharType="end"/>
      </w:r>
      <w:r w:rsidR="002F0282">
        <w:rPr>
          <w:lang w:val="en-US"/>
        </w:rPr>
        <w:t xml:space="preserve"> proposed a</w:t>
      </w:r>
      <w:r w:rsidR="002F0282" w:rsidRPr="002F0282">
        <w:rPr>
          <w:lang w:val="en-US"/>
        </w:rPr>
        <w:t xml:space="preserve"> </w:t>
      </w:r>
      <w:r w:rsidR="002F0282">
        <w:rPr>
          <w:lang w:val="en-US"/>
        </w:rPr>
        <w:t xml:space="preserve">framework for </w:t>
      </w:r>
      <w:proofErr w:type="spellStart"/>
      <w:r w:rsidR="002F0282">
        <w:rPr>
          <w:lang w:val="en-US"/>
        </w:rPr>
        <w:t>gameplay</w:t>
      </w:r>
      <w:proofErr w:type="spellEnd"/>
      <w:r w:rsidR="002F0282">
        <w:rPr>
          <w:lang w:val="en-US"/>
        </w:rPr>
        <w:t xml:space="preserve"> data logging that</w:t>
      </w:r>
      <w:r>
        <w:rPr>
          <w:lang w:val="en-US"/>
        </w:rPr>
        <w:t xml:space="preserve"> uncovers </w:t>
      </w:r>
      <w:proofErr w:type="spellStart"/>
      <w:r>
        <w:rPr>
          <w:lang w:val="en-US"/>
        </w:rPr>
        <w:t>gameplay</w:t>
      </w:r>
      <w:proofErr w:type="spellEnd"/>
      <w:r>
        <w:rPr>
          <w:lang w:val="en-US"/>
        </w:rPr>
        <w:t xml:space="preserve"> events by </w:t>
      </w:r>
      <w:r w:rsidR="002F0282">
        <w:rPr>
          <w:lang w:val="en-US"/>
        </w:rPr>
        <w:t xml:space="preserve">attaching logging </w:t>
      </w:r>
      <w:r w:rsidR="00AF28F4">
        <w:rPr>
          <w:lang w:val="en-US"/>
        </w:rPr>
        <w:t>method</w:t>
      </w:r>
      <w:r w:rsidR="002F0282">
        <w:rPr>
          <w:lang w:val="en-US"/>
        </w:rPr>
        <w:t>s</w:t>
      </w:r>
      <w:r>
        <w:rPr>
          <w:lang w:val="en-US"/>
        </w:rPr>
        <w:t xml:space="preserve"> </w:t>
      </w:r>
      <w:r w:rsidR="00AF28F4">
        <w:rPr>
          <w:lang w:val="en-US"/>
        </w:rPr>
        <w:t>in</w:t>
      </w:r>
      <w:r>
        <w:rPr>
          <w:lang w:val="en-US"/>
        </w:rPr>
        <w:t xml:space="preserve"> game objects responsible for generating events during the game.</w:t>
      </w:r>
      <w:r w:rsidR="00AF28F4">
        <w:rPr>
          <w:lang w:val="en-US"/>
        </w:rPr>
        <w:t xml:space="preserve"> The logging method gathers information according to an event model, </w:t>
      </w:r>
      <w:del w:id="31" w:author="Leonardo Gresta Paulino Murta" w:date="2013-07-03T09:37:00Z">
        <w:r w:rsidR="00AF28F4" w:rsidDel="002A5314">
          <w:rPr>
            <w:lang w:val="en-US"/>
          </w:rPr>
          <w:delText>which describes</w:delText>
        </w:r>
      </w:del>
      <w:ins w:id="32" w:author="Leonardo Gresta Paulino Murta" w:date="2013-07-03T09:37:00Z">
        <w:r w:rsidR="002A5314">
          <w:rPr>
            <w:lang w:val="en-US"/>
          </w:rPr>
          <w:t>describing</w:t>
        </w:r>
      </w:ins>
      <w:r w:rsidR="00AF28F4">
        <w:rPr>
          <w:lang w:val="en-US"/>
        </w:rPr>
        <w:t xml:space="preserve"> which attributes and information are logged for each</w:t>
      </w:r>
      <w:r w:rsidR="00310E91">
        <w:rPr>
          <w:lang w:val="en-US"/>
        </w:rPr>
        <w:t xml:space="preserve"> event type</w:t>
      </w:r>
      <w:r w:rsidR="00AF28F4">
        <w:rPr>
          <w:lang w:val="en-US"/>
        </w:rPr>
        <w:t>.</w:t>
      </w:r>
      <w:r w:rsidR="002963E6">
        <w:rPr>
          <w:lang w:val="en-US"/>
        </w:rPr>
        <w:t xml:space="preserve"> </w:t>
      </w:r>
      <w:r w:rsidR="00AF28F4">
        <w:rPr>
          <w:lang w:val="en-US"/>
        </w:rPr>
        <w:t xml:space="preserve">For example, </w:t>
      </w:r>
      <w:r w:rsidR="002963E6">
        <w:rPr>
          <w:lang w:val="en-US"/>
        </w:rPr>
        <w:t>interaction events log</w:t>
      </w:r>
      <w:r w:rsidR="00310E91">
        <w:rPr>
          <w:lang w:val="en-US"/>
        </w:rPr>
        <w:t>s</w:t>
      </w:r>
      <w:r w:rsidR="002963E6">
        <w:rPr>
          <w:lang w:val="en-US"/>
        </w:rPr>
        <w:t xml:space="preserve"> information related to identification of the object</w:t>
      </w:r>
      <w:r w:rsidR="00310E91">
        <w:rPr>
          <w:lang w:val="en-US"/>
        </w:rPr>
        <w:t>s in the</w:t>
      </w:r>
      <w:r w:rsidR="002963E6">
        <w:rPr>
          <w:lang w:val="en-US"/>
        </w:rPr>
        <w:t xml:space="preserve"> interaction.</w:t>
      </w:r>
    </w:p>
    <w:p w:rsidR="00553863" w:rsidRDefault="002963E6" w:rsidP="00CB1A5F">
      <w:pPr>
        <w:rPr>
          <w:lang w:val="en-US"/>
        </w:rPr>
      </w:pPr>
      <w:r>
        <w:rPr>
          <w:lang w:val="en-US"/>
        </w:rPr>
        <w:t>The event model is the basis for th</w:t>
      </w:r>
      <w:r w:rsidR="00310E91">
        <w:rPr>
          <w:lang w:val="en-US"/>
        </w:rPr>
        <w:t>e game data logging</w:t>
      </w:r>
      <w:r>
        <w:rPr>
          <w:lang w:val="en-US"/>
        </w:rPr>
        <w:t xml:space="preserve"> framework. It encapsulates the information that is desired by users and classifies events in three groups: </w:t>
      </w:r>
      <w:r w:rsidR="00310E91">
        <w:rPr>
          <w:lang w:val="en-US"/>
        </w:rPr>
        <w:t>i</w:t>
      </w:r>
      <w:r>
        <w:rPr>
          <w:lang w:val="en-US"/>
        </w:rPr>
        <w:t xml:space="preserve">mmersion, </w:t>
      </w:r>
      <w:r w:rsidR="00310E91">
        <w:rPr>
          <w:lang w:val="en-US"/>
        </w:rPr>
        <w:t>q</w:t>
      </w:r>
      <w:r>
        <w:rPr>
          <w:lang w:val="en-US"/>
        </w:rPr>
        <w:t xml:space="preserve">uest, and </w:t>
      </w:r>
      <w:r w:rsidR="00310E91">
        <w:rPr>
          <w:lang w:val="en-US"/>
        </w:rPr>
        <w:t>s</w:t>
      </w:r>
      <w:r>
        <w:rPr>
          <w:lang w:val="en-US"/>
        </w:rPr>
        <w:t xml:space="preserve">ocial. </w:t>
      </w:r>
      <w:commentRangeStart w:id="33"/>
      <w:r>
        <w:rPr>
          <w:lang w:val="en-US"/>
        </w:rPr>
        <w:t>The immersion group represents events related to immersion aspects of the game</w:t>
      </w:r>
      <w:commentRangeEnd w:id="33"/>
      <w:r w:rsidR="002A5314">
        <w:rPr>
          <w:rStyle w:val="CommentReference"/>
        </w:rPr>
        <w:commentReference w:id="33"/>
      </w:r>
      <w:r>
        <w:rPr>
          <w:lang w:val="en-US"/>
        </w:rPr>
        <w:t xml:space="preserve">. The quest group represents events related to quest creation, execution, and analysis. </w:t>
      </w:r>
      <w:commentRangeStart w:id="34"/>
      <w:r>
        <w:rPr>
          <w:lang w:val="en-US"/>
        </w:rPr>
        <w:t>Lastly, the social group represents events related to social interactions in the game.</w:t>
      </w:r>
      <w:commentRangeEnd w:id="34"/>
      <w:r w:rsidR="00481054">
        <w:rPr>
          <w:rStyle w:val="CommentReference"/>
        </w:rPr>
        <w:commentReference w:id="34"/>
      </w:r>
      <w:r>
        <w:rPr>
          <w:lang w:val="en-US"/>
        </w:rPr>
        <w:t xml:space="preserve"> </w:t>
      </w:r>
    </w:p>
    <w:p w:rsidR="002963E6" w:rsidRDefault="002963E6" w:rsidP="00CB1A5F">
      <w:pPr>
        <w:rPr>
          <w:lang w:val="en-US"/>
        </w:rPr>
      </w:pPr>
      <w:r>
        <w:rPr>
          <w:lang w:val="en-US"/>
        </w:rPr>
        <w:t>Aside of classif</w:t>
      </w:r>
      <w:r w:rsidR="00310E91">
        <w:rPr>
          <w:lang w:val="en-US"/>
        </w:rPr>
        <w:t>y</w:t>
      </w:r>
      <w:r>
        <w:rPr>
          <w:lang w:val="en-US"/>
        </w:rPr>
        <w:t>i</w:t>
      </w:r>
      <w:r w:rsidR="00310E91">
        <w:rPr>
          <w:lang w:val="en-US"/>
        </w:rPr>
        <w:t>ng</w:t>
      </w:r>
      <w:r>
        <w:rPr>
          <w:lang w:val="en-US"/>
        </w:rPr>
        <w:t xml:space="preserve"> </w:t>
      </w:r>
      <w:r w:rsidR="00310E91">
        <w:rPr>
          <w:lang w:val="en-US"/>
        </w:rPr>
        <w:t xml:space="preserve">events </w:t>
      </w:r>
      <w:r>
        <w:rPr>
          <w:lang w:val="en-US"/>
        </w:rPr>
        <w:t xml:space="preserve">in groups, </w:t>
      </w:r>
      <w:r w:rsidR="00310E91">
        <w:rPr>
          <w:lang w:val="en-US"/>
        </w:rPr>
        <w:t>they</w:t>
      </w:r>
      <w:r>
        <w:rPr>
          <w:lang w:val="en-US"/>
        </w:rPr>
        <w:t xml:space="preserve"> are </w:t>
      </w:r>
      <w:r w:rsidR="00AF10DC">
        <w:rPr>
          <w:lang w:val="en-US"/>
        </w:rPr>
        <w:t>also categorized</w:t>
      </w:r>
      <w:r>
        <w:rPr>
          <w:lang w:val="en-US"/>
        </w:rPr>
        <w:t xml:space="preserve"> in</w:t>
      </w:r>
      <w:r w:rsidR="00AF10DC">
        <w:rPr>
          <w:lang w:val="en-US"/>
        </w:rPr>
        <w:t>to</w:t>
      </w:r>
      <w:r w:rsidR="00310E91">
        <w:rPr>
          <w:lang w:val="en-US"/>
        </w:rPr>
        <w:t xml:space="preserve"> three different types: t</w:t>
      </w:r>
      <w:r>
        <w:rPr>
          <w:lang w:val="en-US"/>
        </w:rPr>
        <w:t xml:space="preserve">ime events, </w:t>
      </w:r>
      <w:r w:rsidR="00310E91">
        <w:rPr>
          <w:lang w:val="en-US"/>
        </w:rPr>
        <w:t>i</w:t>
      </w:r>
      <w:r>
        <w:rPr>
          <w:lang w:val="en-US"/>
        </w:rPr>
        <w:t xml:space="preserve">nteraction events, and </w:t>
      </w:r>
      <w:r w:rsidR="00310E91">
        <w:rPr>
          <w:lang w:val="en-US"/>
        </w:rPr>
        <w:t>e</w:t>
      </w:r>
      <w:r>
        <w:rPr>
          <w:lang w:val="en-US"/>
        </w:rPr>
        <w:t xml:space="preserve">mergent events. The time </w:t>
      </w:r>
      <w:r w:rsidR="00AF10DC">
        <w:rPr>
          <w:lang w:val="en-US"/>
        </w:rPr>
        <w:t xml:space="preserve">type </w:t>
      </w:r>
      <w:r w:rsidR="00310E91">
        <w:rPr>
          <w:lang w:val="en-US"/>
        </w:rPr>
        <w:t>represents</w:t>
      </w:r>
      <w:r>
        <w:rPr>
          <w:lang w:val="en-US"/>
        </w:rPr>
        <w:t xml:space="preserve"> events that are logged at specified time intervals</w:t>
      </w:r>
      <w:r w:rsidR="00310E91">
        <w:rPr>
          <w:lang w:val="en-US"/>
        </w:rPr>
        <w:t xml:space="preserve"> and</w:t>
      </w:r>
      <w:r w:rsidR="00AF10DC">
        <w:rPr>
          <w:lang w:val="en-US"/>
        </w:rPr>
        <w:t xml:space="preserve"> is parameterized by a time interval. Interaction type </w:t>
      </w:r>
      <w:r w:rsidR="00310E91">
        <w:rPr>
          <w:lang w:val="en-US"/>
        </w:rPr>
        <w:t>represents</w:t>
      </w:r>
      <w:r w:rsidR="00AF10DC">
        <w:rPr>
          <w:lang w:val="en-US"/>
        </w:rPr>
        <w:t xml:space="preserve"> events related to interactions with other game objects and is parameterized by frequency. For example, log </w:t>
      </w:r>
      <w:r w:rsidR="00310E91">
        <w:rPr>
          <w:lang w:val="en-US"/>
        </w:rPr>
        <w:t>the</w:t>
      </w:r>
      <w:r w:rsidR="00AF10DC">
        <w:rPr>
          <w:lang w:val="en-US"/>
        </w:rPr>
        <w:t xml:space="preserve"> attack event every third strike. The emergent type </w:t>
      </w:r>
      <w:r w:rsidR="00310E91">
        <w:rPr>
          <w:lang w:val="en-US"/>
        </w:rPr>
        <w:t>represents</w:t>
      </w:r>
      <w:r w:rsidR="00AF10DC">
        <w:rPr>
          <w:lang w:val="en-US"/>
        </w:rPr>
        <w:t xml:space="preserve"> event</w:t>
      </w:r>
      <w:r w:rsidR="00310E91">
        <w:rPr>
          <w:lang w:val="en-US"/>
        </w:rPr>
        <w:t>s that occur</w:t>
      </w:r>
      <w:r w:rsidR="00AF10DC">
        <w:rPr>
          <w:lang w:val="en-US"/>
        </w:rPr>
        <w:t xml:space="preserve"> from internal state changes, such as dying from loss of health.</w:t>
      </w:r>
      <w:r w:rsidR="00F2026A">
        <w:rPr>
          <w:lang w:val="en-US"/>
        </w:rPr>
        <w:t xml:space="preserve"> </w:t>
      </w:r>
      <w:r w:rsidR="00310E91">
        <w:rPr>
          <w:lang w:val="en-US"/>
        </w:rPr>
        <w:t>With this event classification</w:t>
      </w:r>
      <w:r w:rsidR="00F2026A">
        <w:rPr>
          <w:lang w:val="en-US"/>
        </w:rPr>
        <w:t xml:space="preserve">, the information to be logged </w:t>
      </w:r>
      <w:r w:rsidR="00310E91">
        <w:rPr>
          <w:lang w:val="en-US"/>
        </w:rPr>
        <w:t>can be</w:t>
      </w:r>
      <w:r w:rsidR="00F2026A">
        <w:rPr>
          <w:lang w:val="en-US"/>
        </w:rPr>
        <w:t xml:space="preserve"> customized f</w:t>
      </w:r>
      <w:r w:rsidR="00553863">
        <w:rPr>
          <w:lang w:val="en-US"/>
        </w:rPr>
        <w:t>or each group and type.</w:t>
      </w:r>
    </w:p>
    <w:p w:rsidR="00F0023F" w:rsidRDefault="00D722F5" w:rsidP="00CB1A5F">
      <w:pPr>
        <w:rPr>
          <w:lang w:val="en-US"/>
        </w:rPr>
      </w:pPr>
      <w:r>
        <w:rPr>
          <w:lang w:val="en-US"/>
        </w:rPr>
        <w:t xml:space="preserve">The data logging framework has four different </w:t>
      </w:r>
      <w:r w:rsidR="00482182">
        <w:rPr>
          <w:lang w:val="en-US"/>
        </w:rPr>
        <w:t>log specification</w:t>
      </w:r>
      <w:r>
        <w:rPr>
          <w:lang w:val="en-US"/>
        </w:rPr>
        <w:t xml:space="preserve"> interfaces: In-situ, Aggregate, Programmer, and Player. The in-situ interface is an in-game interface to display the event log, allowing designers to log events via the game interface as they occur. </w:t>
      </w:r>
      <w:commentRangeStart w:id="35"/>
      <w:r w:rsidR="009064CA">
        <w:rPr>
          <w:lang w:val="en-US"/>
        </w:rPr>
        <w:fldChar w:fldCharType="begin"/>
      </w:r>
      <w:r w:rsidR="000B605A">
        <w:rPr>
          <w:lang w:val="en-US"/>
        </w:rPr>
        <w:instrText xml:space="preserve"> REF _Ref360117382 \h </w:instrText>
      </w:r>
      <w:r w:rsidR="009064CA">
        <w:rPr>
          <w:lang w:val="en-US"/>
        </w:rPr>
      </w:r>
      <w:r w:rsidR="009064CA">
        <w:rPr>
          <w:lang w:val="en-US"/>
        </w:rPr>
        <w:fldChar w:fldCharType="separate"/>
      </w:r>
      <w:r w:rsidR="00B102D1" w:rsidRPr="000B605A">
        <w:rPr>
          <w:lang w:val="en-US"/>
        </w:rPr>
        <w:t xml:space="preserve">Figure </w:t>
      </w:r>
      <w:r w:rsidR="00B102D1">
        <w:rPr>
          <w:noProof/>
          <w:lang w:val="en-US"/>
        </w:rPr>
        <w:t>2</w:t>
      </w:r>
      <w:r w:rsidR="009064CA">
        <w:rPr>
          <w:lang w:val="en-US"/>
        </w:rPr>
        <w:fldChar w:fldCharType="end"/>
      </w:r>
      <w:r w:rsidR="000B605A">
        <w:rPr>
          <w:lang w:val="en-US"/>
        </w:rPr>
        <w:t xml:space="preserve"> </w:t>
      </w:r>
      <w:r>
        <w:rPr>
          <w:lang w:val="en-US"/>
        </w:rPr>
        <w:t xml:space="preserve">illustrates the in-situ interface. </w:t>
      </w:r>
      <w:commentRangeEnd w:id="35"/>
      <w:r w:rsidR="0035511C">
        <w:rPr>
          <w:rStyle w:val="CommentReference"/>
        </w:rPr>
        <w:commentReference w:id="35"/>
      </w:r>
    </w:p>
    <w:p w:rsidR="00F0023F" w:rsidRDefault="00F0023F" w:rsidP="00F0023F">
      <w:pPr>
        <w:keepNext/>
        <w:ind w:firstLine="0"/>
        <w:jc w:val="center"/>
      </w:pPr>
      <w:r>
        <w:rPr>
          <w:noProof/>
          <w:lang w:val="en-US"/>
        </w:rPr>
        <w:lastRenderedPageBreak/>
        <w:drawing>
          <wp:inline distT="0" distB="0" distL="0" distR="0">
            <wp:extent cx="3952875" cy="2584573"/>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953781" cy="2585165"/>
                    </a:xfrm>
                    <a:prstGeom prst="rect">
                      <a:avLst/>
                    </a:prstGeom>
                    <a:noFill/>
                    <a:ln w="9525">
                      <a:noFill/>
                      <a:miter lim="800000"/>
                      <a:headEnd/>
                      <a:tailEnd/>
                    </a:ln>
                  </pic:spPr>
                </pic:pic>
              </a:graphicData>
            </a:graphic>
          </wp:inline>
        </w:drawing>
      </w:r>
    </w:p>
    <w:p w:rsidR="00F0023F" w:rsidRDefault="00F0023F" w:rsidP="00B102D1">
      <w:pPr>
        <w:pStyle w:val="Caption"/>
        <w:ind w:firstLine="0"/>
        <w:rPr>
          <w:lang w:val="en-US"/>
        </w:rPr>
      </w:pPr>
      <w:bookmarkStart w:id="36" w:name="_Ref360117382"/>
      <w:r w:rsidRPr="000B605A">
        <w:rPr>
          <w:lang w:val="en-US"/>
        </w:rPr>
        <w:t xml:space="preserve">Figure </w:t>
      </w:r>
      <w:r w:rsidR="009064CA">
        <w:fldChar w:fldCharType="begin"/>
      </w:r>
      <w:r w:rsidRPr="000B605A">
        <w:rPr>
          <w:lang w:val="en-US"/>
        </w:rPr>
        <w:instrText xml:space="preserve"> SEQ Figure \* ARABIC </w:instrText>
      </w:r>
      <w:r w:rsidR="009064CA">
        <w:fldChar w:fldCharType="separate"/>
      </w:r>
      <w:r w:rsidR="00B102D1">
        <w:rPr>
          <w:noProof/>
          <w:lang w:val="en-US"/>
        </w:rPr>
        <w:t>2</w:t>
      </w:r>
      <w:r w:rsidR="009064CA">
        <w:fldChar w:fldCharType="end"/>
      </w:r>
      <w:bookmarkEnd w:id="36"/>
      <w:r w:rsidRPr="000B605A">
        <w:rPr>
          <w:lang w:val="en-US"/>
        </w:rPr>
        <w:t>: In-situ log specification interface</w:t>
      </w:r>
      <w:r>
        <w:rPr>
          <w:lang w:val="en-US"/>
        </w:rPr>
        <w:t xml:space="preserve">. The designer can highlight game objects (white halo to the left of menu) and request a data log and visualization. Figure taken from </w:t>
      </w:r>
      <w:r w:rsidR="009064CA">
        <w:rPr>
          <w:lang w:val="en-US"/>
        </w:rPr>
        <w:fldChar w:fldCharType="begin"/>
      </w:r>
      <w:r w:rsidR="001460D8">
        <w:rPr>
          <w:lang w:val="en-US"/>
        </w:rPr>
        <w:instrText xml:space="preserve"> ADDIN ZOTERO_ITEM CSL_CITATION {"citationID":"14mpvgcjjr","properties":{"formattedCitation":"(JOSLIN;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sidR="009064CA">
        <w:rPr>
          <w:lang w:val="en-US"/>
        </w:rPr>
        <w:fldChar w:fldCharType="separate"/>
      </w:r>
      <w:r w:rsidR="001460D8" w:rsidRPr="001460D8">
        <w:rPr>
          <w:rFonts w:cs="Times New Roman"/>
          <w:lang w:val="en-US"/>
        </w:rPr>
        <w:t>(JOSLIN; BROWN; DRENNAN, 2007)</w:t>
      </w:r>
      <w:r w:rsidR="009064CA">
        <w:rPr>
          <w:lang w:val="en-US"/>
        </w:rPr>
        <w:fldChar w:fldCharType="end"/>
      </w:r>
      <w:r>
        <w:rPr>
          <w:lang w:val="en-US"/>
        </w:rPr>
        <w:t>.</w:t>
      </w:r>
    </w:p>
    <w:p w:rsidR="00D722F5" w:rsidRDefault="00D722F5" w:rsidP="00F0023F">
      <w:pPr>
        <w:rPr>
          <w:lang w:val="en-US"/>
        </w:rPr>
      </w:pPr>
      <w:r>
        <w:rPr>
          <w:lang w:val="en-US"/>
        </w:rPr>
        <w:t xml:space="preserve">The aggregate interface summaries logged information </w:t>
      </w:r>
      <w:r w:rsidR="00482182">
        <w:rPr>
          <w:lang w:val="en-US"/>
        </w:rPr>
        <w:t>by using graphs</w:t>
      </w:r>
      <w:ins w:id="37" w:author="Leonardo Gresta Paulino Murta" w:date="2013-07-03T09:42:00Z">
        <w:r w:rsidR="00FC178C">
          <w:rPr>
            <w:lang w:val="en-US"/>
          </w:rPr>
          <w:t>,</w:t>
        </w:r>
      </w:ins>
      <w:r w:rsidR="00310E91">
        <w:rPr>
          <w:lang w:val="en-US"/>
        </w:rPr>
        <w:t xml:space="preserve"> facilitating the tracking of data-streams. </w:t>
      </w:r>
      <w:commentRangeStart w:id="38"/>
      <w:r w:rsidR="00310E91">
        <w:rPr>
          <w:lang w:val="en-US"/>
        </w:rPr>
        <w:t>The interface</w:t>
      </w:r>
      <w:r w:rsidR="00482182">
        <w:rPr>
          <w:lang w:val="en-US"/>
        </w:rPr>
        <w:t xml:space="preserve"> </w:t>
      </w:r>
      <w:r w:rsidR="00310E91">
        <w:rPr>
          <w:lang w:val="en-US"/>
        </w:rPr>
        <w:t>i</w:t>
      </w:r>
      <w:r w:rsidR="00482182">
        <w:rPr>
          <w:lang w:val="en-US"/>
        </w:rPr>
        <w:t>s illustrated in</w:t>
      </w:r>
      <w:r w:rsidR="000B605A">
        <w:rPr>
          <w:lang w:val="en-US"/>
        </w:rPr>
        <w:t xml:space="preserve"> </w:t>
      </w:r>
      <w:r w:rsidR="009064CA">
        <w:rPr>
          <w:lang w:val="en-US"/>
        </w:rPr>
        <w:fldChar w:fldCharType="begin"/>
      </w:r>
      <w:r w:rsidR="000B605A">
        <w:rPr>
          <w:lang w:val="en-US"/>
        </w:rPr>
        <w:instrText xml:space="preserve"> REF _Ref360117391 \h </w:instrText>
      </w:r>
      <w:r w:rsidR="009064CA">
        <w:rPr>
          <w:lang w:val="en-US"/>
        </w:rPr>
      </w:r>
      <w:r w:rsidR="009064CA">
        <w:rPr>
          <w:lang w:val="en-US"/>
        </w:rPr>
        <w:fldChar w:fldCharType="separate"/>
      </w:r>
      <w:r w:rsidR="00B102D1" w:rsidRPr="000B605A">
        <w:rPr>
          <w:lang w:val="en-US"/>
        </w:rPr>
        <w:t xml:space="preserve">Figure </w:t>
      </w:r>
      <w:r w:rsidR="00B102D1">
        <w:rPr>
          <w:noProof/>
          <w:lang w:val="en-US"/>
        </w:rPr>
        <w:t>3</w:t>
      </w:r>
      <w:r w:rsidR="009064CA">
        <w:rPr>
          <w:lang w:val="en-US"/>
        </w:rPr>
        <w:fldChar w:fldCharType="end"/>
      </w:r>
      <w:commentRangeEnd w:id="38"/>
      <w:r w:rsidR="00812BDE">
        <w:rPr>
          <w:rStyle w:val="CommentReference"/>
        </w:rPr>
        <w:commentReference w:id="38"/>
      </w:r>
      <w:r w:rsidR="00482182">
        <w:rPr>
          <w:lang w:val="en-US"/>
        </w:rPr>
        <w:t>. The programmer interface allows the programmer to specify data log</w:t>
      </w:r>
      <w:r w:rsidR="009C0543">
        <w:rPr>
          <w:lang w:val="en-US"/>
        </w:rPr>
        <w:t>ging</w:t>
      </w:r>
      <w:r w:rsidR="00482182">
        <w:rPr>
          <w:lang w:val="en-US"/>
        </w:rPr>
        <w:t xml:space="preserve"> from the source </w:t>
      </w:r>
      <w:r w:rsidR="009C0543">
        <w:rPr>
          <w:lang w:val="en-US"/>
        </w:rPr>
        <w:t>code inside the programming IDE. The programmer interface</w:t>
      </w:r>
      <w:r w:rsidR="00482182">
        <w:rPr>
          <w:lang w:val="en-US"/>
        </w:rPr>
        <w:t xml:space="preserve"> is mainly used </w:t>
      </w:r>
      <w:r w:rsidR="00D96CB8">
        <w:rPr>
          <w:lang w:val="en-US"/>
        </w:rPr>
        <w:t xml:space="preserve">to log game data </w:t>
      </w:r>
      <w:r w:rsidR="00482182">
        <w:rPr>
          <w:lang w:val="en-US"/>
        </w:rPr>
        <w:t xml:space="preserve">for debugging purposes. </w:t>
      </w:r>
      <w:del w:id="39" w:author="Leonardo Gresta Paulino Murta" w:date="2013-07-03T09:43:00Z">
        <w:r w:rsidR="00482182" w:rsidDel="00812BDE">
          <w:rPr>
            <w:lang w:val="en-US"/>
          </w:rPr>
          <w:delText>The last interface is</w:delText>
        </w:r>
      </w:del>
      <w:ins w:id="40" w:author="Leonardo Gresta Paulino Murta" w:date="2013-07-03T09:43:00Z">
        <w:r w:rsidR="00812BDE">
          <w:rPr>
            <w:lang w:val="en-US"/>
          </w:rPr>
          <w:t>Lastly,</w:t>
        </w:r>
      </w:ins>
      <w:r w:rsidR="00482182">
        <w:rPr>
          <w:lang w:val="en-US"/>
        </w:rPr>
        <w:t xml:space="preserve"> the player</w:t>
      </w:r>
      <w:r w:rsidR="00706115">
        <w:rPr>
          <w:lang w:val="en-US"/>
        </w:rPr>
        <w:t xml:space="preserve"> interface</w:t>
      </w:r>
      <w:del w:id="41" w:author="Leonardo Gresta Paulino Murta" w:date="2013-07-03T09:44:00Z">
        <w:r w:rsidR="00482182" w:rsidDel="00812BDE">
          <w:rPr>
            <w:lang w:val="en-US"/>
          </w:rPr>
          <w:delText>, which</w:delText>
        </w:r>
      </w:del>
      <w:r w:rsidR="00482182">
        <w:rPr>
          <w:lang w:val="en-US"/>
        </w:rPr>
        <w:t xml:space="preserve"> allows players to provide feedback on various aspects of the game by reporting their experience. </w:t>
      </w:r>
      <w:r w:rsidR="009C0543">
        <w:rPr>
          <w:lang w:val="en-US"/>
        </w:rPr>
        <w:t>This interface is integrated with the game and periodically asks</w:t>
      </w:r>
      <w:r w:rsidR="00482182">
        <w:rPr>
          <w:lang w:val="en-US"/>
        </w:rPr>
        <w:t xml:space="preserve"> questions to the testers about their impressions on several aspects of t</w:t>
      </w:r>
      <w:r w:rsidR="000B605A">
        <w:rPr>
          <w:lang w:val="en-US"/>
        </w:rPr>
        <w:t>he game, adding subjective impressions of fun experienced by the player in the log for future analysis.</w:t>
      </w:r>
    </w:p>
    <w:p w:rsidR="000B605A" w:rsidRDefault="00F0023F" w:rsidP="000B605A">
      <w:pPr>
        <w:keepNext/>
        <w:ind w:firstLine="0"/>
        <w:jc w:val="center"/>
      </w:pPr>
      <w:r>
        <w:rPr>
          <w:noProof/>
          <w:lang w:val="en-US"/>
        </w:rPr>
        <w:lastRenderedPageBreak/>
        <w:drawing>
          <wp:inline distT="0" distB="0" distL="0" distR="0">
            <wp:extent cx="5366847" cy="3514725"/>
            <wp:effectExtent l="19050" t="0" r="5253"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68770" cy="3515984"/>
                    </a:xfrm>
                    <a:prstGeom prst="rect">
                      <a:avLst/>
                    </a:prstGeom>
                    <a:noFill/>
                    <a:ln w="9525">
                      <a:noFill/>
                      <a:miter lim="800000"/>
                      <a:headEnd/>
                      <a:tailEnd/>
                    </a:ln>
                  </pic:spPr>
                </pic:pic>
              </a:graphicData>
            </a:graphic>
          </wp:inline>
        </w:drawing>
      </w:r>
    </w:p>
    <w:p w:rsidR="00553863" w:rsidRDefault="000B605A" w:rsidP="00B102D1">
      <w:pPr>
        <w:pStyle w:val="Caption"/>
        <w:ind w:firstLine="0"/>
        <w:rPr>
          <w:lang w:val="en-US"/>
        </w:rPr>
      </w:pPr>
      <w:bookmarkStart w:id="42" w:name="_Ref360117391"/>
      <w:r w:rsidRPr="000B605A">
        <w:rPr>
          <w:lang w:val="en-US"/>
        </w:rPr>
        <w:t xml:space="preserve">Figure </w:t>
      </w:r>
      <w:r w:rsidR="009064CA">
        <w:fldChar w:fldCharType="begin"/>
      </w:r>
      <w:r w:rsidRPr="000B605A">
        <w:rPr>
          <w:lang w:val="en-US"/>
        </w:rPr>
        <w:instrText xml:space="preserve"> SEQ Figure \* ARABIC </w:instrText>
      </w:r>
      <w:r w:rsidR="009064CA">
        <w:fldChar w:fldCharType="separate"/>
      </w:r>
      <w:r w:rsidR="00B102D1">
        <w:rPr>
          <w:noProof/>
          <w:lang w:val="en-US"/>
        </w:rPr>
        <w:t>3</w:t>
      </w:r>
      <w:r w:rsidR="009064CA">
        <w:fldChar w:fldCharType="end"/>
      </w:r>
      <w:bookmarkEnd w:id="42"/>
      <w:r w:rsidRPr="000B605A">
        <w:rPr>
          <w:lang w:val="en-US"/>
        </w:rPr>
        <w:t xml:space="preserve">: </w:t>
      </w:r>
      <w:r>
        <w:rPr>
          <w:lang w:val="en-US"/>
        </w:rPr>
        <w:t xml:space="preserve">A mock-up example of the aggregate interface of a game as it is being played. Figure taken from </w:t>
      </w:r>
      <w:r w:rsidR="009064CA">
        <w:rPr>
          <w:lang w:val="en-US"/>
        </w:rPr>
        <w:fldChar w:fldCharType="begin"/>
      </w:r>
      <w:r w:rsidR="001460D8">
        <w:rPr>
          <w:lang w:val="en-US"/>
        </w:rPr>
        <w:instrText xml:space="preserve"> ADDIN ZOTERO_ITEM CSL_CITATION {"citationID":"QVWGaDbG","properties":{"formattedCitation":"(JOSLIN;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sidR="009064CA">
        <w:rPr>
          <w:lang w:val="en-US"/>
        </w:rPr>
        <w:fldChar w:fldCharType="separate"/>
      </w:r>
      <w:r w:rsidR="001460D8" w:rsidRPr="001460D8">
        <w:rPr>
          <w:rFonts w:cs="Times New Roman"/>
          <w:lang w:val="en-US"/>
        </w:rPr>
        <w:t>(JOSLIN; BROWN; DRENNAN, 2007)</w:t>
      </w:r>
      <w:r w:rsidR="009064CA">
        <w:rPr>
          <w:lang w:val="en-US"/>
        </w:rPr>
        <w:fldChar w:fldCharType="end"/>
      </w:r>
      <w:r>
        <w:rPr>
          <w:lang w:val="en-US"/>
        </w:rPr>
        <w:t>.</w:t>
      </w:r>
    </w:p>
    <w:p w:rsidR="00413B64" w:rsidRPr="00413B64" w:rsidRDefault="00A21E11" w:rsidP="00413B64">
      <w:pPr>
        <w:rPr>
          <w:lang w:val="en-US"/>
        </w:rPr>
      </w:pPr>
      <w:r>
        <w:rPr>
          <w:lang w:val="en-US"/>
        </w:rPr>
        <w:t xml:space="preserve">This data logging framework was mainly designed for online games to increase efficiency in </w:t>
      </w:r>
      <w:proofErr w:type="spellStart"/>
      <w:r>
        <w:rPr>
          <w:lang w:val="en-US"/>
        </w:rPr>
        <w:t>gameplay</w:t>
      </w:r>
      <w:proofErr w:type="spellEnd"/>
      <w:r>
        <w:rPr>
          <w:lang w:val="en-US"/>
        </w:rPr>
        <w:t xml:space="preserve"> verification process, to reduce testing expenses, and improve quality assurance. The framework address an overall data logging by using event models designed for logging, while also providing some basic data-stream </w:t>
      </w:r>
      <w:commentRangeStart w:id="43"/>
      <w:r>
        <w:rPr>
          <w:lang w:val="en-US"/>
        </w:rPr>
        <w:t>visualization</w:t>
      </w:r>
      <w:commentRangeEnd w:id="43"/>
      <w:r w:rsidR="00C827C4">
        <w:rPr>
          <w:rStyle w:val="CommentReference"/>
        </w:rPr>
        <w:commentReference w:id="43"/>
      </w:r>
      <w:r>
        <w:rPr>
          <w:lang w:val="en-US"/>
        </w:rPr>
        <w:t>.</w:t>
      </w:r>
    </w:p>
    <w:p w:rsidR="00984BDE" w:rsidRPr="00590D59" w:rsidRDefault="00984BDE" w:rsidP="00984BDE">
      <w:pPr>
        <w:pStyle w:val="Heading2"/>
        <w:rPr>
          <w:lang w:val="en-US"/>
        </w:rPr>
      </w:pPr>
      <w:bookmarkStart w:id="44" w:name="_Ref360193835"/>
      <w:r w:rsidRPr="00590D59">
        <w:rPr>
          <w:lang w:val="en-US"/>
        </w:rPr>
        <w:t>Tracking Real-Time User Experience</w:t>
      </w:r>
      <w:bookmarkEnd w:id="44"/>
    </w:p>
    <w:p w:rsidR="00932B8B" w:rsidRPr="00590D59" w:rsidRDefault="009B29FB" w:rsidP="00932B8B">
      <w:pPr>
        <w:rPr>
          <w:lang w:val="en-US"/>
        </w:rPr>
      </w:pPr>
      <w:r w:rsidRPr="00590D59">
        <w:rPr>
          <w:lang w:val="en-US"/>
        </w:rPr>
        <w:t xml:space="preserve">The </w:t>
      </w:r>
      <w:r w:rsidR="00343380" w:rsidRPr="00343380">
        <w:rPr>
          <w:i/>
          <w:lang w:val="en-US"/>
        </w:rPr>
        <w:t>Tracking Real-Time User Experience</w:t>
      </w:r>
      <w:r w:rsidR="00343380">
        <w:rPr>
          <w:lang w:val="en-US"/>
        </w:rPr>
        <w:t xml:space="preserve"> (</w:t>
      </w:r>
      <w:r w:rsidRPr="00590D59">
        <w:rPr>
          <w:lang w:val="en-US"/>
        </w:rPr>
        <w:t>TRUE</w:t>
      </w:r>
      <w:r w:rsidR="00343380">
        <w:rPr>
          <w:lang w:val="en-US"/>
        </w:rPr>
        <w:t>)</w:t>
      </w:r>
      <w:r w:rsidRPr="00590D59">
        <w:rPr>
          <w:lang w:val="en-US"/>
        </w:rPr>
        <w:t xml:space="preserve"> approach </w:t>
      </w:r>
      <w:r w:rsidR="009064CA" w:rsidRPr="00590D59">
        <w:rPr>
          <w:lang w:val="en-US"/>
        </w:rPr>
        <w:fldChar w:fldCharType="begin"/>
      </w:r>
      <w:r w:rsidR="001460D8">
        <w:rPr>
          <w:lang w:val="en-US"/>
        </w:rPr>
        <w:instrText xml:space="preserve"> ADDIN ZOTERO_ITEM CSL_CITATION {"citationID":"o30estd7e","properties":{"formattedCitation":"{\\rtf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9064CA" w:rsidRPr="00590D59">
        <w:rPr>
          <w:lang w:val="en-US"/>
        </w:rPr>
        <w:fldChar w:fldCharType="separate"/>
      </w:r>
      <w:r w:rsidR="001460D8" w:rsidRPr="001460D8">
        <w:rPr>
          <w:rFonts w:cs="Times New Roman"/>
          <w:szCs w:val="24"/>
          <w:lang w:val="en-US"/>
        </w:rPr>
        <w:t xml:space="preserve">(KIM </w:t>
      </w:r>
      <w:r w:rsidR="001460D8" w:rsidRPr="001460D8">
        <w:rPr>
          <w:rFonts w:cs="Times New Roman"/>
          <w:i/>
          <w:iCs/>
          <w:szCs w:val="24"/>
          <w:lang w:val="en-US"/>
        </w:rPr>
        <w:t>et al.</w:t>
      </w:r>
      <w:r w:rsidR="001460D8" w:rsidRPr="001460D8">
        <w:rPr>
          <w:rFonts w:cs="Times New Roman"/>
          <w:szCs w:val="24"/>
          <w:lang w:val="en-US"/>
        </w:rPr>
        <w:t>, 2008)</w:t>
      </w:r>
      <w:r w:rsidR="009064CA" w:rsidRPr="00590D59">
        <w:rPr>
          <w:lang w:val="en-US"/>
        </w:rPr>
        <w:fldChar w:fldCharType="end"/>
      </w:r>
      <w:r w:rsidR="00E25212" w:rsidRPr="00590D59">
        <w:rPr>
          <w:lang w:val="en-US"/>
        </w:rPr>
        <w:t xml:space="preserve"> combines human-computer interaction (</w:t>
      </w:r>
      <w:r w:rsidRPr="00590D59">
        <w:rPr>
          <w:lang w:val="en-US"/>
        </w:rPr>
        <w:t>HCI</w:t>
      </w:r>
      <w:r w:rsidR="00E25212" w:rsidRPr="00590D59">
        <w:rPr>
          <w:lang w:val="en-US"/>
        </w:rPr>
        <w:t>)</w:t>
      </w:r>
      <w:r w:rsidRPr="00590D59">
        <w:rPr>
          <w:lang w:val="en-US"/>
        </w:rPr>
        <w:t xml:space="preserve"> instrumentation, which collects </w:t>
      </w:r>
      <w:r w:rsidRPr="00590D59">
        <w:rPr>
          <w:i/>
          <w:lang w:val="en-US"/>
        </w:rPr>
        <w:t>user initiated events</w:t>
      </w:r>
      <w:commentRangeStart w:id="45"/>
      <w:r w:rsidRPr="00590D59">
        <w:rPr>
          <w:rStyle w:val="FootnoteReference"/>
          <w:i/>
          <w:lang w:val="en-US"/>
        </w:rPr>
        <w:footnoteReference w:id="1"/>
      </w:r>
      <w:commentRangeEnd w:id="45"/>
      <w:r w:rsidR="003667F9">
        <w:rPr>
          <w:rStyle w:val="CommentReference"/>
        </w:rPr>
        <w:commentReference w:id="45"/>
      </w:r>
      <w:r w:rsidRPr="00590D59">
        <w:rPr>
          <w:lang w:val="en-US"/>
        </w:rPr>
        <w:t xml:space="preserve"> (UIEs), and </w:t>
      </w:r>
      <w:r w:rsidR="0007360C" w:rsidRPr="00590D59">
        <w:rPr>
          <w:lang w:val="en-US"/>
        </w:rPr>
        <w:t>log file</w:t>
      </w:r>
      <w:r w:rsidRPr="00590D59">
        <w:rPr>
          <w:lang w:val="en-US"/>
        </w:rPr>
        <w:t xml:space="preserve"> analysis techniques in order to automatically record user interactions with systems or games.</w:t>
      </w:r>
      <w:r w:rsidR="00E25212" w:rsidRPr="00590D59">
        <w:rPr>
          <w:lang w:val="en-US"/>
        </w:rPr>
        <w:t xml:space="preserve"> While the focus of HCI instrumentation is to collect the frequency count of events, </w:t>
      </w:r>
      <w:del w:id="49" w:author="Leonardo Gresta Paulino Murta" w:date="2013-07-03T09:56:00Z">
        <w:r w:rsidR="00E25212" w:rsidRPr="00590D59" w:rsidDel="00DE2995">
          <w:rPr>
            <w:lang w:val="en-US"/>
          </w:rPr>
          <w:delText xml:space="preserve">the </w:delText>
        </w:r>
      </w:del>
      <w:r w:rsidR="00E25212" w:rsidRPr="00590D59">
        <w:rPr>
          <w:lang w:val="en-US"/>
        </w:rPr>
        <w:t xml:space="preserve">TRUE </w:t>
      </w:r>
      <w:del w:id="50" w:author="Leonardo Gresta Paulino Murta" w:date="2013-07-03T09:56:00Z">
        <w:r w:rsidR="00E25212" w:rsidRPr="00590D59" w:rsidDel="00DE2995">
          <w:rPr>
            <w:lang w:val="en-US"/>
          </w:rPr>
          <w:delText xml:space="preserve">system </w:delText>
        </w:r>
      </w:del>
      <w:r w:rsidR="00E25212" w:rsidRPr="00590D59">
        <w:rPr>
          <w:lang w:val="en-US"/>
        </w:rPr>
        <w:t>logs the sequences of events along with their time</w:t>
      </w:r>
      <w:del w:id="51" w:author="Leonardo Gresta Paulino Murta" w:date="2013-07-03T09:57:00Z">
        <w:r w:rsidR="00E25212" w:rsidRPr="00590D59" w:rsidDel="000C2604">
          <w:rPr>
            <w:lang w:val="en-US"/>
          </w:rPr>
          <w:delText xml:space="preserve"> </w:delText>
        </w:r>
      </w:del>
      <w:r w:rsidR="00E25212" w:rsidRPr="00590D59">
        <w:rPr>
          <w:lang w:val="en-US"/>
        </w:rPr>
        <w:t>stamps. These sequences of events are important to understand user behavior. While typical HCI instrumentation log</w:t>
      </w:r>
      <w:r w:rsidR="0007360C">
        <w:rPr>
          <w:lang w:val="en-US"/>
        </w:rPr>
        <w:t>s</w:t>
      </w:r>
      <w:r w:rsidR="00E25212" w:rsidRPr="00590D59">
        <w:rPr>
          <w:lang w:val="en-US"/>
        </w:rPr>
        <w:t xml:space="preserve"> how </w:t>
      </w:r>
      <w:r w:rsidR="00E25212" w:rsidRPr="00590D59">
        <w:rPr>
          <w:lang w:val="en-US"/>
        </w:rPr>
        <w:lastRenderedPageBreak/>
        <w:t>many times the user accessed the Help function from the system, TRUE log</w:t>
      </w:r>
      <w:r w:rsidR="0007360C">
        <w:rPr>
          <w:lang w:val="en-US"/>
        </w:rPr>
        <w:t>s</w:t>
      </w:r>
      <w:r w:rsidR="00E25212" w:rsidRPr="00590D59">
        <w:rPr>
          <w:lang w:val="en-US"/>
        </w:rPr>
        <w:t xml:space="preserve"> the sequence of events that led the user to use the Help function for each occasion.</w:t>
      </w:r>
    </w:p>
    <w:p w:rsidR="00590D59" w:rsidRPr="00590D59" w:rsidRDefault="00E25212" w:rsidP="00932B8B">
      <w:pPr>
        <w:rPr>
          <w:lang w:val="en-US"/>
        </w:rPr>
      </w:pPr>
      <w:r w:rsidRPr="00590D59">
        <w:rPr>
          <w:lang w:val="en-US"/>
        </w:rPr>
        <w:t xml:space="preserve">Another key aspect of the TRUE is the type of </w:t>
      </w:r>
      <w:ins w:id="52" w:author="Leonardo Gresta Paulino Murta" w:date="2013-07-03T09:58:00Z">
        <w:r w:rsidR="008A1F7B" w:rsidRPr="00590D59">
          <w:rPr>
            <w:lang w:val="en-US"/>
          </w:rPr>
          <w:t xml:space="preserve">collected </w:t>
        </w:r>
      </w:ins>
      <w:r w:rsidRPr="00590D59">
        <w:rPr>
          <w:lang w:val="en-US"/>
        </w:rPr>
        <w:t>information</w:t>
      </w:r>
      <w:del w:id="53" w:author="Leonardo Gresta Paulino Murta" w:date="2013-07-03T09:58:00Z">
        <w:r w:rsidRPr="00590D59" w:rsidDel="008A1F7B">
          <w:rPr>
            <w:lang w:val="en-US"/>
          </w:rPr>
          <w:delText xml:space="preserve"> collected</w:delText>
        </w:r>
      </w:del>
      <w:r w:rsidRPr="00590D59">
        <w:rPr>
          <w:lang w:val="en-US"/>
        </w:rPr>
        <w:t>. Instead of recording generic low-level events</w:t>
      </w:r>
      <w:r w:rsidR="00E62D00" w:rsidRPr="00590D59">
        <w:rPr>
          <w:lang w:val="en-US"/>
        </w:rPr>
        <w:t xml:space="preserve">, such as </w:t>
      </w:r>
      <w:r w:rsidRPr="00590D59">
        <w:rPr>
          <w:lang w:val="en-US"/>
        </w:rPr>
        <w:t>mouse coordina</w:t>
      </w:r>
      <w:r w:rsidR="00E62D00" w:rsidRPr="00590D59">
        <w:rPr>
          <w:lang w:val="en-US"/>
        </w:rPr>
        <w:t>tes and function calls, TRUE collect</w:t>
      </w:r>
      <w:r w:rsidR="0007360C">
        <w:rPr>
          <w:lang w:val="en-US"/>
        </w:rPr>
        <w:t>s</w:t>
      </w:r>
      <w:r w:rsidR="00E62D00" w:rsidRPr="00590D59">
        <w:rPr>
          <w:lang w:val="en-US"/>
        </w:rPr>
        <w:t xml:space="preserve"> event sets containing both the event as well as contextual information from the event. For example, in a game where the player died, TRUE records the player</w:t>
      </w:r>
      <w:r w:rsidR="0007360C">
        <w:rPr>
          <w:lang w:val="en-US"/>
        </w:rPr>
        <w:t>’s</w:t>
      </w:r>
      <w:r w:rsidR="00E62D00" w:rsidRPr="00590D59">
        <w:rPr>
          <w:lang w:val="en-US"/>
        </w:rPr>
        <w:t xml:space="preserve"> death, the equipment the player was using, </w:t>
      </w:r>
      <w:commentRangeStart w:id="54"/>
      <w:r w:rsidR="00E62D00" w:rsidRPr="00590D59">
        <w:rPr>
          <w:lang w:val="en-US"/>
        </w:rPr>
        <w:t xml:space="preserve">the difficulty setting the player </w:t>
      </w:r>
      <w:r w:rsidR="0007360C">
        <w:rPr>
          <w:lang w:val="en-US"/>
        </w:rPr>
        <w:t>playing</w:t>
      </w:r>
      <w:commentRangeEnd w:id="54"/>
      <w:r w:rsidR="008A1F7B">
        <w:rPr>
          <w:rStyle w:val="CommentReference"/>
        </w:rPr>
        <w:commentReference w:id="54"/>
      </w:r>
      <w:r w:rsidR="00E62D00" w:rsidRPr="00590D59">
        <w:rPr>
          <w:lang w:val="en-US"/>
        </w:rPr>
        <w:t xml:space="preserve">, the monster that killed the player (if that was the case), and other </w:t>
      </w:r>
      <w:r w:rsidR="0007360C">
        <w:rPr>
          <w:lang w:val="en-US"/>
        </w:rPr>
        <w:t xml:space="preserve">useful </w:t>
      </w:r>
      <w:r w:rsidR="00E62D00" w:rsidRPr="00590D59">
        <w:rPr>
          <w:lang w:val="en-US"/>
        </w:rPr>
        <w:t>elements that might determine the cause of the player’s death.</w:t>
      </w:r>
    </w:p>
    <w:p w:rsidR="00590D59" w:rsidRDefault="004A43DF" w:rsidP="00932B8B">
      <w:pPr>
        <w:rPr>
          <w:lang w:val="en-US"/>
        </w:rPr>
      </w:pPr>
      <w:r>
        <w:rPr>
          <w:lang w:val="en-US"/>
        </w:rPr>
        <w:t>The TRUE architecture is illustrated in</w:t>
      </w:r>
      <w:r w:rsidR="00343380">
        <w:rPr>
          <w:lang w:val="en-US"/>
        </w:rPr>
        <w:t xml:space="preserve"> </w:t>
      </w:r>
      <w:r w:rsidR="009064CA">
        <w:rPr>
          <w:lang w:val="en-US"/>
        </w:rPr>
        <w:fldChar w:fldCharType="begin"/>
      </w:r>
      <w:r w:rsidR="00343380">
        <w:rPr>
          <w:lang w:val="en-US"/>
        </w:rPr>
        <w:instrText xml:space="preserve"> REF _Ref360041105 \h </w:instrText>
      </w:r>
      <w:r w:rsidR="009064CA">
        <w:rPr>
          <w:lang w:val="en-US"/>
        </w:rPr>
      </w:r>
      <w:r w:rsidR="009064CA">
        <w:rPr>
          <w:lang w:val="en-US"/>
        </w:rPr>
        <w:fldChar w:fldCharType="separate"/>
      </w:r>
      <w:r w:rsidR="00B102D1" w:rsidRPr="00590D59">
        <w:rPr>
          <w:lang w:val="en-US"/>
        </w:rPr>
        <w:t xml:space="preserve">Figure </w:t>
      </w:r>
      <w:r w:rsidR="00B102D1">
        <w:rPr>
          <w:noProof/>
          <w:lang w:val="en-US"/>
        </w:rPr>
        <w:t>4</w:t>
      </w:r>
      <w:r w:rsidR="009064CA">
        <w:rPr>
          <w:lang w:val="en-US"/>
        </w:rPr>
        <w:fldChar w:fldCharType="end"/>
      </w:r>
      <w:r>
        <w:rPr>
          <w:lang w:val="en-US"/>
        </w:rPr>
        <w:t>.</w:t>
      </w:r>
      <w:r w:rsidR="00DD547F">
        <w:rPr>
          <w:lang w:val="en-US"/>
        </w:rPr>
        <w:t xml:space="preserve"> The data capture occurs at real time while the user is using the system or playing the game. The </w:t>
      </w:r>
      <w:commentRangeStart w:id="55"/>
      <w:r w:rsidR="00DD547F">
        <w:rPr>
          <w:lang w:val="en-US"/>
        </w:rPr>
        <w:t xml:space="preserve">data </w:t>
      </w:r>
      <w:r w:rsidR="0007360C">
        <w:rPr>
          <w:lang w:val="en-US"/>
        </w:rPr>
        <w:t>gathering</w:t>
      </w:r>
      <w:commentRangeEnd w:id="55"/>
      <w:r w:rsidR="00C6451D">
        <w:rPr>
          <w:rStyle w:val="CommentReference"/>
        </w:rPr>
        <w:commentReference w:id="55"/>
      </w:r>
      <w:r w:rsidR="00DD547F">
        <w:rPr>
          <w:lang w:val="en-US"/>
        </w:rPr>
        <w:t xml:space="preserve"> </w:t>
      </w:r>
      <w:r w:rsidR="0007360C">
        <w:rPr>
          <w:lang w:val="en-US"/>
        </w:rPr>
        <w:t>collects</w:t>
      </w:r>
      <w:r w:rsidR="00DD547F">
        <w:rPr>
          <w:lang w:val="en-US"/>
        </w:rPr>
        <w:t xml:space="preserve"> system events and their contextual information, along with timestamps indicating when they occurred. At the same time, TRUE captures digital </w:t>
      </w:r>
      <w:commentRangeStart w:id="56"/>
      <w:r w:rsidR="00DD547F">
        <w:rPr>
          <w:lang w:val="en-US"/>
        </w:rPr>
        <w:t>videos</w:t>
      </w:r>
      <w:commentRangeEnd w:id="56"/>
      <w:r w:rsidR="00A70AF5">
        <w:rPr>
          <w:rStyle w:val="CommentReference"/>
        </w:rPr>
        <w:commentReference w:id="56"/>
      </w:r>
      <w:r w:rsidR="00DD547F">
        <w:rPr>
          <w:lang w:val="en-US"/>
        </w:rPr>
        <w:t xml:space="preserve"> of </w:t>
      </w:r>
      <w:r w:rsidR="0007360C">
        <w:rPr>
          <w:lang w:val="en-US"/>
        </w:rPr>
        <w:t>user</w:t>
      </w:r>
      <w:r w:rsidR="00DD547F">
        <w:rPr>
          <w:lang w:val="en-US"/>
        </w:rPr>
        <w:t xml:space="preserve"> interacti</w:t>
      </w:r>
      <w:r w:rsidR="0007360C">
        <w:rPr>
          <w:lang w:val="en-US"/>
        </w:rPr>
        <w:t>on</w:t>
      </w:r>
      <w:r w:rsidR="00DD547F">
        <w:rPr>
          <w:lang w:val="en-US"/>
        </w:rPr>
        <w:t xml:space="preserve"> with the system. The </w:t>
      </w:r>
      <w:del w:id="57" w:author="Leonardo Gresta Paulino Murta" w:date="2013-07-03T10:01:00Z">
        <w:r w:rsidR="00DD547F" w:rsidDel="00A70AF5">
          <w:rPr>
            <w:lang w:val="en-US"/>
          </w:rPr>
          <w:delText xml:space="preserve">captured </w:delText>
        </w:r>
      </w:del>
      <w:r w:rsidR="00DD547F">
        <w:rPr>
          <w:lang w:val="en-US"/>
        </w:rPr>
        <w:t xml:space="preserve">video is automatically synchronized with the </w:t>
      </w:r>
      <w:r w:rsidR="0007360C">
        <w:rPr>
          <w:lang w:val="en-US"/>
        </w:rPr>
        <w:t xml:space="preserve">event’s </w:t>
      </w:r>
      <w:r w:rsidR="00DD547F">
        <w:rPr>
          <w:lang w:val="en-US"/>
        </w:rPr>
        <w:t xml:space="preserve">timestamps and indexed, allowing </w:t>
      </w:r>
      <w:r w:rsidR="0007360C">
        <w:rPr>
          <w:lang w:val="en-US"/>
        </w:rPr>
        <w:t>jumping</w:t>
      </w:r>
      <w:r w:rsidR="00DD547F">
        <w:rPr>
          <w:lang w:val="en-US"/>
        </w:rPr>
        <w:t xml:space="preserve"> to particular events relevant to the analysis. This link between event and video was stated by Kim </w:t>
      </w:r>
      <w:r w:rsidR="009064CA">
        <w:rPr>
          <w:lang w:val="en-US"/>
        </w:rPr>
        <w:fldChar w:fldCharType="begin"/>
      </w:r>
      <w:r w:rsidR="001460D8">
        <w:rPr>
          <w:lang w:val="en-US"/>
        </w:rPr>
        <w:instrText xml:space="preserve"> ADDIN ZOTERO_ITEM CSL_CITATION {"citationID":"273cgbdd6e","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9064CA">
        <w:rPr>
          <w:lang w:val="en-US"/>
        </w:rPr>
        <w:fldChar w:fldCharType="separate"/>
      </w:r>
      <w:r w:rsidR="001460D8" w:rsidRPr="001460D8">
        <w:rPr>
          <w:rFonts w:cs="Times New Roman"/>
          <w:lang w:val="en-US"/>
        </w:rPr>
        <w:t>(2008)</w:t>
      </w:r>
      <w:r w:rsidR="009064CA">
        <w:rPr>
          <w:lang w:val="en-US"/>
        </w:rPr>
        <w:fldChar w:fldCharType="end"/>
      </w:r>
      <w:r w:rsidR="00DD547F">
        <w:rPr>
          <w:lang w:val="en-US"/>
        </w:rPr>
        <w:t xml:space="preserve"> to be an effective approach for understanding the users behaviors and how they interact with the systems.</w:t>
      </w:r>
      <w:r w:rsidR="00343380">
        <w:rPr>
          <w:lang w:val="en-US"/>
        </w:rPr>
        <w:t xml:space="preserve"> The last data capture from TRUE is in the form of a survey </w:t>
      </w:r>
      <w:r w:rsidR="0007360C">
        <w:rPr>
          <w:lang w:val="en-US"/>
        </w:rPr>
        <w:t xml:space="preserve">available to the user </w:t>
      </w:r>
      <w:r w:rsidR="00343380">
        <w:rPr>
          <w:lang w:val="en-US"/>
        </w:rPr>
        <w:t>after finish</w:t>
      </w:r>
      <w:r w:rsidR="0007360C">
        <w:rPr>
          <w:lang w:val="en-US"/>
        </w:rPr>
        <w:t>ing</w:t>
      </w:r>
      <w:r w:rsidR="00343380">
        <w:rPr>
          <w:lang w:val="en-US"/>
        </w:rPr>
        <w:t xml:space="preserve">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w:t>
      </w:r>
      <w:r w:rsidR="00624B22">
        <w:rPr>
          <w:lang w:val="en-US"/>
        </w:rPr>
        <w:t xml:space="preserve"> by directly asking the player certain questions related to his game experience</w:t>
      </w:r>
      <w:r w:rsidR="00343380">
        <w:rPr>
          <w:lang w:val="en-US"/>
        </w:rPr>
        <w:t xml:space="preserve">. </w:t>
      </w:r>
      <w:r w:rsidR="00624B22">
        <w:rPr>
          <w:lang w:val="en-US"/>
        </w:rPr>
        <w:t>For example, f</w:t>
      </w:r>
      <w:r w:rsidR="00343380">
        <w:rPr>
          <w:lang w:val="en-US"/>
        </w:rPr>
        <w:t xml:space="preserve">ailing in </w:t>
      </w:r>
      <w:r w:rsidR="00624B22">
        <w:rPr>
          <w:lang w:val="en-US"/>
        </w:rPr>
        <w:t>a</w:t>
      </w:r>
      <w:r w:rsidR="00343380">
        <w:rPr>
          <w:lang w:val="en-US"/>
        </w:rPr>
        <w:t xml:space="preserve"> game may sometimes be a motivating part of the fun, while winning at the first attempt might indicate the game was too easy</w:t>
      </w:r>
      <w:r w:rsidR="00624B22">
        <w:rPr>
          <w:lang w:val="en-US"/>
        </w:rPr>
        <w:t xml:space="preserve"> to the player</w:t>
      </w:r>
      <w:r w:rsidR="00343380">
        <w:rPr>
          <w:lang w:val="en-US"/>
        </w:rPr>
        <w:t>.</w:t>
      </w:r>
      <w:r w:rsidR="00624B22">
        <w:rPr>
          <w:lang w:val="en-US"/>
        </w:rPr>
        <w:t xml:space="preserve"> </w:t>
      </w:r>
    </w:p>
    <w:p w:rsidR="00590D59" w:rsidRPr="00590D59" w:rsidRDefault="00F26EFB" w:rsidP="00590D59">
      <w:pPr>
        <w:keepNext/>
        <w:ind w:firstLine="0"/>
        <w:jc w:val="center"/>
        <w:rPr>
          <w:lang w:val="en-US"/>
        </w:rPr>
      </w:pPr>
      <w:r>
        <w:rPr>
          <w:noProof/>
          <w:lang w:val="en-US"/>
        </w:rPr>
        <w:lastRenderedPageBreak/>
        <w:drawing>
          <wp:inline distT="0" distB="0" distL="0" distR="0">
            <wp:extent cx="5934075" cy="33051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90D59" w:rsidRPr="00590D59" w:rsidRDefault="00590D59" w:rsidP="00590D59">
      <w:pPr>
        <w:pStyle w:val="Caption"/>
        <w:jc w:val="center"/>
        <w:rPr>
          <w:lang w:val="en-US"/>
        </w:rPr>
      </w:pPr>
      <w:bookmarkStart w:id="58" w:name="_Ref360041105"/>
      <w:r w:rsidRPr="00590D59">
        <w:rPr>
          <w:lang w:val="en-US"/>
        </w:rPr>
        <w:t xml:space="preserve">Figure </w:t>
      </w:r>
      <w:r w:rsidR="009064CA" w:rsidRPr="00590D59">
        <w:rPr>
          <w:lang w:val="en-US"/>
        </w:rPr>
        <w:fldChar w:fldCharType="begin"/>
      </w:r>
      <w:r w:rsidRPr="00590D59">
        <w:rPr>
          <w:lang w:val="en-US"/>
        </w:rPr>
        <w:instrText xml:space="preserve"> SEQ Figure \* ARABIC </w:instrText>
      </w:r>
      <w:r w:rsidR="009064CA" w:rsidRPr="00590D59">
        <w:rPr>
          <w:lang w:val="en-US"/>
        </w:rPr>
        <w:fldChar w:fldCharType="separate"/>
      </w:r>
      <w:r w:rsidR="00B102D1">
        <w:rPr>
          <w:noProof/>
          <w:lang w:val="en-US"/>
        </w:rPr>
        <w:t>4</w:t>
      </w:r>
      <w:r w:rsidR="009064CA" w:rsidRPr="00590D59">
        <w:rPr>
          <w:lang w:val="en-US"/>
        </w:rPr>
        <w:fldChar w:fldCharType="end"/>
      </w:r>
      <w:bookmarkEnd w:id="58"/>
      <w:r>
        <w:rPr>
          <w:lang w:val="en-US"/>
        </w:rPr>
        <w:t>: The TRUE</w:t>
      </w:r>
      <w:r w:rsidRPr="00590D59">
        <w:rPr>
          <w:lang w:val="en-US"/>
        </w:rPr>
        <w:t xml:space="preserve"> architecture</w:t>
      </w:r>
      <w:r>
        <w:rPr>
          <w:lang w:val="en-US"/>
        </w:rPr>
        <w:t xml:space="preserve">. </w:t>
      </w:r>
      <w:commentRangeStart w:id="59"/>
      <w:r>
        <w:rPr>
          <w:lang w:val="en-US"/>
        </w:rPr>
        <w:t xml:space="preserve">Figure taken from </w:t>
      </w:r>
      <w:r w:rsidR="009064CA">
        <w:rPr>
          <w:lang w:val="en-US"/>
        </w:rPr>
        <w:fldChar w:fldCharType="begin"/>
      </w:r>
      <w:r w:rsidR="001460D8">
        <w:rPr>
          <w:lang w:val="en-US"/>
        </w:rPr>
        <w:instrText xml:space="preserve"> ADDIN ZOTERO_ITEM CSL_CITATION {"citationID":"iao7ad5b4","properties":{"formattedCitation":"{\\rtf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9064CA">
        <w:rPr>
          <w:lang w:val="en-US"/>
        </w:rPr>
        <w:fldChar w:fldCharType="separate"/>
      </w:r>
      <w:r w:rsidR="001460D8" w:rsidRPr="001460D8">
        <w:rPr>
          <w:rFonts w:cs="Times New Roman"/>
          <w:szCs w:val="24"/>
          <w:lang w:val="en-US"/>
        </w:rPr>
        <w:t xml:space="preserve">(KIM </w:t>
      </w:r>
      <w:r w:rsidR="001460D8" w:rsidRPr="001460D8">
        <w:rPr>
          <w:rFonts w:cs="Times New Roman"/>
          <w:i/>
          <w:iCs/>
          <w:szCs w:val="24"/>
          <w:lang w:val="en-US"/>
        </w:rPr>
        <w:t>et al.</w:t>
      </w:r>
      <w:r w:rsidR="001460D8" w:rsidRPr="001460D8">
        <w:rPr>
          <w:rFonts w:cs="Times New Roman"/>
          <w:szCs w:val="24"/>
          <w:lang w:val="en-US"/>
        </w:rPr>
        <w:t>, 2008)</w:t>
      </w:r>
      <w:r w:rsidR="009064CA">
        <w:rPr>
          <w:lang w:val="en-US"/>
        </w:rPr>
        <w:fldChar w:fldCharType="end"/>
      </w:r>
      <w:commentRangeEnd w:id="59"/>
      <w:r w:rsidR="00C6451D">
        <w:rPr>
          <w:rStyle w:val="CommentReference"/>
          <w:b w:val="0"/>
          <w:bCs w:val="0"/>
        </w:rPr>
        <w:commentReference w:id="59"/>
      </w:r>
      <w:r>
        <w:rPr>
          <w:lang w:val="en-US"/>
        </w:rPr>
        <w:t>.</w:t>
      </w:r>
    </w:p>
    <w:p w:rsidR="00F26EFB" w:rsidRDefault="00E62D00" w:rsidP="00D2321E">
      <w:pPr>
        <w:rPr>
          <w:lang w:val="en-US"/>
        </w:rPr>
      </w:pPr>
      <w:r w:rsidRPr="00590D59">
        <w:rPr>
          <w:lang w:val="en-US"/>
        </w:rPr>
        <w:t xml:space="preserve"> </w:t>
      </w:r>
      <w:r w:rsidR="00E25212" w:rsidRPr="00590D59">
        <w:rPr>
          <w:lang w:val="en-US"/>
        </w:rPr>
        <w:t xml:space="preserve"> </w:t>
      </w:r>
      <w:r w:rsidR="00394ECA">
        <w:rPr>
          <w:lang w:val="en-US"/>
        </w:rPr>
        <w:t>The</w:t>
      </w:r>
      <w:r w:rsidR="00343380">
        <w:rPr>
          <w:lang w:val="en-US"/>
        </w:rPr>
        <w:t xml:space="preserve"> captured data is avail</w:t>
      </w:r>
      <w:r w:rsidR="00394ECA">
        <w:rPr>
          <w:lang w:val="en-US"/>
        </w:rPr>
        <w:t xml:space="preserve">able to the viewer for analysis by </w:t>
      </w:r>
      <w:r w:rsidR="00956EC7">
        <w:rPr>
          <w:lang w:val="en-US"/>
        </w:rPr>
        <w:t>visual representations in</w:t>
      </w:r>
      <w:r w:rsidR="00394ECA">
        <w:rPr>
          <w:lang w:val="en-US"/>
        </w:rPr>
        <w:t xml:space="preserve"> order to </w:t>
      </w:r>
      <w:r w:rsidR="00956EC7">
        <w:rPr>
          <w:lang w:val="en-US"/>
        </w:rPr>
        <w:t>be</w:t>
      </w:r>
      <w:r w:rsidR="00394ECA">
        <w:rPr>
          <w:lang w:val="en-US"/>
        </w:rPr>
        <w:t xml:space="preserve"> easier to spot points of interest. The data visualization varies with the type of analysis. However, the </w:t>
      </w:r>
      <w:commentRangeStart w:id="60"/>
      <w:r w:rsidR="00394ECA">
        <w:rPr>
          <w:lang w:val="en-US"/>
        </w:rPr>
        <w:t>general approach is the same</w:t>
      </w:r>
      <w:commentRangeEnd w:id="60"/>
      <w:r w:rsidR="001A2308">
        <w:rPr>
          <w:rStyle w:val="CommentReference"/>
        </w:rPr>
        <w:commentReference w:id="60"/>
      </w:r>
      <w:r w:rsidR="00394ECA">
        <w:rPr>
          <w:lang w:val="en-US"/>
        </w:rPr>
        <w:t xml:space="preserve">: </w:t>
      </w:r>
      <w:commentRangeStart w:id="61"/>
      <w:r w:rsidR="00C21F3C">
        <w:rPr>
          <w:lang w:val="en-US"/>
        </w:rPr>
        <w:t>F</w:t>
      </w:r>
      <w:commentRangeEnd w:id="61"/>
      <w:r w:rsidR="00B25706">
        <w:rPr>
          <w:rStyle w:val="CommentReference"/>
        </w:rPr>
        <w:commentReference w:id="61"/>
      </w:r>
      <w:r w:rsidR="00C21F3C">
        <w:rPr>
          <w:lang w:val="en-US"/>
        </w:rPr>
        <w:t xml:space="preserve">irst, TRUE </w:t>
      </w:r>
      <w:r w:rsidR="00394ECA">
        <w:rPr>
          <w:lang w:val="en-US"/>
        </w:rPr>
        <w:t>create</w:t>
      </w:r>
      <w:r w:rsidR="00C21F3C">
        <w:rPr>
          <w:lang w:val="en-US"/>
        </w:rPr>
        <w:t>s</w:t>
      </w:r>
      <w:r w:rsidR="00394ECA">
        <w:rPr>
          <w:lang w:val="en-US"/>
        </w:rPr>
        <w:t xml:space="preserve"> series of graphs and tables containing </w:t>
      </w:r>
      <w:r w:rsidR="00C21F3C">
        <w:rPr>
          <w:lang w:val="en-US"/>
        </w:rPr>
        <w:t>information needed to detect possible problems</w:t>
      </w:r>
      <w:r w:rsidR="00732511">
        <w:rPr>
          <w:lang w:val="en-US"/>
        </w:rPr>
        <w:t xml:space="preserve">. </w:t>
      </w:r>
      <w:r w:rsidR="001E5F1F">
        <w:rPr>
          <w:lang w:val="en-US"/>
        </w:rPr>
        <w:t>Possible</w:t>
      </w:r>
      <w:r w:rsidR="00732511">
        <w:rPr>
          <w:lang w:val="en-US"/>
        </w:rPr>
        <w:t xml:space="preserve"> </w:t>
      </w:r>
      <w:r w:rsidR="00956EC7">
        <w:rPr>
          <w:lang w:val="en-US"/>
        </w:rPr>
        <w:t>problems and data visualization</w:t>
      </w:r>
      <w:r w:rsidR="00732511">
        <w:rPr>
          <w:lang w:val="en-US"/>
        </w:rPr>
        <w:t xml:space="preserve"> are previously defined (customized) by designers </w:t>
      </w:r>
      <w:commentRangeStart w:id="62"/>
      <w:r w:rsidR="00956EC7">
        <w:rPr>
          <w:lang w:val="en-US"/>
        </w:rPr>
        <w:t>when integrating</w:t>
      </w:r>
      <w:r w:rsidR="00732511">
        <w:rPr>
          <w:lang w:val="en-US"/>
        </w:rPr>
        <w:t xml:space="preserve"> TRUE </w:t>
      </w:r>
      <w:r w:rsidR="00956EC7">
        <w:rPr>
          <w:lang w:val="en-US"/>
        </w:rPr>
        <w:t>in</w:t>
      </w:r>
      <w:r w:rsidR="00732511">
        <w:rPr>
          <w:lang w:val="en-US"/>
        </w:rPr>
        <w:t xml:space="preserve"> the system</w:t>
      </w:r>
      <w:commentRangeEnd w:id="62"/>
      <w:r w:rsidR="000A310F">
        <w:rPr>
          <w:rStyle w:val="CommentReference"/>
        </w:rPr>
        <w:commentReference w:id="62"/>
      </w:r>
      <w:r w:rsidR="00C21F3C">
        <w:rPr>
          <w:lang w:val="en-US"/>
        </w:rPr>
        <w:t>.</w:t>
      </w:r>
      <w:r w:rsidR="00732511">
        <w:rPr>
          <w:lang w:val="en-US"/>
        </w:rPr>
        <w:t xml:space="preserve"> Then, TRUE</w:t>
      </w:r>
      <w:r w:rsidR="00956EC7">
        <w:rPr>
          <w:lang w:val="en-US"/>
        </w:rPr>
        <w:t xml:space="preserve"> generate</w:t>
      </w:r>
      <w:r w:rsidR="00C21F3C">
        <w:rPr>
          <w:lang w:val="en-US"/>
        </w:rPr>
        <w:t xml:space="preserve"> </w:t>
      </w:r>
      <w:commentRangeStart w:id="63"/>
      <w:r w:rsidR="00C21F3C">
        <w:rPr>
          <w:lang w:val="en-US"/>
        </w:rPr>
        <w:t xml:space="preserve">graphs </w:t>
      </w:r>
      <w:commentRangeEnd w:id="63"/>
      <w:r w:rsidR="00E8658E">
        <w:rPr>
          <w:rStyle w:val="CommentReference"/>
        </w:rPr>
        <w:commentReference w:id="63"/>
      </w:r>
      <w:r w:rsidR="00C21F3C">
        <w:rPr>
          <w:lang w:val="en-US"/>
        </w:rPr>
        <w:t>and tables to answer specific questions according to previously established goals.</w:t>
      </w:r>
      <w:r w:rsidR="001B40A9">
        <w:rPr>
          <w:lang w:val="en-US"/>
        </w:rPr>
        <w:t xml:space="preserve"> </w:t>
      </w:r>
      <w:commentRangeStart w:id="64"/>
      <w:r w:rsidR="009064CA">
        <w:rPr>
          <w:lang w:val="en-US"/>
        </w:rPr>
        <w:fldChar w:fldCharType="begin"/>
      </w:r>
      <w:r w:rsidR="001B40A9">
        <w:rPr>
          <w:lang w:val="en-US"/>
        </w:rPr>
        <w:instrText xml:space="preserve"> REF _Ref360043491 \h </w:instrText>
      </w:r>
      <w:r w:rsidR="009064CA">
        <w:rPr>
          <w:lang w:val="en-US"/>
        </w:rPr>
      </w:r>
      <w:r w:rsidR="009064CA">
        <w:rPr>
          <w:lang w:val="en-US"/>
        </w:rPr>
        <w:fldChar w:fldCharType="separate"/>
      </w:r>
      <w:r w:rsidR="00B102D1" w:rsidRPr="00732511">
        <w:rPr>
          <w:lang w:val="en-US"/>
        </w:rPr>
        <w:t xml:space="preserve">Figure </w:t>
      </w:r>
      <w:r w:rsidR="00B102D1">
        <w:rPr>
          <w:noProof/>
          <w:lang w:val="en-US"/>
        </w:rPr>
        <w:t>5</w:t>
      </w:r>
      <w:r w:rsidR="009064CA">
        <w:rPr>
          <w:lang w:val="en-US"/>
        </w:rPr>
        <w:fldChar w:fldCharType="end"/>
      </w:r>
      <w:r w:rsidR="001B40A9">
        <w:rPr>
          <w:lang w:val="en-US"/>
        </w:rPr>
        <w:t xml:space="preserve"> shows different examples of data visualization.</w:t>
      </w:r>
      <w:commentRangeEnd w:id="64"/>
      <w:r w:rsidR="001A2308">
        <w:rPr>
          <w:rStyle w:val="CommentReference"/>
        </w:rPr>
        <w:commentReference w:id="64"/>
      </w:r>
    </w:p>
    <w:p w:rsidR="00732511" w:rsidRDefault="00732511" w:rsidP="001B40A9">
      <w:pPr>
        <w:keepNext/>
        <w:ind w:firstLine="0"/>
      </w:pPr>
      <w:r>
        <w:rPr>
          <w:noProof/>
          <w:lang w:val="en-US"/>
        </w:rPr>
        <w:lastRenderedPageBreak/>
        <w:drawing>
          <wp:inline distT="0" distB="0" distL="0" distR="0">
            <wp:extent cx="5943600" cy="3895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C163D3" w:rsidRDefault="00732511" w:rsidP="00C163D3">
      <w:pPr>
        <w:pStyle w:val="Caption"/>
        <w:ind w:firstLine="0"/>
        <w:rPr>
          <w:lang w:val="en-US"/>
        </w:rPr>
      </w:pPr>
      <w:bookmarkStart w:id="65" w:name="_Ref360043491"/>
      <w:r w:rsidRPr="00732511">
        <w:rPr>
          <w:lang w:val="en-US"/>
        </w:rPr>
        <w:t xml:space="preserve">Figure </w:t>
      </w:r>
      <w:r w:rsidR="009064CA" w:rsidRPr="00732511">
        <w:rPr>
          <w:lang w:val="en-US"/>
        </w:rPr>
        <w:fldChar w:fldCharType="begin"/>
      </w:r>
      <w:r w:rsidRPr="00732511">
        <w:rPr>
          <w:lang w:val="en-US"/>
        </w:rPr>
        <w:instrText xml:space="preserve"> SEQ Figure \* ARABIC </w:instrText>
      </w:r>
      <w:r w:rsidR="009064CA" w:rsidRPr="00732511">
        <w:rPr>
          <w:lang w:val="en-US"/>
        </w:rPr>
        <w:fldChar w:fldCharType="separate"/>
      </w:r>
      <w:r w:rsidR="00B102D1">
        <w:rPr>
          <w:noProof/>
          <w:lang w:val="en-US"/>
        </w:rPr>
        <w:t>5</w:t>
      </w:r>
      <w:r w:rsidR="009064CA" w:rsidRPr="00732511">
        <w:rPr>
          <w:lang w:val="en-US"/>
        </w:rPr>
        <w:fldChar w:fldCharType="end"/>
      </w:r>
      <w:bookmarkEnd w:id="65"/>
      <w:r w:rsidRPr="00732511">
        <w:rPr>
          <w:lang w:val="en-US"/>
        </w:rPr>
        <w:t>: Example</w:t>
      </w:r>
      <w:r>
        <w:rPr>
          <w:lang w:val="en-US"/>
        </w:rPr>
        <w:t>s</w:t>
      </w:r>
      <w:r w:rsidRPr="00732511">
        <w:rPr>
          <w:lang w:val="en-US"/>
        </w:rPr>
        <w:t xml:space="preserve"> of data visualization</w:t>
      </w:r>
      <w:r w:rsidR="00D2321E">
        <w:rPr>
          <w:lang w:val="en-US"/>
        </w:rPr>
        <w:t xml:space="preserve"> from TRUE, customized by designers during its integration with the application</w:t>
      </w:r>
      <w:r w:rsidRPr="00732511">
        <w:rPr>
          <w:lang w:val="en-US"/>
        </w:rPr>
        <w:t>.</w:t>
      </w:r>
      <w:r>
        <w:rPr>
          <w:lang w:val="en-US"/>
        </w:rPr>
        <w:t xml:space="preserve"> </w:t>
      </w:r>
      <w:r w:rsidR="001B40A9">
        <w:rPr>
          <w:lang w:val="en-US"/>
        </w:rPr>
        <w:t>A graph showing the average player death for each mission in a game (a) and which race was selected by players</w:t>
      </w:r>
      <w:r>
        <w:rPr>
          <w:lang w:val="en-US"/>
        </w:rPr>
        <w:t xml:space="preserve"> (b). </w:t>
      </w:r>
      <w:proofErr w:type="gramStart"/>
      <w:r>
        <w:rPr>
          <w:lang w:val="en-US"/>
        </w:rPr>
        <w:t>A map displaying death</w:t>
      </w:r>
      <w:del w:id="66" w:author="Leonardo Gresta Paulino Murta" w:date="2013-07-03T10:16:00Z">
        <w:r w:rsidDel="002669BF">
          <w:rPr>
            <w:lang w:val="en-US"/>
          </w:rPr>
          <w:delText>s</w:delText>
        </w:r>
      </w:del>
      <w:r>
        <w:rPr>
          <w:lang w:val="en-US"/>
        </w:rPr>
        <w:t xml:space="preserve"> locations in a Real Time Strategy game (c).</w:t>
      </w:r>
      <w:proofErr w:type="gramEnd"/>
      <w:r>
        <w:rPr>
          <w:lang w:val="en-US"/>
        </w:rPr>
        <w:t xml:space="preserve"> A visualization of where users clicked in the spreadsheet (d).</w:t>
      </w:r>
      <w:r w:rsidR="00692DC1">
        <w:rPr>
          <w:lang w:val="en-US"/>
        </w:rPr>
        <w:t xml:space="preserve"> Figures </w:t>
      </w:r>
      <w:r w:rsidR="000F2AA8">
        <w:rPr>
          <w:lang w:val="en-US"/>
        </w:rPr>
        <w:t>taken</w:t>
      </w:r>
      <w:r w:rsidR="00692DC1">
        <w:rPr>
          <w:lang w:val="en-US"/>
        </w:rPr>
        <w:t xml:space="preserve"> from </w:t>
      </w:r>
      <w:r w:rsidR="009064CA">
        <w:rPr>
          <w:lang w:val="en-US"/>
        </w:rPr>
        <w:fldChar w:fldCharType="begin"/>
      </w:r>
      <w:r w:rsidR="001460D8">
        <w:rPr>
          <w:lang w:val="en-US"/>
        </w:rPr>
        <w:instrText xml:space="preserve"> ADDIN ZOTERO_ITEM CSL_CITATION {"citationID":"1ln4rao7s","properties":{"formattedCitation":"{\\rtf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9064CA">
        <w:rPr>
          <w:lang w:val="en-US"/>
        </w:rPr>
        <w:fldChar w:fldCharType="separate"/>
      </w:r>
      <w:r w:rsidR="009064CA" w:rsidRPr="009064CA">
        <w:rPr>
          <w:rFonts w:cs="Times New Roman"/>
          <w:szCs w:val="24"/>
          <w:lang w:val="en-US"/>
          <w:rPrChange w:id="67" w:author="Kohwalter" w:date="2013-07-04T18:59:00Z">
            <w:rPr>
              <w:rFonts w:cs="Times New Roman"/>
              <w:szCs w:val="24"/>
            </w:rPr>
          </w:rPrChange>
        </w:rPr>
        <w:t xml:space="preserve">(KIM </w:t>
      </w:r>
      <w:r w:rsidR="009064CA" w:rsidRPr="009064CA">
        <w:rPr>
          <w:rFonts w:cs="Times New Roman"/>
          <w:i/>
          <w:iCs/>
          <w:szCs w:val="24"/>
          <w:lang w:val="en-US"/>
          <w:rPrChange w:id="68" w:author="Kohwalter" w:date="2013-07-04T18:59:00Z">
            <w:rPr>
              <w:rFonts w:cs="Times New Roman"/>
              <w:i/>
              <w:iCs/>
              <w:szCs w:val="24"/>
            </w:rPr>
          </w:rPrChange>
        </w:rPr>
        <w:t>et al.</w:t>
      </w:r>
      <w:r w:rsidR="009064CA" w:rsidRPr="009064CA">
        <w:rPr>
          <w:rFonts w:cs="Times New Roman"/>
          <w:szCs w:val="24"/>
          <w:lang w:val="en-US"/>
          <w:rPrChange w:id="69" w:author="Kohwalter" w:date="2013-07-04T18:59:00Z">
            <w:rPr>
              <w:rFonts w:cs="Times New Roman"/>
              <w:szCs w:val="24"/>
            </w:rPr>
          </w:rPrChange>
        </w:rPr>
        <w:t>, 2008)</w:t>
      </w:r>
      <w:r w:rsidR="009064CA">
        <w:rPr>
          <w:lang w:val="en-US"/>
        </w:rPr>
        <w:fldChar w:fldCharType="end"/>
      </w:r>
      <w:r w:rsidR="00692DC1">
        <w:rPr>
          <w:lang w:val="en-US"/>
        </w:rPr>
        <w:t>.</w:t>
      </w:r>
    </w:p>
    <w:p w:rsidR="003B679F" w:rsidRPr="00C163D3" w:rsidRDefault="001E5F1F" w:rsidP="00135F35">
      <w:pPr>
        <w:rPr>
          <w:lang w:val="en-US"/>
        </w:rPr>
      </w:pPr>
      <w:r>
        <w:rPr>
          <w:lang w:val="en-US"/>
        </w:rPr>
        <w:t>The</w:t>
      </w:r>
      <w:r w:rsidR="005143E8">
        <w:rPr>
          <w:lang w:val="en-US"/>
        </w:rPr>
        <w:t xml:space="preserve"> </w:t>
      </w:r>
      <w:r w:rsidR="00C163D3">
        <w:rPr>
          <w:lang w:val="en-US"/>
        </w:rPr>
        <w:t xml:space="preserve">TRUE </w:t>
      </w:r>
      <w:r>
        <w:rPr>
          <w:lang w:val="en-US"/>
        </w:rPr>
        <w:t xml:space="preserve">approach </w:t>
      </w:r>
      <w:r w:rsidR="00C163D3">
        <w:rPr>
          <w:lang w:val="en-US"/>
        </w:rPr>
        <w:t>is</w:t>
      </w:r>
      <w:r w:rsidR="005143E8">
        <w:rPr>
          <w:lang w:val="en-US"/>
        </w:rPr>
        <w:t xml:space="preserve"> an </w:t>
      </w:r>
      <w:r w:rsidR="00C163D3">
        <w:rPr>
          <w:lang w:val="en-US"/>
        </w:rPr>
        <w:t xml:space="preserve">approach </w:t>
      </w:r>
      <w:r w:rsidR="00FB095B">
        <w:rPr>
          <w:lang w:val="en-US"/>
        </w:rPr>
        <w:t xml:space="preserve">for videogame industry </w:t>
      </w:r>
      <w:r>
        <w:rPr>
          <w:lang w:val="en-US"/>
        </w:rPr>
        <w:t>designed to detect issues and</w:t>
      </w:r>
      <w:r w:rsidR="00C163D3">
        <w:rPr>
          <w:lang w:val="en-US"/>
        </w:rPr>
        <w:t xml:space="preserve"> understand the causes the same way</w:t>
      </w:r>
      <w:r>
        <w:rPr>
          <w:lang w:val="en-US"/>
        </w:rPr>
        <w:t xml:space="preserve"> a</w:t>
      </w:r>
      <w:r w:rsidR="00C163D3">
        <w:rPr>
          <w:lang w:val="en-US"/>
        </w:rPr>
        <w:t xml:space="preserve"> usability testing does. It also incorporates attitudinal behavior by using surveys</w:t>
      </w:r>
      <w:r>
        <w:rPr>
          <w:lang w:val="en-US"/>
        </w:rPr>
        <w:t>, aiding in the understanding</w:t>
      </w:r>
      <w:r w:rsidR="00FB095B">
        <w:rPr>
          <w:lang w:val="en-US"/>
        </w:rPr>
        <w:t xml:space="preserve"> the player’s emotional experience. TRUE </w:t>
      </w:r>
      <w:r w:rsidR="00C163D3">
        <w:rPr>
          <w:lang w:val="en-US"/>
        </w:rPr>
        <w:t xml:space="preserve">can </w:t>
      </w:r>
      <w:r w:rsidR="00FB095B">
        <w:rPr>
          <w:lang w:val="en-US"/>
        </w:rPr>
        <w:t xml:space="preserve">also </w:t>
      </w:r>
      <w:r w:rsidR="00C163D3">
        <w:rPr>
          <w:lang w:val="en-US"/>
        </w:rPr>
        <w:t>be used to understand how users utilize products (i.e.</w:t>
      </w:r>
      <w:ins w:id="70" w:author="Leonardo Gresta Paulino Murta" w:date="2013-07-03T10:17:00Z">
        <w:r w:rsidR="002669BF">
          <w:rPr>
            <w:lang w:val="en-US"/>
          </w:rPr>
          <w:t>,</w:t>
        </w:r>
      </w:ins>
      <w:r w:rsidR="00C163D3">
        <w:rPr>
          <w:lang w:val="en-US"/>
        </w:rPr>
        <w:t xml:space="preserve"> systems, applications, or tools).</w:t>
      </w:r>
      <w:r w:rsidR="00FB095B">
        <w:rPr>
          <w:lang w:val="en-US"/>
        </w:rPr>
        <w:t xml:space="preserve"> </w:t>
      </w:r>
      <w:r>
        <w:rPr>
          <w:lang w:val="en-US"/>
        </w:rPr>
        <w:t>However, i</w:t>
      </w:r>
      <w:r w:rsidR="00FB095B">
        <w:rPr>
          <w:lang w:val="en-US"/>
        </w:rPr>
        <w:t>ts common us</w:t>
      </w:r>
      <w:r>
        <w:rPr>
          <w:lang w:val="en-US"/>
        </w:rPr>
        <w:t>age is for beta testing</w:t>
      </w:r>
      <w:r w:rsidR="00FB095B">
        <w:rPr>
          <w:lang w:val="en-US"/>
        </w:rPr>
        <w:t xml:space="preserve"> </w:t>
      </w:r>
      <w:r>
        <w:rPr>
          <w:lang w:val="en-US"/>
        </w:rPr>
        <w:t>games</w:t>
      </w:r>
      <w:r w:rsidR="00FB095B">
        <w:rPr>
          <w:lang w:val="en-US"/>
        </w:rPr>
        <w:t>, making observations of usage</w:t>
      </w:r>
      <w:r>
        <w:rPr>
          <w:lang w:val="en-US"/>
        </w:rPr>
        <w:t xml:space="preserve"> and</w:t>
      </w:r>
      <w:r w:rsidR="00FB095B">
        <w:rPr>
          <w:lang w:val="en-US"/>
        </w:rPr>
        <w:t xml:space="preserve"> to understand how people interact and play games.</w:t>
      </w:r>
    </w:p>
    <w:p w:rsidR="00984BDE" w:rsidRPr="00590D59" w:rsidRDefault="00984BDE" w:rsidP="00984BDE">
      <w:pPr>
        <w:pStyle w:val="Heading2"/>
        <w:rPr>
          <w:rStyle w:val="TabelaChar"/>
          <w:rFonts w:cstheme="majorBidi"/>
          <w:color w:val="auto"/>
          <w:sz w:val="24"/>
          <w:lang w:val="en-US"/>
        </w:rPr>
      </w:pPr>
      <w:bookmarkStart w:id="71" w:name="_Ref360193890"/>
      <w:r w:rsidRPr="00590D59">
        <w:rPr>
          <w:rStyle w:val="TabelaChar"/>
          <w:rFonts w:cstheme="majorBidi"/>
          <w:color w:val="auto"/>
          <w:sz w:val="24"/>
          <w:lang w:val="en-US"/>
        </w:rPr>
        <w:t>Playtracer</w:t>
      </w:r>
      <w:bookmarkEnd w:id="71"/>
    </w:p>
    <w:p w:rsidR="006E35A8" w:rsidRPr="00590D59" w:rsidRDefault="00493AB2" w:rsidP="006E35A8">
      <w:pPr>
        <w:rPr>
          <w:lang w:val="en-US"/>
        </w:rPr>
      </w:pPr>
      <w:proofErr w:type="spellStart"/>
      <w:r w:rsidRPr="00590D59">
        <w:rPr>
          <w:lang w:val="en-US"/>
        </w:rPr>
        <w:t>Playtracer</w:t>
      </w:r>
      <w:proofErr w:type="spellEnd"/>
      <w:r w:rsidR="0078727B" w:rsidRPr="00590D59">
        <w:rPr>
          <w:lang w:val="en-US"/>
        </w:rPr>
        <w:t xml:space="preserve"> </w:t>
      </w:r>
      <w:r w:rsidR="009064CA" w:rsidRPr="00590D59">
        <w:rPr>
          <w:lang w:val="en-US"/>
        </w:rPr>
        <w:fldChar w:fldCharType="begin"/>
      </w:r>
      <w:r w:rsidR="001460D8">
        <w:rPr>
          <w:lang w:val="en-US"/>
        </w:rPr>
        <w:instrText xml:space="preserve"> ADDIN ZOTERO_ITEM CSL_CITATION {"citationID":"22ajffuu9s","properties":{"formattedCitation":"{\\rtf (ANDERSEN \\i et al.\\i0{}, 2010; LIU \\i et al.\\i0{}, 2011)}","plainCitation":"(ANDERSEN et al., 2010; LIU et al., 2011)"},"citationItems":[{"id":35,"uris":["http://zotero.org/users/1122386/items/HJTJW39W"],"uri":["http://zotero.org/users/1122386/items/HJTJW39W"],"itemData":{"id":35,"type":"article-journal","title":"Gameplay analysis through state projection","container-title":"Proceedings of the 5th International Conference on the Foundations of Digital Games","collection-title":"FDG '10","page":"1–8","source":"ACM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accessed":{"date-parts":[["2012",9,14]]}}},{"id":196,"uris":["http://zotero.org/users/1122386/items/CE32FQ8P"],"uri":["http://zotero.org/users/1122386/items/CE32FQ8P"],"itemData":{"id":196,"type":"article-journal","title":"Feature-based projections for effective playtrace analysis","container-title":"Proceedings of the 6th International Conference on Foundations of Digital Games","collection-title":"FDG '11","page":"69–76","source":"ACM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9064CA" w:rsidRPr="00590D59">
        <w:rPr>
          <w:lang w:val="en-US"/>
        </w:rPr>
        <w:fldChar w:fldCharType="separate"/>
      </w:r>
      <w:r w:rsidR="001460D8" w:rsidRPr="001460D8">
        <w:rPr>
          <w:rFonts w:cs="Times New Roman"/>
          <w:szCs w:val="24"/>
          <w:lang w:val="en-US"/>
        </w:rPr>
        <w:t xml:space="preserve">(ANDERSEN </w:t>
      </w:r>
      <w:r w:rsidR="001460D8" w:rsidRPr="001460D8">
        <w:rPr>
          <w:rFonts w:cs="Times New Roman"/>
          <w:i/>
          <w:iCs/>
          <w:szCs w:val="24"/>
          <w:lang w:val="en-US"/>
        </w:rPr>
        <w:t>et al.</w:t>
      </w:r>
      <w:r w:rsidR="001460D8" w:rsidRPr="001460D8">
        <w:rPr>
          <w:rFonts w:cs="Times New Roman"/>
          <w:szCs w:val="24"/>
          <w:lang w:val="en-US"/>
        </w:rPr>
        <w:t xml:space="preserve">, 2010; LIU </w:t>
      </w:r>
      <w:r w:rsidR="001460D8" w:rsidRPr="001460D8">
        <w:rPr>
          <w:rFonts w:cs="Times New Roman"/>
          <w:i/>
          <w:iCs/>
          <w:szCs w:val="24"/>
          <w:lang w:val="en-US"/>
        </w:rPr>
        <w:t>et al.</w:t>
      </w:r>
      <w:r w:rsidR="001460D8" w:rsidRPr="001460D8">
        <w:rPr>
          <w:rFonts w:cs="Times New Roman"/>
          <w:szCs w:val="24"/>
          <w:lang w:val="en-US"/>
        </w:rPr>
        <w:t>, 2011)</w:t>
      </w:r>
      <w:r w:rsidR="009064CA" w:rsidRPr="00590D59">
        <w:rPr>
          <w:lang w:val="en-US"/>
        </w:rPr>
        <w:fldChar w:fldCharType="end"/>
      </w:r>
      <w:r w:rsidRPr="00590D59">
        <w:rPr>
          <w:lang w:val="en-US"/>
        </w:rPr>
        <w:t xml:space="preserve"> is a </w:t>
      </w:r>
      <w:r w:rsidR="004F25E3" w:rsidRPr="00590D59">
        <w:rPr>
          <w:lang w:val="en-US"/>
        </w:rPr>
        <w:t>visual</w:t>
      </w:r>
      <w:r w:rsidRPr="00590D59">
        <w:rPr>
          <w:lang w:val="en-US"/>
        </w:rPr>
        <w:t xml:space="preserve"> tool designed to illustrate how groups of players move through the game space.</w:t>
      </w:r>
      <w:r w:rsidR="004F25E3" w:rsidRPr="00590D59">
        <w:rPr>
          <w:lang w:val="en-US"/>
        </w:rPr>
        <w:t xml:space="preserve"> </w:t>
      </w:r>
      <w:proofErr w:type="spellStart"/>
      <w:r w:rsidR="004F25E3" w:rsidRPr="00590D59">
        <w:rPr>
          <w:lang w:val="en-US"/>
        </w:rPr>
        <w:t>Playtracer</w:t>
      </w:r>
      <w:proofErr w:type="spellEnd"/>
      <w:r w:rsidR="004F25E3" w:rsidRPr="00590D59">
        <w:rPr>
          <w:lang w:val="en-US"/>
        </w:rPr>
        <w:t xml:space="preserve"> can be used for behavior analysis </w:t>
      </w:r>
      <w:r w:rsidR="00800557">
        <w:rPr>
          <w:lang w:val="en-US"/>
        </w:rPr>
        <w:t>in</w:t>
      </w:r>
      <w:r w:rsidR="004F25E3" w:rsidRPr="00590D59">
        <w:rPr>
          <w:lang w:val="en-US"/>
        </w:rPr>
        <w:t xml:space="preserve"> games with the concept of state transitions.</w:t>
      </w:r>
      <w:r w:rsidRPr="00590D59">
        <w:rPr>
          <w:lang w:val="en-US"/>
        </w:rPr>
        <w:t xml:space="preserve"> The transitions in the game are represented as game states by applying the Classical Multidimensional Scaling</w:t>
      </w:r>
      <w:r w:rsidR="0078727B" w:rsidRPr="00590D59">
        <w:rPr>
          <w:lang w:val="en-US"/>
        </w:rPr>
        <w:t xml:space="preserve"> (CMDS)</w:t>
      </w:r>
      <w:r w:rsidRPr="00590D59">
        <w:rPr>
          <w:lang w:val="en-US"/>
        </w:rPr>
        <w:t xml:space="preserve"> </w:t>
      </w:r>
      <w:r w:rsidR="009064CA" w:rsidRPr="00590D59">
        <w:rPr>
          <w:lang w:val="en-US"/>
        </w:rPr>
        <w:fldChar w:fldCharType="begin"/>
      </w:r>
      <w:r w:rsidR="001460D8">
        <w:rPr>
          <w:lang w:val="en-US"/>
        </w:rPr>
        <w:instrText xml:space="preserve"> ADDIN ZOTERO_ITEM CSL_CITATION {"citationID":"1r5dnleedu","properties":{"formattedCitation":"(COX; COX, 2010)","plainCitation":"(COX; COX, 2010)"},"citationItems":[{"id":192,"uris":["http://zotero.org/users/1122386/items/XVGABFAI"],"uri":["http://zotero.org/users/1122386/items/XVGABFAI"],"itemData":{"id":192,"type":"book","title":"Multidimensional Scaling, Second Edition","publisher":"CRC Press","publisher-place":"United Kingdom","number-of-pages":"332","source":"Google Books","event-place":"United Kingdom","abstract":"Multidimensional scaling covers a variety of statistical techniques in the area of multivariate data analysis. Geared toward dimensional reduction and graphical representation of data, it arose within the field of the behavioral sciences, but now holds techniques widely used in many disciplines. Multidimensional Scaling, Second Edition extends the popular first edition and brings it up to date. It concisely but comprehensively covers the area, summarizing the mathematical ideas behind the various techniques and illustrating the techniques with real-life examples. A computer disk containing programs and data sets accompanies the book.","ISBN":"9781420036121","language":"en","author":[{"family":"Cox","given":"Trevor"},{"family":"Cox","given":"Michael"}],"issued":{"date-parts":[["2010"]]}}}],"schema":"https://github.com/citation-style-language/schema/raw/master/csl-citation.json"} </w:instrText>
      </w:r>
      <w:r w:rsidR="009064CA" w:rsidRPr="00590D59">
        <w:rPr>
          <w:lang w:val="en-US"/>
        </w:rPr>
        <w:fldChar w:fldCharType="separate"/>
      </w:r>
      <w:r w:rsidR="001460D8" w:rsidRPr="001460D8">
        <w:rPr>
          <w:rFonts w:cs="Times New Roman"/>
          <w:lang w:val="en-US"/>
        </w:rPr>
        <w:t xml:space="preserve">(COX; </w:t>
      </w:r>
      <w:r w:rsidR="001460D8" w:rsidRPr="001460D8">
        <w:rPr>
          <w:rFonts w:cs="Times New Roman"/>
          <w:lang w:val="en-US"/>
        </w:rPr>
        <w:lastRenderedPageBreak/>
        <w:t>COX, 2010)</w:t>
      </w:r>
      <w:r w:rsidR="009064CA" w:rsidRPr="00590D59">
        <w:rPr>
          <w:lang w:val="en-US"/>
        </w:rPr>
        <w:fldChar w:fldCharType="end"/>
      </w:r>
      <w:r w:rsidR="00FC0C3B" w:rsidRPr="00590D59">
        <w:rPr>
          <w:lang w:val="en-US"/>
        </w:rPr>
        <w:t xml:space="preserve"> </w:t>
      </w:r>
      <w:r w:rsidRPr="00590D59">
        <w:rPr>
          <w:lang w:val="en-US"/>
        </w:rPr>
        <w:t xml:space="preserve">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sidR="00800557">
        <w:rPr>
          <w:lang w:val="en-US"/>
        </w:rPr>
        <w:t>.</w:t>
      </w:r>
      <w:r w:rsidRPr="00590D59">
        <w:rPr>
          <w:lang w:val="en-US"/>
        </w:rPr>
        <w:t xml:space="preserve"> </w:t>
      </w:r>
      <w:r w:rsidR="00800557">
        <w:rPr>
          <w:lang w:val="en-US"/>
        </w:rPr>
        <w:t>It</w:t>
      </w:r>
      <w:r w:rsidRPr="00590D59">
        <w:rPr>
          <w:lang w:val="en-US"/>
        </w:rPr>
        <w:t xml:space="preserve"> also track</w:t>
      </w:r>
      <w:r w:rsidR="00800557">
        <w:rPr>
          <w:lang w:val="en-US"/>
        </w:rPr>
        <w:t>s</w:t>
      </w:r>
      <w:r w:rsidRPr="00590D59">
        <w:rPr>
          <w:lang w:val="en-US"/>
        </w:rPr>
        <w:t xml:space="preserve"> how players progressed through the levels in the game.</w:t>
      </w:r>
    </w:p>
    <w:p w:rsidR="00FC0C3B" w:rsidRPr="00590D59" w:rsidRDefault="00FC0C3B" w:rsidP="006E35A8">
      <w:pPr>
        <w:rPr>
          <w:lang w:val="en-US"/>
        </w:rPr>
      </w:pPr>
      <w:r w:rsidRPr="00590D59">
        <w:rPr>
          <w:lang w:val="en-US"/>
        </w:rPr>
        <w:t xml:space="preserve">In </w:t>
      </w:r>
      <w:proofErr w:type="spellStart"/>
      <w:r w:rsidRPr="00590D59">
        <w:rPr>
          <w:lang w:val="en-US"/>
        </w:rPr>
        <w:t>Playtracer</w:t>
      </w:r>
      <w:proofErr w:type="spellEnd"/>
      <w:r w:rsidRPr="00590D59">
        <w:rPr>
          <w:lang w:val="en-US"/>
        </w:rPr>
        <w:t xml:space="preserve">, a play trace is the path that </w:t>
      </w:r>
      <w:r w:rsidR="007006C5" w:rsidRPr="00590D59">
        <w:rPr>
          <w:lang w:val="en-US"/>
        </w:rPr>
        <w:t>each</w:t>
      </w:r>
      <w:r w:rsidRPr="00590D59">
        <w:rPr>
          <w:lang w:val="en-US"/>
        </w:rPr>
        <w:t xml:space="preserve"> player took </w:t>
      </w:r>
      <w:r w:rsidR="0078727B" w:rsidRPr="00590D59">
        <w:rPr>
          <w:lang w:val="en-US"/>
        </w:rPr>
        <w:t>in the game</w:t>
      </w:r>
      <w:r w:rsidR="00DE331C" w:rsidRPr="00590D59">
        <w:rPr>
          <w:lang w:val="en-US"/>
        </w:rPr>
        <w:t>,</w:t>
      </w:r>
      <w:r w:rsidR="0078727B" w:rsidRPr="00590D59">
        <w:rPr>
          <w:lang w:val="en-US"/>
        </w:rPr>
        <w:t xml:space="preserve"> </w:t>
      </w:r>
      <w:r w:rsidR="00DE331C" w:rsidRPr="00590D59">
        <w:rPr>
          <w:lang w:val="en-US"/>
        </w:rPr>
        <w:t>scaled</w:t>
      </w:r>
      <w:r w:rsidR="0078727B" w:rsidRPr="00590D59">
        <w:rPr>
          <w:lang w:val="en-US"/>
        </w:rPr>
        <w:t xml:space="preserve"> to two dimensions by using CMDS. The transformation places similar states close to each other while dissimilar states are placed apa</w:t>
      </w:r>
      <w:r w:rsidR="00800557">
        <w:rPr>
          <w:lang w:val="en-US"/>
        </w:rPr>
        <w:t>rt. Thus, CMDS allows for easy</w:t>
      </w:r>
      <w:r w:rsidR="0078727B" w:rsidRPr="00590D59">
        <w:rPr>
          <w:lang w:val="en-US"/>
        </w:rPr>
        <w:t xml:space="preserve"> similarity</w:t>
      </w:r>
      <w:r w:rsidR="00800557">
        <w:rPr>
          <w:lang w:val="en-US"/>
        </w:rPr>
        <w:t xml:space="preserve"> identification</w:t>
      </w:r>
      <w:r w:rsidR="0078727B" w:rsidRPr="00590D59">
        <w:rPr>
          <w:lang w:val="en-US"/>
        </w:rPr>
        <w:t xml:space="preserve"> between states that were visited by players. The distance between states is calculated by following specific metrics that are customized by </w:t>
      </w:r>
      <w:r w:rsidR="00800557">
        <w:rPr>
          <w:lang w:val="en-US"/>
        </w:rPr>
        <w:t>the</w:t>
      </w:r>
      <w:r w:rsidR="0078727B" w:rsidRPr="00590D59">
        <w:rPr>
          <w:lang w:val="en-US"/>
        </w:rPr>
        <w:t xml:space="preserve"> game</w:t>
      </w:r>
      <w:r w:rsidR="00323B2B" w:rsidRPr="00590D59">
        <w:rPr>
          <w:lang w:val="en-US"/>
        </w:rPr>
        <w:t>.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A96A44" w:rsidRPr="00590D59" w:rsidRDefault="00DE331C" w:rsidP="006E35A8">
      <w:pPr>
        <w:rPr>
          <w:lang w:val="en-US"/>
        </w:rPr>
      </w:pPr>
      <w:commentRangeStart w:id="72"/>
      <w:r w:rsidRPr="00590D59">
        <w:rPr>
          <w:lang w:val="en-US"/>
        </w:rPr>
        <w:t xml:space="preserve">An example of the </w:t>
      </w:r>
      <w:proofErr w:type="spellStart"/>
      <w:r w:rsidRPr="00590D59">
        <w:rPr>
          <w:lang w:val="en-US"/>
        </w:rPr>
        <w:t>Playtracer</w:t>
      </w:r>
      <w:proofErr w:type="spellEnd"/>
      <w:r w:rsidRPr="00590D59">
        <w:rPr>
          <w:lang w:val="en-US"/>
        </w:rPr>
        <w:t xml:space="preserve"> graph output is illustrated </w:t>
      </w:r>
      <w:del w:id="73" w:author="Leonardo Gresta Paulino Murta" w:date="2013-07-03T10:28:00Z">
        <w:r w:rsidRPr="00590D59" w:rsidDel="00D94727">
          <w:rPr>
            <w:lang w:val="en-US"/>
          </w:rPr>
          <w:delText xml:space="preserve">at </w:delText>
        </w:r>
      </w:del>
      <w:ins w:id="74" w:author="Leonardo Gresta Paulino Murta" w:date="2013-07-03T10:28:00Z">
        <w:r w:rsidR="00D94727">
          <w:rPr>
            <w:lang w:val="en-US"/>
          </w:rPr>
          <w:t>in</w:t>
        </w:r>
        <w:r w:rsidR="00D94727" w:rsidRPr="00590D59">
          <w:rPr>
            <w:lang w:val="en-US"/>
          </w:rPr>
          <w:t xml:space="preserve"> </w:t>
        </w:r>
      </w:ins>
      <w:r w:rsidR="009064CA" w:rsidRPr="00590D59">
        <w:rPr>
          <w:lang w:val="en-US"/>
        </w:rPr>
        <w:fldChar w:fldCharType="begin"/>
      </w:r>
      <w:r w:rsidR="009B0046" w:rsidRPr="00590D59">
        <w:rPr>
          <w:lang w:val="en-US"/>
        </w:rPr>
        <w:instrText xml:space="preserve"> REF _Ref359860809 \h </w:instrText>
      </w:r>
      <w:r w:rsidR="009064CA" w:rsidRPr="00590D59">
        <w:rPr>
          <w:lang w:val="en-US"/>
        </w:rPr>
      </w:r>
      <w:r w:rsidR="009064CA" w:rsidRPr="00590D59">
        <w:rPr>
          <w:lang w:val="en-US"/>
        </w:rPr>
        <w:fldChar w:fldCharType="separate"/>
      </w:r>
      <w:r w:rsidR="00B102D1" w:rsidRPr="00590D59">
        <w:rPr>
          <w:lang w:val="en-US"/>
        </w:rPr>
        <w:t xml:space="preserve">Figure </w:t>
      </w:r>
      <w:r w:rsidR="00B102D1">
        <w:rPr>
          <w:noProof/>
          <w:lang w:val="en-US"/>
        </w:rPr>
        <w:t>6</w:t>
      </w:r>
      <w:r w:rsidR="009064CA" w:rsidRPr="00590D59">
        <w:rPr>
          <w:lang w:val="en-US"/>
        </w:rPr>
        <w:fldChar w:fldCharType="end"/>
      </w:r>
      <w:r w:rsidRPr="00590D59">
        <w:rPr>
          <w:lang w:val="en-US"/>
        </w:rPr>
        <w:t>.</w:t>
      </w:r>
      <w:commentRangeEnd w:id="72"/>
      <w:r w:rsidR="009F30F8">
        <w:rPr>
          <w:rStyle w:val="CommentReference"/>
        </w:rPr>
        <w:commentReference w:id="72"/>
      </w:r>
      <w:r w:rsidRPr="00590D59">
        <w:rPr>
          <w:lang w:val="en-US"/>
        </w:rPr>
        <w:t xml:space="preserve"> The input for </w:t>
      </w:r>
      <w:proofErr w:type="spellStart"/>
      <w:r w:rsidRPr="00590D59">
        <w:rPr>
          <w:lang w:val="en-US"/>
        </w:rPr>
        <w:t>Playtracer</w:t>
      </w:r>
      <w:proofErr w:type="spellEnd"/>
      <w:r w:rsidRPr="00590D59">
        <w:rPr>
          <w:lang w:val="en-US"/>
        </w:rPr>
        <w:t xml:space="preserve"> is a list of all </w:t>
      </w:r>
      <w:del w:id="75" w:author="Leonardo Gresta Paulino Murta" w:date="2013-07-03T10:29:00Z">
        <w:r w:rsidRPr="00590D59" w:rsidDel="00D94727">
          <w:rPr>
            <w:lang w:val="en-US"/>
          </w:rPr>
          <w:delText xml:space="preserve">the </w:delText>
        </w:r>
      </w:del>
      <w:r w:rsidRPr="00590D59">
        <w:rPr>
          <w:lang w:val="en-US"/>
        </w:rPr>
        <w:t>states that the player</w:t>
      </w:r>
      <w:r w:rsidR="00800557">
        <w:rPr>
          <w:lang w:val="en-US"/>
        </w:rPr>
        <w:t>s</w:t>
      </w:r>
      <w:r w:rsidRPr="00590D59">
        <w:rPr>
          <w:lang w:val="en-US"/>
        </w:rPr>
        <w:t xml:space="preserve"> visited during the game and a distance metric to calculate the distance between states</w:t>
      </w:r>
      <w:r w:rsidR="00357E67">
        <w:rPr>
          <w:lang w:val="en-US"/>
        </w:rPr>
        <w:t xml:space="preserve">. The output is a </w:t>
      </w:r>
      <w:del w:id="76" w:author="Leonardo Gresta Paulino Murta" w:date="2013-07-03T10:29:00Z">
        <w:r w:rsidR="00357E67" w:rsidDel="00D94727">
          <w:rPr>
            <w:lang w:val="en-US"/>
          </w:rPr>
          <w:delText>generated</w:delText>
        </w:r>
        <w:r w:rsidRPr="00590D59" w:rsidDel="00D94727">
          <w:rPr>
            <w:lang w:val="en-US"/>
          </w:rPr>
          <w:delText xml:space="preserve"> </w:delText>
        </w:r>
      </w:del>
      <w:r w:rsidR="00357E67">
        <w:rPr>
          <w:lang w:val="en-US"/>
        </w:rPr>
        <w:t xml:space="preserve">directed </w:t>
      </w:r>
      <w:commentRangeStart w:id="77"/>
      <w:r w:rsidRPr="00590D59">
        <w:rPr>
          <w:lang w:val="en-US"/>
        </w:rPr>
        <w:t>graph</w:t>
      </w:r>
      <w:ins w:id="78" w:author="Leonardo Gresta Paulino Murta" w:date="2013-07-03T10:29:00Z">
        <w:r w:rsidR="00D94727">
          <w:rPr>
            <w:lang w:val="en-US"/>
          </w:rPr>
          <w:t xml:space="preserve"> </w:t>
        </w:r>
      </w:ins>
      <w:commentRangeEnd w:id="77"/>
      <w:ins w:id="79" w:author="Leonardo Gresta Paulino Murta" w:date="2013-07-03T10:38:00Z">
        <w:r w:rsidR="001668CE">
          <w:rPr>
            <w:rStyle w:val="CommentReference"/>
          </w:rPr>
          <w:commentReference w:id="77"/>
        </w:r>
      </w:ins>
      <w:ins w:id="80" w:author="Leonardo Gresta Paulino Murta" w:date="2013-07-03T10:29:00Z">
        <w:r w:rsidR="00D94727">
          <w:rPr>
            <w:lang w:val="en-US"/>
          </w:rPr>
          <w:t>where</w:t>
        </w:r>
      </w:ins>
      <w:del w:id="81" w:author="Leonardo Gresta Paulino Murta" w:date="2013-07-03T10:29:00Z">
        <w:r w:rsidRPr="00590D59" w:rsidDel="00D94727">
          <w:rPr>
            <w:lang w:val="en-US"/>
          </w:rPr>
          <w:delText>. In the Playtracer’s graph,</w:delText>
        </w:r>
      </w:del>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A96A44" w:rsidRPr="00590D59" w:rsidRDefault="00323B2B" w:rsidP="00A96A44">
      <w:pPr>
        <w:keepNext/>
        <w:ind w:firstLine="0"/>
        <w:jc w:val="center"/>
        <w:rPr>
          <w:lang w:val="en-US"/>
        </w:rPr>
      </w:pPr>
      <w:r w:rsidRPr="00590D59">
        <w:rPr>
          <w:noProof/>
          <w:lang w:val="en-US"/>
        </w:rPr>
        <w:lastRenderedPageBreak/>
        <w:drawing>
          <wp:inline distT="0" distB="0" distL="0" distR="0">
            <wp:extent cx="4200525" cy="41529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323B2B" w:rsidRPr="00590D59" w:rsidRDefault="00A96A44" w:rsidP="00B102D1">
      <w:pPr>
        <w:pStyle w:val="Caption"/>
        <w:ind w:firstLine="0"/>
        <w:rPr>
          <w:lang w:val="en-US"/>
        </w:rPr>
      </w:pPr>
      <w:bookmarkStart w:id="82" w:name="_Ref359860809"/>
      <w:r w:rsidRPr="00590D59">
        <w:rPr>
          <w:lang w:val="en-US"/>
        </w:rPr>
        <w:t xml:space="preserve">Figure </w:t>
      </w:r>
      <w:r w:rsidR="009064CA" w:rsidRPr="00590D59">
        <w:rPr>
          <w:lang w:val="en-US"/>
        </w:rPr>
        <w:fldChar w:fldCharType="begin"/>
      </w:r>
      <w:r w:rsidRPr="00590D59">
        <w:rPr>
          <w:lang w:val="en-US"/>
        </w:rPr>
        <w:instrText xml:space="preserve"> SEQ Figure \* ARABIC </w:instrText>
      </w:r>
      <w:r w:rsidR="009064CA" w:rsidRPr="00590D59">
        <w:rPr>
          <w:lang w:val="en-US"/>
        </w:rPr>
        <w:fldChar w:fldCharType="separate"/>
      </w:r>
      <w:r w:rsidR="00B102D1">
        <w:rPr>
          <w:noProof/>
          <w:lang w:val="en-US"/>
        </w:rPr>
        <w:t>6</w:t>
      </w:r>
      <w:r w:rsidR="009064CA" w:rsidRPr="00590D59">
        <w:rPr>
          <w:lang w:val="en-US"/>
        </w:rPr>
        <w:fldChar w:fldCharType="end"/>
      </w:r>
      <w:bookmarkEnd w:id="82"/>
      <w:r w:rsidRPr="00590D59">
        <w:rPr>
          <w:lang w:val="en-US"/>
        </w:rPr>
        <w:t xml:space="preserve">: </w:t>
      </w:r>
      <w:proofErr w:type="spellStart"/>
      <w:r w:rsidRPr="00590D59">
        <w:rPr>
          <w:lang w:val="en-US"/>
        </w:rPr>
        <w:t>Playtracer</w:t>
      </w:r>
      <w:proofErr w:type="spellEnd"/>
      <w:r w:rsidRPr="00590D59">
        <w:rPr>
          <w:lang w:val="en-US"/>
        </w:rPr>
        <w:t xml:space="preserve"> state visualization. Circles represent game states and edges represent paths taken by players.</w:t>
      </w:r>
      <w:r w:rsidR="00F93A24" w:rsidRPr="00590D59">
        <w:rPr>
          <w:lang w:val="en-US"/>
        </w:rPr>
        <w:t xml:space="preserve"> The distance metric used for this graph clustered states with similar pieces of statements. Figure taken from </w:t>
      </w:r>
      <w:r w:rsidR="009064CA" w:rsidRPr="00590D59">
        <w:rPr>
          <w:lang w:val="en-US"/>
        </w:rPr>
        <w:fldChar w:fldCharType="begin"/>
      </w:r>
      <w:r w:rsidR="001460D8">
        <w:rPr>
          <w:lang w:val="en-US"/>
        </w:rPr>
        <w:instrText xml:space="preserve"> ADDIN ZOTERO_ITEM CSL_CITATION {"citationID":"1usvla42et","properties":{"formattedCitation":"{\\rtf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analysis","container-title":"Proceedings of the 6th International Conference on Foundations of Digital Games","collection-title":"FDG '11","page":"69–76","source":"ACM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9064CA" w:rsidRPr="00590D59">
        <w:rPr>
          <w:lang w:val="en-US"/>
        </w:rPr>
        <w:fldChar w:fldCharType="separate"/>
      </w:r>
      <w:r w:rsidR="009064CA" w:rsidRPr="009064CA">
        <w:rPr>
          <w:rFonts w:cs="Times New Roman"/>
          <w:szCs w:val="24"/>
          <w:lang w:val="en-US"/>
          <w:rPrChange w:id="83" w:author="Kohwalter" w:date="2013-07-04T18:59:00Z">
            <w:rPr>
              <w:rFonts w:cs="Times New Roman"/>
              <w:szCs w:val="24"/>
            </w:rPr>
          </w:rPrChange>
        </w:rPr>
        <w:t xml:space="preserve">(LIU </w:t>
      </w:r>
      <w:r w:rsidR="009064CA" w:rsidRPr="009064CA">
        <w:rPr>
          <w:rFonts w:cs="Times New Roman"/>
          <w:i/>
          <w:iCs/>
          <w:szCs w:val="24"/>
          <w:lang w:val="en-US"/>
          <w:rPrChange w:id="84" w:author="Kohwalter" w:date="2013-07-04T18:59:00Z">
            <w:rPr>
              <w:rFonts w:cs="Times New Roman"/>
              <w:i/>
              <w:iCs/>
              <w:szCs w:val="24"/>
            </w:rPr>
          </w:rPrChange>
        </w:rPr>
        <w:t>et al.</w:t>
      </w:r>
      <w:r w:rsidR="009064CA" w:rsidRPr="009064CA">
        <w:rPr>
          <w:rFonts w:cs="Times New Roman"/>
          <w:szCs w:val="24"/>
          <w:lang w:val="en-US"/>
          <w:rPrChange w:id="85" w:author="Kohwalter" w:date="2013-07-04T18:59:00Z">
            <w:rPr>
              <w:rFonts w:cs="Times New Roman"/>
              <w:szCs w:val="24"/>
            </w:rPr>
          </w:rPrChange>
        </w:rPr>
        <w:t>, 2011)</w:t>
      </w:r>
      <w:r w:rsidR="009064CA" w:rsidRPr="00590D59">
        <w:rPr>
          <w:lang w:val="en-US"/>
        </w:rPr>
        <w:fldChar w:fldCharType="end"/>
      </w:r>
      <w:r w:rsidR="00F93A24" w:rsidRPr="00590D59">
        <w:rPr>
          <w:lang w:val="en-US"/>
        </w:rPr>
        <w:t>.</w:t>
      </w:r>
    </w:p>
    <w:p w:rsidR="009B0046" w:rsidRPr="00590D59" w:rsidRDefault="009B0046" w:rsidP="009B0046">
      <w:pPr>
        <w:rPr>
          <w:lang w:val="en-US"/>
        </w:rPr>
      </w:pPr>
      <w:r w:rsidRPr="00590D59">
        <w:rPr>
          <w:lang w:val="en-US"/>
        </w:rPr>
        <w:t xml:space="preserve">Moreover, the graph utilizes color to distinguish </w:t>
      </w:r>
      <w:r w:rsidR="00F2742B" w:rsidRPr="00590D59">
        <w:rPr>
          <w:lang w:val="en-US"/>
        </w:rPr>
        <w:t xml:space="preserve">displayed </w:t>
      </w:r>
      <w:r w:rsidRPr="00590D59">
        <w:rPr>
          <w:lang w:val="en-US"/>
        </w:rPr>
        <w:t xml:space="preserve">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w:t>
      </w:r>
      <w:r w:rsidR="00580B3F" w:rsidRPr="00590D59">
        <w:rPr>
          <w:lang w:val="en-US"/>
        </w:rPr>
        <w:t>attempts</w:t>
      </w:r>
      <w:r w:rsidRPr="00590D59">
        <w:rPr>
          <w:lang w:val="en-US"/>
        </w:rPr>
        <w:t xml:space="preserve"> from the players, where they made a move </w:t>
      </w:r>
      <w:r w:rsidR="00357E67">
        <w:rPr>
          <w:lang w:val="en-US"/>
        </w:rPr>
        <w:t>that</w:t>
      </w:r>
      <w:r w:rsidRPr="00590D59">
        <w:rPr>
          <w:lang w:val="en-US"/>
        </w:rPr>
        <w:t xml:space="preserve"> returned to a previous state.</w:t>
      </w:r>
    </w:p>
    <w:p w:rsidR="00357E67" w:rsidRDefault="004F25E3" w:rsidP="004D19F3">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w:t>
      </w:r>
      <w:r w:rsidR="004D19F3" w:rsidRPr="00590D59">
        <w:rPr>
          <w:lang w:val="en-US"/>
        </w:rPr>
        <w:t>on. Another feature is to make equivalent</w:t>
      </w:r>
      <w:r w:rsidRPr="00590D59">
        <w:rPr>
          <w:lang w:val="en-US"/>
        </w:rPr>
        <w:t xml:space="preserve"> states</w:t>
      </w:r>
      <w:r w:rsidR="004D19F3" w:rsidRPr="00590D59">
        <w:rPr>
          <w:lang w:val="en-US"/>
        </w:rPr>
        <w:t xml:space="preserve"> to be represented by the same state, reducing the number of states displayed in the screen. Lastly, it is possible to filter the graph (winners from losers) to visually compare their respective behaviors in order to identify similarities.</w:t>
      </w:r>
      <w:r w:rsidR="00C5789E" w:rsidRPr="00590D59">
        <w:rPr>
          <w:lang w:val="en-US"/>
        </w:rPr>
        <w:t xml:space="preserve"> </w:t>
      </w:r>
      <w:commentRangeStart w:id="86"/>
      <w:r w:rsidR="00952938" w:rsidRPr="00590D59">
        <w:rPr>
          <w:lang w:val="en-US"/>
        </w:rPr>
        <w:t>A</w:t>
      </w:r>
      <w:r w:rsidR="00C5789E" w:rsidRPr="00590D59">
        <w:rPr>
          <w:lang w:val="en-US"/>
        </w:rPr>
        <w:t xml:space="preserve"> drawback is that </w:t>
      </w:r>
      <w:proofErr w:type="spellStart"/>
      <w:r w:rsidR="00C5789E" w:rsidRPr="00590D59">
        <w:rPr>
          <w:lang w:val="en-US"/>
        </w:rPr>
        <w:t>Playtracer</w:t>
      </w:r>
      <w:proofErr w:type="spellEnd"/>
      <w:r w:rsidR="00C5789E" w:rsidRPr="00590D59">
        <w:rPr>
          <w:lang w:val="en-US"/>
        </w:rPr>
        <w:t xml:space="preserve"> </w:t>
      </w:r>
      <w:r w:rsidR="00C5789E" w:rsidRPr="00590D59">
        <w:rPr>
          <w:lang w:val="en-US"/>
        </w:rPr>
        <w:lastRenderedPageBreak/>
        <w:t>do</w:t>
      </w:r>
      <w:r w:rsidR="00903FDC">
        <w:rPr>
          <w:lang w:val="en-US"/>
        </w:rPr>
        <w:t>es</w:t>
      </w:r>
      <w:r w:rsidR="00C5789E" w:rsidRPr="00590D59">
        <w:rPr>
          <w:lang w:val="en-US"/>
        </w:rPr>
        <w:t xml:space="preserve"> not take in consideration temporal information. For example, </w:t>
      </w:r>
      <w:proofErr w:type="spellStart"/>
      <w:r w:rsidR="00C5789E" w:rsidRPr="00590D59">
        <w:rPr>
          <w:lang w:val="en-US"/>
        </w:rPr>
        <w:t>Playtracer</w:t>
      </w:r>
      <w:proofErr w:type="spellEnd"/>
      <w:r w:rsidR="00C5789E" w:rsidRPr="00590D59">
        <w:rPr>
          <w:lang w:val="en-US"/>
        </w:rPr>
        <w:t xml:space="preserve"> </w:t>
      </w:r>
      <w:r w:rsidR="00357E67">
        <w:rPr>
          <w:lang w:val="en-US"/>
        </w:rPr>
        <w:t xml:space="preserve">does not say when </w:t>
      </w:r>
      <w:r w:rsidR="00903FDC">
        <w:rPr>
          <w:lang w:val="en-US"/>
        </w:rPr>
        <w:t>each</w:t>
      </w:r>
      <w:r w:rsidR="00357E67">
        <w:rPr>
          <w:lang w:val="en-US"/>
        </w:rPr>
        <w:t xml:space="preserve"> state was visited by </w:t>
      </w:r>
      <w:r w:rsidR="002E1466">
        <w:rPr>
          <w:lang w:val="en-US"/>
        </w:rPr>
        <w:t xml:space="preserve">each </w:t>
      </w:r>
      <w:r w:rsidR="00357E67">
        <w:rPr>
          <w:lang w:val="en-US"/>
        </w:rPr>
        <w:t xml:space="preserve">player, only that they visited it </w:t>
      </w:r>
      <w:r w:rsidR="00903FDC">
        <w:rPr>
          <w:lang w:val="en-US"/>
        </w:rPr>
        <w:t>while playing</w:t>
      </w:r>
      <w:r w:rsidR="00E90DAF">
        <w:rPr>
          <w:lang w:val="en-US"/>
        </w:rPr>
        <w:t xml:space="preserve"> the game</w:t>
      </w:r>
      <w:r w:rsidR="00357E67">
        <w:rPr>
          <w:lang w:val="en-US"/>
        </w:rPr>
        <w:t xml:space="preserve">. </w:t>
      </w:r>
      <w:commentRangeEnd w:id="86"/>
      <w:r w:rsidR="00A44827">
        <w:rPr>
          <w:rStyle w:val="CommentReference"/>
        </w:rPr>
        <w:commentReference w:id="86"/>
      </w:r>
    </w:p>
    <w:p w:rsidR="00984BDE" w:rsidRPr="00590D59" w:rsidRDefault="00984BDE" w:rsidP="00016FE7">
      <w:pPr>
        <w:pStyle w:val="Heading2"/>
        <w:rPr>
          <w:lang w:val="en-US"/>
        </w:rPr>
      </w:pPr>
      <w:bookmarkStart w:id="87" w:name="_Ref360193897"/>
      <w:r w:rsidRPr="00590D59">
        <w:rPr>
          <w:lang w:val="en-US"/>
        </w:rPr>
        <w:t>Play-Graph</w:t>
      </w:r>
      <w:bookmarkEnd w:id="87"/>
    </w:p>
    <w:p w:rsidR="00837451" w:rsidRPr="00590D59" w:rsidRDefault="00D906C5" w:rsidP="00837451">
      <w:pPr>
        <w:rPr>
          <w:lang w:val="en-US"/>
        </w:rPr>
      </w:pPr>
      <w:r w:rsidRPr="00590D59">
        <w:rPr>
          <w:lang w:val="en-US"/>
        </w:rPr>
        <w:t xml:space="preserve">Play-Graph </w:t>
      </w:r>
      <w:r w:rsidR="009064CA" w:rsidRPr="00590D59">
        <w:rPr>
          <w:lang w:val="en-US"/>
        </w:rPr>
        <w:fldChar w:fldCharType="begin"/>
      </w:r>
      <w:r w:rsidR="001460D8">
        <w:rPr>
          <w:lang w:val="en-US"/>
        </w:rPr>
        <w:instrText xml:space="preserve"> ADDIN ZOTERO_ITEM CSL_CITATION {"citationID":"cdB7FXWm","properties":{"formattedCitation":"(WALLNER; KRIGLSTEIN, 2012; WALLNER, 2013)","plainCitation":"(WALLNER; KRIGLSTEIN, 2012; WALLNER, 2013)"},"citationItems":[{"id":190,"uris":["http://zotero.org/users/1122386/items/A2M8EQ7Q"],"uri":["http://zotero.org/users/1122386/items/A2M8EQ7Q"],"itemData":{"id":190,"type":"article-journal","title":"A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Systems","collection-title":"CHI '12","page":"1115–1124","source":"ACM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accessed":{"date-parts":[["2013",6,24]]}}},{"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9064CA" w:rsidRPr="00590D59">
        <w:rPr>
          <w:lang w:val="en-US"/>
        </w:rPr>
        <w:fldChar w:fldCharType="separate"/>
      </w:r>
      <w:r w:rsidR="001460D8" w:rsidRPr="001460D8">
        <w:rPr>
          <w:rFonts w:cs="Times New Roman"/>
          <w:lang w:val="en-US"/>
        </w:rPr>
        <w:t>(WALLNER; KRIGLSTEIN, 2012; WALLNER, 2013)</w:t>
      </w:r>
      <w:r w:rsidR="009064CA" w:rsidRPr="00590D59">
        <w:rPr>
          <w:lang w:val="en-US"/>
        </w:rPr>
        <w:fldChar w:fldCharType="end"/>
      </w:r>
      <w:r w:rsidR="00837451" w:rsidRPr="00590D59">
        <w:rPr>
          <w:lang w:val="en-US"/>
        </w:rPr>
        <w:t xml:space="preserve"> is a </w:t>
      </w:r>
      <w:r w:rsidR="00AE7977">
        <w:rPr>
          <w:lang w:val="en-US"/>
        </w:rPr>
        <w:t xml:space="preserve">recent </w:t>
      </w:r>
      <w:r w:rsidR="00837451" w:rsidRPr="00590D59">
        <w:rPr>
          <w:lang w:val="en-US"/>
        </w:rPr>
        <w:t xml:space="preserve">concept to formally describe and visualize </w:t>
      </w:r>
      <w:proofErr w:type="spellStart"/>
      <w:r w:rsidR="00837451" w:rsidRPr="00590D59">
        <w:rPr>
          <w:lang w:val="en-US"/>
        </w:rPr>
        <w:t>gameplay</w:t>
      </w:r>
      <w:proofErr w:type="spellEnd"/>
      <w:r w:rsidR="00837451" w:rsidRPr="00590D59">
        <w:rPr>
          <w:lang w:val="en-US"/>
        </w:rPr>
        <w:t xml:space="preserve"> data by using different graph visualizations to describe </w:t>
      </w:r>
      <w:r w:rsidR="00E6568F">
        <w:rPr>
          <w:lang w:val="en-US"/>
        </w:rPr>
        <w:t>multiple variables and their interrelations along with the temporal progression of players</w:t>
      </w:r>
      <w:r w:rsidR="00837451" w:rsidRPr="00590D59">
        <w:rPr>
          <w:lang w:val="en-US"/>
        </w:rPr>
        <w:t xml:space="preserve">. The </w:t>
      </w:r>
      <w:proofErr w:type="spellStart"/>
      <w:r w:rsidR="00837451" w:rsidRPr="00590D59">
        <w:rPr>
          <w:lang w:val="en-US"/>
        </w:rPr>
        <w:t>gameplay</w:t>
      </w:r>
      <w:proofErr w:type="spellEnd"/>
      <w:r w:rsidR="00837451" w:rsidRPr="00590D59">
        <w:rPr>
          <w:lang w:val="en-US"/>
        </w:rPr>
        <w:t xml:space="preserve"> analysis of the play-graph illustrates the sequence of states performed by actions from the players over the course of the game.</w:t>
      </w:r>
      <w:r w:rsidRPr="00590D59">
        <w:rPr>
          <w:lang w:val="en-US"/>
        </w:rPr>
        <w:t xml:space="preserv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C01FD9" w:rsidRPr="00590D59" w:rsidRDefault="00C01FD9" w:rsidP="00837451">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sidR="00AA1B90">
        <w:rPr>
          <w:lang w:val="en-US"/>
        </w:rPr>
        <w:t>with</w:t>
      </w:r>
      <w:r w:rsidRPr="00590D59">
        <w:rPr>
          <w:lang w:val="en-US"/>
        </w:rPr>
        <w:t xml:space="preserve"> each vertex represent</w:t>
      </w:r>
      <w:r w:rsidR="00AA1B90">
        <w:rPr>
          <w:lang w:val="en-US"/>
        </w:rPr>
        <w:t>ing</w:t>
      </w:r>
      <w:r w:rsidRPr="00590D59">
        <w:rPr>
          <w:lang w:val="en-US"/>
        </w:rPr>
        <w:t xml:space="preserve"> a state from the game </w:t>
      </w:r>
      <w:r w:rsidR="00AA1B90">
        <w:rPr>
          <w:lang w:val="en-US"/>
        </w:rPr>
        <w:t>and</w:t>
      </w:r>
      <w:r w:rsidRPr="00590D59">
        <w:rPr>
          <w:lang w:val="en-US"/>
        </w:rPr>
        <w:t xml:space="preserve"> edges represent</w:t>
      </w:r>
      <w:r w:rsidR="00AA1B90">
        <w:rPr>
          <w:lang w:val="en-US"/>
        </w:rPr>
        <w:t>ing</w:t>
      </w:r>
      <w:r w:rsidRPr="00590D59">
        <w:rPr>
          <w:lang w:val="en-US"/>
        </w:rPr>
        <w:t xml:space="preserve"> actions. States are composed of a set of attributes from the game. </w:t>
      </w:r>
      <w:r w:rsidR="00AA1B90">
        <w:rPr>
          <w:lang w:val="en-US"/>
        </w:rPr>
        <w:t>A</w:t>
      </w:r>
      <w:r w:rsidRPr="00590D59">
        <w:rPr>
          <w:lang w:val="en-US"/>
        </w:rPr>
        <w:t>ctions are triggered by players at a specific point in the game and can be of different types</w:t>
      </w:r>
      <w:r w:rsidR="00307C02" w:rsidRPr="00590D59">
        <w:rPr>
          <w:lang w:val="en-US"/>
        </w:rPr>
        <w:t xml:space="preserve"> or have a duration. For example, possible types of actions are</w:t>
      </w:r>
      <w:r w:rsidR="00AA1B90">
        <w:rPr>
          <w:lang w:val="en-US"/>
        </w:rPr>
        <w:t>:</w:t>
      </w:r>
      <w:r w:rsidRPr="00590D59">
        <w:rPr>
          <w:lang w:val="en-US"/>
        </w:rPr>
        <w:t xml:space="preserve"> running, walking, jumping, </w:t>
      </w:r>
      <w:r w:rsidR="00307C02" w:rsidRPr="00590D59">
        <w:rPr>
          <w:lang w:val="en-US"/>
        </w:rPr>
        <w:t xml:space="preserve">and pulling a lever. </w:t>
      </w:r>
      <w:r w:rsidRPr="00590D59">
        <w:rPr>
          <w:lang w:val="en-US"/>
        </w:rPr>
        <w:t>Furthermore, actions (edges) linked to states (vertices) can have labels to provide additional information to differentiate from other states and actions.</w:t>
      </w:r>
    </w:p>
    <w:p w:rsidR="00307C02" w:rsidRPr="00590D59" w:rsidRDefault="00E10C79" w:rsidP="00837451">
      <w:pPr>
        <w:rPr>
          <w:lang w:val="en-US"/>
        </w:rPr>
      </w:pPr>
      <w:r w:rsidRPr="00590D59">
        <w:rPr>
          <w:lang w:val="en-US"/>
        </w:rPr>
        <w:t>The Play-Graph visualization is composed of Node-link diagrams.</w:t>
      </w:r>
      <w:r w:rsidR="00006315" w:rsidRPr="00590D59">
        <w:rPr>
          <w:lang w:val="en-US"/>
        </w:rPr>
        <w:t xml:space="preserve"> Nodes, or vertices, in the graph represent game states. The size of each node is directly related to the number of players that visited that state at any time during the game. Moreover, multiple edges from the same source to the same target are merged </w:t>
      </w:r>
      <w:r w:rsidR="006660E7">
        <w:rPr>
          <w:lang w:val="en-US"/>
        </w:rPr>
        <w:t xml:space="preserve">together </w:t>
      </w:r>
      <w:r w:rsidR="00006315" w:rsidRPr="00590D59">
        <w:rPr>
          <w:lang w:val="en-US"/>
        </w:rPr>
        <w:t xml:space="preserve">to create a meta-edge. The thickness of each meta-edge is proportional to the number of edges that composes the meta-edge. </w:t>
      </w:r>
      <w:r w:rsidR="00A56254" w:rsidRPr="00590D59">
        <w:rPr>
          <w:lang w:val="en-US"/>
        </w:rPr>
        <w:t xml:space="preserve">It is possible to have two meta-edges between two nodes due to the nature of the directed graph, where each meta-edge represents a different direction. Furthermore, </w:t>
      </w:r>
      <w:commentRangeStart w:id="88"/>
      <w:r w:rsidR="00A56254" w:rsidRPr="00590D59">
        <w:rPr>
          <w:lang w:val="en-US"/>
        </w:rPr>
        <w:t>each node and edge type in the graph is distinguished by colors</w:t>
      </w:r>
      <w:commentRangeEnd w:id="88"/>
      <w:r w:rsidR="005042D6">
        <w:rPr>
          <w:rStyle w:val="CommentReference"/>
        </w:rPr>
        <w:commentReference w:id="88"/>
      </w:r>
      <w:r w:rsidR="00A56254" w:rsidRPr="00590D59">
        <w:rPr>
          <w:lang w:val="en-US"/>
        </w:rPr>
        <w:t xml:space="preserve">. Lastly, icons in the graph represent players in the game. The icon color is directly related to certain attributes from the player (gender, age, character class). </w:t>
      </w:r>
      <w:commentRangeStart w:id="89"/>
      <w:r w:rsidR="009064CA" w:rsidRPr="00590D59">
        <w:rPr>
          <w:lang w:val="en-US"/>
        </w:rPr>
        <w:fldChar w:fldCharType="begin"/>
      </w:r>
      <w:r w:rsidR="00A56254" w:rsidRPr="00590D59">
        <w:rPr>
          <w:lang w:val="en-US"/>
        </w:rPr>
        <w:instrText xml:space="preserve"> REF _Ref359851727 \h </w:instrText>
      </w:r>
      <w:r w:rsidR="009064CA" w:rsidRPr="00590D59">
        <w:rPr>
          <w:lang w:val="en-US"/>
        </w:rPr>
      </w:r>
      <w:r w:rsidR="009064CA" w:rsidRPr="00590D59">
        <w:rPr>
          <w:lang w:val="en-US"/>
        </w:rPr>
        <w:fldChar w:fldCharType="separate"/>
      </w:r>
      <w:r w:rsidR="00B102D1" w:rsidRPr="00590D59">
        <w:rPr>
          <w:lang w:val="en-US"/>
        </w:rPr>
        <w:t xml:space="preserve">Figure </w:t>
      </w:r>
      <w:r w:rsidR="00B102D1">
        <w:rPr>
          <w:noProof/>
          <w:lang w:val="en-US"/>
        </w:rPr>
        <w:t>7</w:t>
      </w:r>
      <w:r w:rsidR="009064CA" w:rsidRPr="00590D59">
        <w:rPr>
          <w:lang w:val="en-US"/>
        </w:rPr>
        <w:fldChar w:fldCharType="end"/>
      </w:r>
      <w:r w:rsidR="00A56254" w:rsidRPr="00590D59">
        <w:rPr>
          <w:lang w:val="en-US"/>
        </w:rPr>
        <w:t xml:space="preserve"> illustrates the basic representations from the graph.</w:t>
      </w:r>
      <w:commentRangeEnd w:id="89"/>
      <w:r w:rsidR="00C25E80">
        <w:rPr>
          <w:rStyle w:val="CommentReference"/>
        </w:rPr>
        <w:commentReference w:id="89"/>
      </w:r>
    </w:p>
    <w:p w:rsidR="00006315" w:rsidRPr="00590D59" w:rsidRDefault="00006315" w:rsidP="00006315">
      <w:pPr>
        <w:keepNext/>
        <w:ind w:firstLine="0"/>
        <w:jc w:val="center"/>
        <w:rPr>
          <w:lang w:val="en-US"/>
        </w:rPr>
      </w:pPr>
      <w:r w:rsidRPr="00590D59">
        <w:rPr>
          <w:noProof/>
          <w:lang w:val="en-US"/>
        </w:rPr>
        <w:lastRenderedPageBreak/>
        <w:drawing>
          <wp:inline distT="0" distB="0" distL="0" distR="0">
            <wp:extent cx="4667250" cy="4743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A56254" w:rsidRDefault="00006315" w:rsidP="004E6EA8">
      <w:pPr>
        <w:pStyle w:val="Caption"/>
        <w:ind w:firstLine="0"/>
        <w:rPr>
          <w:lang w:val="en-US"/>
        </w:rPr>
      </w:pPr>
      <w:bookmarkStart w:id="90" w:name="_Ref359851727"/>
      <w:r w:rsidRPr="00590D59">
        <w:rPr>
          <w:lang w:val="en-US"/>
        </w:rPr>
        <w:t xml:space="preserve">Figure </w:t>
      </w:r>
      <w:r w:rsidR="009064CA" w:rsidRPr="00590D59">
        <w:rPr>
          <w:lang w:val="en-US"/>
        </w:rPr>
        <w:fldChar w:fldCharType="begin"/>
      </w:r>
      <w:r w:rsidRPr="00590D59">
        <w:rPr>
          <w:lang w:val="en-US"/>
        </w:rPr>
        <w:instrText xml:space="preserve"> SEQ Figure \* ARABIC </w:instrText>
      </w:r>
      <w:r w:rsidR="009064CA" w:rsidRPr="00590D59">
        <w:rPr>
          <w:lang w:val="en-US"/>
        </w:rPr>
        <w:fldChar w:fldCharType="separate"/>
      </w:r>
      <w:r w:rsidR="00B102D1">
        <w:rPr>
          <w:noProof/>
          <w:lang w:val="en-US"/>
        </w:rPr>
        <w:t>7</w:t>
      </w:r>
      <w:r w:rsidR="009064CA" w:rsidRPr="00590D59">
        <w:rPr>
          <w:lang w:val="en-US"/>
        </w:rPr>
        <w:fldChar w:fldCharType="end"/>
      </w:r>
      <w:bookmarkEnd w:id="90"/>
      <w:r w:rsidRPr="00590D59">
        <w:rPr>
          <w:lang w:val="en-US"/>
        </w:rPr>
        <w:t>: Basic elements from the Play-Graph: nodes</w:t>
      </w:r>
      <w:r w:rsidR="00F129CD">
        <w:rPr>
          <w:lang w:val="en-US"/>
        </w:rPr>
        <w:t xml:space="preserve"> </w:t>
      </w:r>
      <w:r w:rsidR="00F129CD" w:rsidRPr="00590D59">
        <w:rPr>
          <w:lang w:val="en-US"/>
        </w:rPr>
        <w:t>(a)</w:t>
      </w:r>
      <w:r w:rsidRPr="00590D59">
        <w:rPr>
          <w:lang w:val="en-US"/>
        </w:rPr>
        <w:t xml:space="preserve"> representing states, directed edges</w:t>
      </w:r>
      <w:r w:rsidR="00F129CD">
        <w:rPr>
          <w:lang w:val="en-US"/>
        </w:rPr>
        <w:t xml:space="preserve"> </w:t>
      </w:r>
      <w:r w:rsidR="00F129CD" w:rsidRPr="00590D59">
        <w:rPr>
          <w:lang w:val="en-US"/>
        </w:rPr>
        <w:t>(b)</w:t>
      </w:r>
      <w:r w:rsidRPr="00590D59">
        <w:rPr>
          <w:lang w:val="en-US"/>
        </w:rPr>
        <w:t xml:space="preserve"> representing player’s actions, meta-edges</w:t>
      </w:r>
      <w:r w:rsidR="00F129CD">
        <w:rPr>
          <w:lang w:val="en-US"/>
        </w:rPr>
        <w:t xml:space="preserve"> </w:t>
      </w:r>
      <w:r w:rsidR="00F129CD" w:rsidRPr="00590D59">
        <w:rPr>
          <w:lang w:val="en-US"/>
        </w:rPr>
        <w:t>(c)</w:t>
      </w:r>
      <w:r w:rsidR="00F129CD">
        <w:rPr>
          <w:lang w:val="en-US"/>
        </w:rPr>
        <w:t>, and</w:t>
      </w:r>
      <w:r w:rsidRPr="00590D59">
        <w:rPr>
          <w:lang w:val="en-US"/>
        </w:rPr>
        <w:t xml:space="preserve"> player icon</w:t>
      </w:r>
      <w:r w:rsidR="00F129CD">
        <w:rPr>
          <w:lang w:val="en-US"/>
        </w:rPr>
        <w:t xml:space="preserve"> </w:t>
      </w:r>
      <w:r w:rsidR="00F129CD" w:rsidRPr="00590D59">
        <w:rPr>
          <w:lang w:val="en-US"/>
        </w:rPr>
        <w:t>(d)</w:t>
      </w:r>
      <w:r w:rsidRPr="00590D59">
        <w:rPr>
          <w:lang w:val="en-US"/>
        </w:rPr>
        <w:t xml:space="preserve"> representing time-dependent location of individual players. Figure </w:t>
      </w:r>
      <w:r w:rsidR="00F93A24" w:rsidRPr="00590D59">
        <w:rPr>
          <w:lang w:val="en-US"/>
        </w:rPr>
        <w:t>taken</w:t>
      </w:r>
      <w:r w:rsidRPr="00590D59">
        <w:rPr>
          <w:lang w:val="en-US"/>
        </w:rPr>
        <w:t xml:space="preserve"> from </w:t>
      </w:r>
      <w:r w:rsidR="009064CA" w:rsidRPr="00590D59">
        <w:rPr>
          <w:lang w:val="en-US"/>
        </w:rPr>
        <w:fldChar w:fldCharType="begin"/>
      </w:r>
      <w:r w:rsidR="001460D8">
        <w:rPr>
          <w:lang w:val="en-US"/>
        </w:rPr>
        <w:instrText xml:space="preserve"> ADDIN ZOTERO_ITEM CSL_CITATION {"citationID":"17pm1ta8m4","properties":{"formattedCitation":"(WALLNER,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9064CA" w:rsidRPr="00590D59">
        <w:rPr>
          <w:lang w:val="en-US"/>
        </w:rPr>
        <w:fldChar w:fldCharType="separate"/>
      </w:r>
      <w:r w:rsidR="001460D8" w:rsidRPr="00F129CD">
        <w:rPr>
          <w:rFonts w:cs="Times New Roman"/>
          <w:lang w:val="en-US"/>
        </w:rPr>
        <w:t>(WALLNER, 2013)</w:t>
      </w:r>
      <w:r w:rsidR="009064CA" w:rsidRPr="00590D59">
        <w:rPr>
          <w:lang w:val="en-US"/>
        </w:rPr>
        <w:fldChar w:fldCharType="end"/>
      </w:r>
      <w:r w:rsidRPr="00590D59">
        <w:rPr>
          <w:lang w:val="en-US"/>
        </w:rPr>
        <w:t>.</w:t>
      </w:r>
    </w:p>
    <w:p w:rsidR="006660E7" w:rsidRPr="006660E7" w:rsidRDefault="00576A0F" w:rsidP="006660E7">
      <w:pPr>
        <w:rPr>
          <w:lang w:val="en-US"/>
        </w:rPr>
      </w:pPr>
      <w:commentRangeStart w:id="91"/>
      <w:r>
        <w:rPr>
          <w:lang w:val="en-US"/>
        </w:rPr>
        <w:t xml:space="preserve">Viewing </w:t>
      </w:r>
      <w:proofErr w:type="spellStart"/>
      <w:r>
        <w:rPr>
          <w:lang w:val="en-US"/>
        </w:rPr>
        <w:t>gameplay</w:t>
      </w:r>
      <w:proofErr w:type="spellEnd"/>
      <w:r>
        <w:rPr>
          <w:lang w:val="en-US"/>
        </w:rPr>
        <w:t xml:space="preserve"> data </w:t>
      </w:r>
      <w:r w:rsidR="000D04B0">
        <w:rPr>
          <w:lang w:val="en-US"/>
        </w:rPr>
        <w:t>by</w:t>
      </w:r>
      <w:r>
        <w:rPr>
          <w:lang w:val="en-US"/>
        </w:rPr>
        <w:t xml:space="preserve"> graphs allows for the usage of graph theory </w:t>
      </w:r>
      <w:r w:rsidR="000D04B0">
        <w:rPr>
          <w:lang w:val="en-US"/>
        </w:rPr>
        <w:t xml:space="preserve">concepts </w:t>
      </w:r>
      <w:r>
        <w:rPr>
          <w:lang w:val="en-US"/>
        </w:rPr>
        <w:t>to study and understand player behaviors. However, due to the nature of how the graph is structured in Play-Graph (</w:t>
      </w:r>
      <w:r w:rsidR="000D04B0">
        <w:rPr>
          <w:lang w:val="en-US"/>
        </w:rPr>
        <w:t xml:space="preserve">limiting </w:t>
      </w:r>
      <w:r>
        <w:rPr>
          <w:lang w:val="en-US"/>
        </w:rPr>
        <w:t>vertices as states and edges as actions), understanding player behaviors may be limited</w:t>
      </w:r>
      <w:r w:rsidR="000D04B0">
        <w:rPr>
          <w:lang w:val="en-US"/>
        </w:rPr>
        <w:t xml:space="preserve"> by</w:t>
      </w:r>
      <w:r w:rsidR="005619E1">
        <w:rPr>
          <w:lang w:val="en-US"/>
        </w:rPr>
        <w:t xml:space="preserve"> </w:t>
      </w:r>
      <w:ins w:id="92" w:author="Leonardo Gresta Paulino Murta" w:date="2013-07-03T10:48:00Z">
        <w:r w:rsidR="00540637">
          <w:rPr>
            <w:lang w:val="en-US"/>
          </w:rPr>
          <w:t xml:space="preserve">the </w:t>
        </w:r>
      </w:ins>
      <w:r w:rsidR="000D04B0">
        <w:rPr>
          <w:lang w:val="en-US"/>
        </w:rPr>
        <w:t xml:space="preserve">player </w:t>
      </w:r>
      <w:r w:rsidR="005619E1">
        <w:rPr>
          <w:lang w:val="en-US"/>
        </w:rPr>
        <w:t>progression</w:t>
      </w:r>
      <w:r w:rsidR="000D04B0">
        <w:rPr>
          <w:lang w:val="en-US"/>
        </w:rPr>
        <w:t xml:space="preserve"> in the game</w:t>
      </w:r>
      <w:r w:rsidR="00B15E1D">
        <w:rPr>
          <w:lang w:val="en-US"/>
        </w:rPr>
        <w:t xml:space="preserve"> (i.e.</w:t>
      </w:r>
      <w:ins w:id="93" w:author="Leonardo Gresta Paulino Murta" w:date="2013-07-03T10:48:00Z">
        <w:r w:rsidR="00540637">
          <w:rPr>
            <w:lang w:val="en-US"/>
          </w:rPr>
          <w:t>,</w:t>
        </w:r>
      </w:ins>
      <w:r w:rsidR="00B15E1D">
        <w:rPr>
          <w:lang w:val="en-US"/>
        </w:rPr>
        <w:t xml:space="preserve"> killed a boss)</w:t>
      </w:r>
      <w:r w:rsidR="005619E1">
        <w:rPr>
          <w:lang w:val="en-US"/>
        </w:rPr>
        <w:t xml:space="preserve">, and not </w:t>
      </w:r>
      <w:r w:rsidR="00AE213D">
        <w:rPr>
          <w:lang w:val="en-US"/>
        </w:rPr>
        <w:t>by</w:t>
      </w:r>
      <w:r w:rsidR="00B15E1D">
        <w:rPr>
          <w:lang w:val="en-US"/>
        </w:rPr>
        <w:t xml:space="preserve"> how he interacted with the world (i.e.</w:t>
      </w:r>
      <w:ins w:id="94" w:author="Leonardo Gresta Paulino Murta" w:date="2013-07-03T10:48:00Z">
        <w:r w:rsidR="00540637">
          <w:rPr>
            <w:lang w:val="en-US"/>
          </w:rPr>
          <w:t>,</w:t>
        </w:r>
      </w:ins>
      <w:r w:rsidR="00B15E1D">
        <w:rPr>
          <w:lang w:val="en-US"/>
        </w:rPr>
        <w:t xml:space="preserve"> combat rounds from the battle against the boss)</w:t>
      </w:r>
      <w:r>
        <w:rPr>
          <w:lang w:val="en-US"/>
        </w:rPr>
        <w:t xml:space="preserve">. </w:t>
      </w:r>
      <w:commentRangeStart w:id="95"/>
      <w:r w:rsidR="00AE213D">
        <w:rPr>
          <w:lang w:val="en-US"/>
        </w:rPr>
        <w:t>Apparently</w:t>
      </w:r>
      <w:commentRangeEnd w:id="95"/>
      <w:r w:rsidR="00540637">
        <w:rPr>
          <w:rStyle w:val="CommentReference"/>
        </w:rPr>
        <w:commentReference w:id="95"/>
      </w:r>
      <w:ins w:id="96" w:author="Leonardo Gresta Paulino Murta" w:date="2013-07-03T10:48:00Z">
        <w:r w:rsidR="00540637">
          <w:rPr>
            <w:lang w:val="en-US"/>
          </w:rPr>
          <w:t>,</w:t>
        </w:r>
      </w:ins>
      <w:r w:rsidR="00AE213D">
        <w:rPr>
          <w:lang w:val="en-US"/>
        </w:rPr>
        <w:t xml:space="preserve"> t</w:t>
      </w:r>
      <w:r>
        <w:rPr>
          <w:lang w:val="en-US"/>
        </w:rPr>
        <w:t>here is no way to determine</w:t>
      </w:r>
      <w:r w:rsidR="00AE213D">
        <w:rPr>
          <w:lang w:val="en-US"/>
        </w:rPr>
        <w:t xml:space="preserve"> interactions or</w:t>
      </w:r>
      <w:r>
        <w:rPr>
          <w:lang w:val="en-US"/>
        </w:rPr>
        <w:t xml:space="preserve"> influences</w:t>
      </w:r>
      <w:ins w:id="97" w:author="Leonardo Gresta Paulino Murta" w:date="2013-07-03T10:49:00Z">
        <w:r w:rsidR="00AC20E4">
          <w:rPr>
            <w:lang w:val="en-US"/>
          </w:rPr>
          <w:t>.</w:t>
        </w:r>
      </w:ins>
      <w:del w:id="98" w:author="Leonardo Gresta Paulino Murta" w:date="2013-07-03T10:49:00Z">
        <w:r w:rsidDel="00AC20E4">
          <w:rPr>
            <w:lang w:val="en-US"/>
          </w:rPr>
          <w:delText>,</w:delText>
        </w:r>
      </w:del>
      <w:r>
        <w:rPr>
          <w:lang w:val="en-US"/>
        </w:rPr>
        <w:t xml:space="preserve"> </w:t>
      </w:r>
      <w:ins w:id="99" w:author="Leonardo Gresta Paulino Murta" w:date="2013-07-03T10:49:00Z">
        <w:r w:rsidR="00AC20E4">
          <w:rPr>
            <w:lang w:val="en-US"/>
          </w:rPr>
          <w:t>O</w:t>
        </w:r>
      </w:ins>
      <w:del w:id="100" w:author="Leonardo Gresta Paulino Murta" w:date="2013-07-03T10:49:00Z">
        <w:r w:rsidDel="00AC20E4">
          <w:rPr>
            <w:lang w:val="en-US"/>
          </w:rPr>
          <w:delText>o</w:delText>
        </w:r>
      </w:del>
      <w:r>
        <w:rPr>
          <w:lang w:val="en-US"/>
        </w:rPr>
        <w:t xml:space="preserve">nly the </w:t>
      </w:r>
      <w:r w:rsidR="00AE213D">
        <w:rPr>
          <w:lang w:val="en-US"/>
        </w:rPr>
        <w:t>changes from one state to another</w:t>
      </w:r>
      <w:ins w:id="101" w:author="Leonardo Gresta Paulino Murta" w:date="2013-07-03T10:49:00Z">
        <w:r w:rsidR="00341199">
          <w:rPr>
            <w:lang w:val="en-US"/>
          </w:rPr>
          <w:t>,</w:t>
        </w:r>
      </w:ins>
      <w:r w:rsidR="00AE213D">
        <w:rPr>
          <w:lang w:val="en-US"/>
        </w:rPr>
        <w:t xml:space="preserve"> caused by an action executed by the player</w:t>
      </w:r>
      <w:ins w:id="102" w:author="Leonardo Gresta Paulino Murta" w:date="2013-07-03T10:49:00Z">
        <w:r w:rsidR="00341199">
          <w:rPr>
            <w:lang w:val="en-US"/>
          </w:rPr>
          <w:t>, can be identified</w:t>
        </w:r>
      </w:ins>
      <w:r>
        <w:rPr>
          <w:lang w:val="en-US"/>
        </w:rPr>
        <w:t>. Thus the graph illustrates the player’s progression in the game</w:t>
      </w:r>
      <w:r w:rsidR="005619E1">
        <w:rPr>
          <w:lang w:val="en-US"/>
        </w:rPr>
        <w:t xml:space="preserve">, demonstrating </w:t>
      </w:r>
      <w:r w:rsidR="00AE213D">
        <w:rPr>
          <w:lang w:val="en-US"/>
        </w:rPr>
        <w:t>actions he made to change</w:t>
      </w:r>
      <w:r w:rsidR="005619E1">
        <w:rPr>
          <w:lang w:val="en-US"/>
        </w:rPr>
        <w:t xml:space="preserve"> states. However, influences in the player’s action</w:t>
      </w:r>
      <w:r w:rsidR="000D04B0">
        <w:rPr>
          <w:lang w:val="en-US"/>
        </w:rPr>
        <w:t xml:space="preserve">, such as an influence from an NPC, </w:t>
      </w:r>
      <w:r w:rsidR="005619E1">
        <w:rPr>
          <w:lang w:val="en-US"/>
        </w:rPr>
        <w:t xml:space="preserve">that </w:t>
      </w:r>
      <w:r w:rsidR="000D04B0">
        <w:rPr>
          <w:lang w:val="en-US"/>
        </w:rPr>
        <w:t>affected</w:t>
      </w:r>
      <w:r w:rsidR="005619E1">
        <w:rPr>
          <w:lang w:val="en-US"/>
        </w:rPr>
        <w:t xml:space="preserve"> the transition of </w:t>
      </w:r>
      <w:r w:rsidR="00AE213D">
        <w:rPr>
          <w:lang w:val="en-US"/>
        </w:rPr>
        <w:t>one state to another</w:t>
      </w:r>
      <w:r w:rsidR="005619E1">
        <w:rPr>
          <w:lang w:val="en-US"/>
        </w:rPr>
        <w:t xml:space="preserve"> are not </w:t>
      </w:r>
      <w:r w:rsidR="00AE213D">
        <w:rPr>
          <w:lang w:val="en-US"/>
        </w:rPr>
        <w:t>present</w:t>
      </w:r>
      <w:r w:rsidR="005619E1">
        <w:rPr>
          <w:lang w:val="en-US"/>
        </w:rPr>
        <w:t xml:space="preserve"> in the graph (there are no edges linking edges).</w:t>
      </w:r>
      <w:r w:rsidR="00AE213D">
        <w:rPr>
          <w:lang w:val="en-US"/>
        </w:rPr>
        <w:t xml:space="preserve"> Besides, this </w:t>
      </w:r>
      <w:r w:rsidR="00AE213D">
        <w:rPr>
          <w:lang w:val="en-US"/>
        </w:rPr>
        <w:lastRenderedPageBreak/>
        <w:t xml:space="preserve">visualization was not designed to track individual progression but to track </w:t>
      </w:r>
      <w:r w:rsidR="000D04B0">
        <w:rPr>
          <w:lang w:val="en-US"/>
        </w:rPr>
        <w:t>the</w:t>
      </w:r>
      <w:r w:rsidR="00AE213D">
        <w:rPr>
          <w:lang w:val="en-US"/>
        </w:rPr>
        <w:t xml:space="preserve"> </w:t>
      </w:r>
      <w:r w:rsidR="000D04B0">
        <w:rPr>
          <w:lang w:val="en-US"/>
        </w:rPr>
        <w:t xml:space="preserve">player </w:t>
      </w:r>
      <w:r w:rsidR="00AE213D">
        <w:rPr>
          <w:lang w:val="en-US"/>
        </w:rPr>
        <w:t>population flow.</w:t>
      </w:r>
      <w:commentRangeEnd w:id="91"/>
      <w:r w:rsidR="00341199">
        <w:rPr>
          <w:rStyle w:val="CommentReference"/>
        </w:rPr>
        <w:commentReference w:id="91"/>
      </w:r>
    </w:p>
    <w:p w:rsidR="00984BDE" w:rsidRPr="00590D59" w:rsidRDefault="00984BDE" w:rsidP="00984BDE">
      <w:pPr>
        <w:pStyle w:val="Heading2"/>
        <w:rPr>
          <w:lang w:val="en-US"/>
        </w:rPr>
      </w:pPr>
      <w:bookmarkStart w:id="103" w:name="_Toc354161716"/>
      <w:bookmarkStart w:id="104" w:name="_Ref360194010"/>
      <w:commentRangeStart w:id="105"/>
      <w:r w:rsidRPr="00590D59">
        <w:rPr>
          <w:lang w:val="en-US"/>
        </w:rPr>
        <w:t>Final Considerations</w:t>
      </w:r>
      <w:bookmarkEnd w:id="103"/>
      <w:bookmarkEnd w:id="104"/>
      <w:commentRangeEnd w:id="105"/>
      <w:r w:rsidR="00341199">
        <w:rPr>
          <w:rStyle w:val="CommentReference"/>
          <w:rFonts w:eastAsiaTheme="minorHAnsi" w:cstheme="minorBidi"/>
          <w:b w:val="0"/>
          <w:bCs w:val="0"/>
          <w:caps w:val="0"/>
        </w:rPr>
        <w:commentReference w:id="105"/>
      </w:r>
    </w:p>
    <w:p w:rsidR="007C4B6B" w:rsidRDefault="006D501E" w:rsidP="00E10C79">
      <w:pPr>
        <w:rPr>
          <w:lang w:val="en-US"/>
        </w:rPr>
      </w:pPr>
      <w:r>
        <w:rPr>
          <w:lang w:val="en-US"/>
        </w:rPr>
        <w:t xml:space="preserve">This chapter presented existing approaches for </w:t>
      </w:r>
      <w:commentRangeStart w:id="106"/>
      <w:proofErr w:type="spellStart"/>
      <w:r>
        <w:rPr>
          <w:lang w:val="en-US"/>
        </w:rPr>
        <w:t>gameplay</w:t>
      </w:r>
      <w:proofErr w:type="spellEnd"/>
      <w:r>
        <w:rPr>
          <w:lang w:val="en-US"/>
        </w:rPr>
        <w:t xml:space="preserve"> data logging and visualization</w:t>
      </w:r>
      <w:commentRangeEnd w:id="106"/>
      <w:r w:rsidR="0063073E">
        <w:rPr>
          <w:rStyle w:val="CommentReference"/>
        </w:rPr>
        <w:commentReference w:id="106"/>
      </w:r>
      <w:r>
        <w:rPr>
          <w:lang w:val="en-US"/>
        </w:rPr>
        <w:t>.</w:t>
      </w:r>
      <w:r w:rsidR="00A45DC0">
        <w:rPr>
          <w:lang w:val="en-US"/>
        </w:rPr>
        <w:t xml:space="preserve"> </w:t>
      </w:r>
      <w:commentRangeStart w:id="107"/>
      <w:r w:rsidR="00A45DC0">
        <w:rPr>
          <w:lang w:val="en-US"/>
        </w:rPr>
        <w:t xml:space="preserve">However, such approaches are </w:t>
      </w:r>
      <w:r w:rsidR="00212026">
        <w:rPr>
          <w:lang w:val="en-US"/>
        </w:rPr>
        <w:t>aimed</w:t>
      </w:r>
      <w:r w:rsidR="00A45DC0">
        <w:rPr>
          <w:lang w:val="en-US"/>
        </w:rPr>
        <w:t xml:space="preserve"> </w:t>
      </w:r>
      <w:r w:rsidR="00212026">
        <w:rPr>
          <w:lang w:val="en-US"/>
        </w:rPr>
        <w:t>at</w:t>
      </w:r>
      <w:r w:rsidR="00A45DC0">
        <w:rPr>
          <w:lang w:val="en-US"/>
        </w:rPr>
        <w:t xml:space="preserve"> </w:t>
      </w:r>
      <w:r w:rsidR="00212026">
        <w:rPr>
          <w:lang w:val="en-US"/>
        </w:rPr>
        <w:t>players’</w:t>
      </w:r>
      <w:r w:rsidR="00A45DC0">
        <w:rPr>
          <w:lang w:val="en-US"/>
        </w:rPr>
        <w:t xml:space="preserve"> behavior</w:t>
      </w:r>
      <w:r w:rsidR="00212026">
        <w:rPr>
          <w:lang w:val="en-US"/>
        </w:rPr>
        <w:t xml:space="preserve">s, game balancing, </w:t>
      </w:r>
      <w:r w:rsidR="00A45DC0">
        <w:rPr>
          <w:lang w:val="en-US"/>
        </w:rPr>
        <w:t>and game testing by identifying issues.</w:t>
      </w:r>
      <w:r w:rsidR="007C4B6B">
        <w:rPr>
          <w:lang w:val="en-US"/>
        </w:rPr>
        <w:t xml:space="preserve"> Furthermore, </w:t>
      </w:r>
      <w:r w:rsidR="00212026">
        <w:rPr>
          <w:lang w:val="en-US"/>
        </w:rPr>
        <w:t>these approaches use</w:t>
      </w:r>
      <w:r w:rsidR="007C4B6B">
        <w:rPr>
          <w:lang w:val="en-US"/>
        </w:rPr>
        <w:t xml:space="preserve"> graphs to illustrate the general population behavior</w:t>
      </w:r>
      <w:r w:rsidR="00212026">
        <w:rPr>
          <w:lang w:val="en-US"/>
        </w:rPr>
        <w:t xml:space="preserve"> in order</w:t>
      </w:r>
      <w:r w:rsidR="007C4B6B">
        <w:rPr>
          <w:lang w:val="en-US"/>
        </w:rPr>
        <w:t xml:space="preserve"> to be used by designers to improve the game.</w:t>
      </w:r>
      <w:commentRangeEnd w:id="107"/>
      <w:r w:rsidR="001462F2">
        <w:rPr>
          <w:rStyle w:val="CommentReference"/>
        </w:rPr>
        <w:commentReference w:id="107"/>
      </w:r>
      <w:r w:rsidR="007C4B6B">
        <w:rPr>
          <w:lang w:val="en-US"/>
        </w:rPr>
        <w:t xml:space="preserve"> </w:t>
      </w:r>
    </w:p>
    <w:p w:rsidR="008250DF" w:rsidRDefault="00BF1BCB" w:rsidP="00E10C79">
      <w:pPr>
        <w:rPr>
          <w:lang w:val="en-US"/>
        </w:rPr>
      </w:pPr>
      <w:commentRangeStart w:id="108"/>
      <w:r>
        <w:rPr>
          <w:lang w:val="en-US"/>
        </w:rPr>
        <w:t>The approach</w:t>
      </w:r>
      <w:r w:rsidR="007C4B6B">
        <w:rPr>
          <w:lang w:val="en-US"/>
        </w:rPr>
        <w:t xml:space="preserve"> we are proposing in this dissertation </w:t>
      </w:r>
      <w:commentRangeEnd w:id="108"/>
      <w:r w:rsidR="001462F2">
        <w:rPr>
          <w:rStyle w:val="CommentReference"/>
        </w:rPr>
        <w:commentReference w:id="108"/>
      </w:r>
      <w:r w:rsidR="007C4B6B">
        <w:rPr>
          <w:lang w:val="en-US"/>
        </w:rPr>
        <w:t xml:space="preserve">is </w:t>
      </w:r>
      <w:r>
        <w:rPr>
          <w:lang w:val="en-US"/>
        </w:rPr>
        <w:t>to</w:t>
      </w:r>
      <w:r w:rsidR="007C4B6B">
        <w:rPr>
          <w:lang w:val="en-US"/>
        </w:rPr>
        <w:t xml:space="preserve"> </w:t>
      </w:r>
      <w:commentRangeStart w:id="109"/>
      <w:r w:rsidR="007C4B6B">
        <w:rPr>
          <w:lang w:val="en-US"/>
        </w:rPr>
        <w:t xml:space="preserve">follow the player’s actions </w:t>
      </w:r>
      <w:r w:rsidR="007C2D7E">
        <w:rPr>
          <w:lang w:val="en-US"/>
        </w:rPr>
        <w:t xml:space="preserve">more </w:t>
      </w:r>
      <w:r w:rsidR="007C4B6B">
        <w:rPr>
          <w:lang w:val="en-US"/>
        </w:rPr>
        <w:t>closely</w:t>
      </w:r>
      <w:commentRangeEnd w:id="109"/>
      <w:r w:rsidR="00FA32E0">
        <w:rPr>
          <w:rStyle w:val="CommentReference"/>
        </w:rPr>
        <w:commentReference w:id="109"/>
      </w:r>
      <w:r>
        <w:rPr>
          <w:lang w:val="en-US"/>
        </w:rPr>
        <w:t>.</w:t>
      </w:r>
      <w:r w:rsidR="007C4B6B">
        <w:rPr>
          <w:lang w:val="en-US"/>
        </w:rPr>
        <w:t xml:space="preserve"> </w:t>
      </w:r>
      <w:commentRangeStart w:id="110"/>
      <w:r>
        <w:rPr>
          <w:lang w:val="en-US"/>
        </w:rPr>
        <w:t>To s</w:t>
      </w:r>
      <w:r w:rsidR="007C4B6B">
        <w:rPr>
          <w:lang w:val="en-US"/>
        </w:rPr>
        <w:t>tat</w:t>
      </w:r>
      <w:r>
        <w:rPr>
          <w:lang w:val="en-US"/>
        </w:rPr>
        <w:t>e</w:t>
      </w:r>
      <w:r w:rsidR="007C4B6B">
        <w:rPr>
          <w:lang w:val="en-US"/>
        </w:rPr>
        <w:t xml:space="preserve"> his interactions in the game with other game objects and </w:t>
      </w:r>
      <w:r>
        <w:rPr>
          <w:lang w:val="en-US"/>
        </w:rPr>
        <w:t xml:space="preserve">what </w:t>
      </w:r>
      <w:r w:rsidR="007C4B6B">
        <w:rPr>
          <w:lang w:val="en-US"/>
        </w:rPr>
        <w:t>influences affected each action.</w:t>
      </w:r>
      <w:r w:rsidR="00212026">
        <w:rPr>
          <w:lang w:val="en-US"/>
        </w:rPr>
        <w:t xml:space="preserve"> </w:t>
      </w:r>
      <w:commentRangeEnd w:id="110"/>
      <w:r w:rsidR="00FA32E0">
        <w:rPr>
          <w:rStyle w:val="CommentReference"/>
        </w:rPr>
        <w:commentReference w:id="110"/>
      </w:r>
      <w:r w:rsidR="00212026">
        <w:rPr>
          <w:lang w:val="en-US"/>
        </w:rPr>
        <w:t xml:space="preserve">This allows for understanding the consequences of each action and how they affected the outcome of the game. </w:t>
      </w:r>
      <w:commentRangeStart w:id="111"/>
      <w:r w:rsidR="00212026">
        <w:rPr>
          <w:lang w:val="en-US"/>
        </w:rPr>
        <w:t>In other words, the provenance of the player’s story, how it was generated</w:t>
      </w:r>
      <w:r w:rsidR="001D4996">
        <w:rPr>
          <w:lang w:val="en-US"/>
        </w:rPr>
        <w:t xml:space="preserve">, </w:t>
      </w:r>
      <w:r>
        <w:rPr>
          <w:lang w:val="en-US"/>
        </w:rPr>
        <w:t>which components were present in the story</w:t>
      </w:r>
      <w:r w:rsidR="008250DF">
        <w:rPr>
          <w:lang w:val="en-US"/>
        </w:rPr>
        <w:t>, and how these components interacted with the player</w:t>
      </w:r>
      <w:r>
        <w:rPr>
          <w:lang w:val="en-US"/>
        </w:rPr>
        <w:t>.</w:t>
      </w:r>
      <w:commentRangeEnd w:id="111"/>
      <w:r w:rsidR="009B4C7B">
        <w:rPr>
          <w:rStyle w:val="CommentReference"/>
        </w:rPr>
        <w:commentReference w:id="111"/>
      </w:r>
      <w:r>
        <w:rPr>
          <w:lang w:val="en-US"/>
        </w:rPr>
        <w:t xml:space="preserve"> </w:t>
      </w:r>
      <w:commentRangeStart w:id="112"/>
      <w:r w:rsidR="008250DF">
        <w:rPr>
          <w:lang w:val="en-US"/>
        </w:rPr>
        <w:t>To known h</w:t>
      </w:r>
      <w:r w:rsidR="001D4996">
        <w:rPr>
          <w:lang w:val="en-US"/>
        </w:rPr>
        <w:t xml:space="preserve">ow each action affected the story progression and how </w:t>
      </w:r>
      <w:r w:rsidR="008250DF">
        <w:rPr>
          <w:lang w:val="en-US"/>
        </w:rPr>
        <w:t xml:space="preserve">the player was </w:t>
      </w:r>
      <w:r w:rsidR="001D4996">
        <w:rPr>
          <w:lang w:val="en-US"/>
        </w:rPr>
        <w:t xml:space="preserve">affected </w:t>
      </w:r>
      <w:r w:rsidR="008250DF">
        <w:rPr>
          <w:lang w:val="en-US"/>
        </w:rPr>
        <w:t>by the actions of others.</w:t>
      </w:r>
      <w:r w:rsidR="00212026">
        <w:rPr>
          <w:lang w:val="en-US"/>
        </w:rPr>
        <w:t xml:space="preserve"> </w:t>
      </w:r>
      <w:commentRangeEnd w:id="112"/>
      <w:r w:rsidR="009B4C7B">
        <w:rPr>
          <w:rStyle w:val="CommentReference"/>
        </w:rPr>
        <w:commentReference w:id="112"/>
      </w:r>
      <w:r w:rsidR="001D4996">
        <w:rPr>
          <w:lang w:val="en-US"/>
        </w:rPr>
        <w:t>Thus allowing for a deeper understanding of how the story progressed</w:t>
      </w:r>
      <w:r w:rsidR="008250DF">
        <w:rPr>
          <w:lang w:val="en-US"/>
        </w:rPr>
        <w:t xml:space="preserve"> by using a provenance graph representing the data gathered during the game session.</w:t>
      </w:r>
      <w:r w:rsidR="009A0AC6">
        <w:rPr>
          <w:lang w:val="en-US"/>
        </w:rPr>
        <w:t xml:space="preserve"> </w:t>
      </w:r>
    </w:p>
    <w:p w:rsidR="00E10C79" w:rsidRPr="00590D59" w:rsidRDefault="00212026" w:rsidP="00E10C79">
      <w:pPr>
        <w:rPr>
          <w:lang w:val="en-US"/>
        </w:rPr>
      </w:pPr>
      <w:r>
        <w:rPr>
          <w:lang w:val="en-US"/>
        </w:rPr>
        <w:t>Provenance is a well known</w:t>
      </w:r>
      <w:r w:rsidR="007C2D7E">
        <w:rPr>
          <w:lang w:val="en-US"/>
        </w:rPr>
        <w:t xml:space="preserve"> and understood</w:t>
      </w:r>
      <w:r>
        <w:rPr>
          <w:lang w:val="en-US"/>
        </w:rPr>
        <w:t xml:space="preserve"> term </w:t>
      </w:r>
      <w:r w:rsidR="001D4996">
        <w:rPr>
          <w:lang w:val="en-US"/>
        </w:rPr>
        <w:t xml:space="preserve">used </w:t>
      </w:r>
      <w:r>
        <w:rPr>
          <w:lang w:val="en-US"/>
        </w:rPr>
        <w:t>in arts to describe an object’s life cycle.</w:t>
      </w:r>
      <w:r w:rsidR="001D4996">
        <w:rPr>
          <w:lang w:val="en-US"/>
        </w:rPr>
        <w:t xml:space="preserve"> However, provenance </w:t>
      </w:r>
      <w:r w:rsidR="008250DF">
        <w:rPr>
          <w:lang w:val="en-US"/>
        </w:rPr>
        <w:t>also be</w:t>
      </w:r>
      <w:r w:rsidR="007C2D7E">
        <w:rPr>
          <w:lang w:val="en-US"/>
        </w:rPr>
        <w:t>gan to be</w:t>
      </w:r>
      <w:r w:rsidR="001D4996">
        <w:rPr>
          <w:lang w:val="en-US"/>
        </w:rPr>
        <w:t xml:space="preserve"> used for digital information. The next chapter describes</w:t>
      </w:r>
      <w:r w:rsidR="007C2D7E">
        <w:rPr>
          <w:lang w:val="en-US"/>
        </w:rPr>
        <w:t xml:space="preserve"> the</w:t>
      </w:r>
      <w:r w:rsidR="001D4996">
        <w:rPr>
          <w:lang w:val="en-US"/>
        </w:rPr>
        <w:t xml:space="preserve"> two existing </w:t>
      </w:r>
      <w:r w:rsidR="008250DF">
        <w:rPr>
          <w:lang w:val="en-US"/>
        </w:rPr>
        <w:t xml:space="preserve">digital provenance </w:t>
      </w:r>
      <w:r w:rsidR="001D4996">
        <w:rPr>
          <w:lang w:val="en-US"/>
        </w:rPr>
        <w:t>models, stating the</w:t>
      </w:r>
      <w:r w:rsidR="00C77ED9">
        <w:rPr>
          <w:lang w:val="en-US"/>
        </w:rPr>
        <w:t>i</w:t>
      </w:r>
      <w:r w:rsidR="007C2D7E">
        <w:rPr>
          <w:lang w:val="en-US"/>
        </w:rPr>
        <w:t>r characteristics and features,</w:t>
      </w:r>
      <w:r w:rsidR="00C77ED9">
        <w:rPr>
          <w:lang w:val="en-US"/>
        </w:rPr>
        <w:t xml:space="preserve"> while chapter 4 describes our proposed approach</w:t>
      </w:r>
      <w:r w:rsidR="005F3908">
        <w:rPr>
          <w:lang w:val="en-US"/>
        </w:rPr>
        <w:t xml:space="preserve"> </w:t>
      </w:r>
      <w:r w:rsidR="002C45C9">
        <w:rPr>
          <w:lang w:val="en-US"/>
        </w:rPr>
        <w:t>based on</w:t>
      </w:r>
      <w:r w:rsidR="005F3908">
        <w:rPr>
          <w:lang w:val="en-US"/>
        </w:rPr>
        <w:t xml:space="preserve"> provenance</w:t>
      </w:r>
      <w:r w:rsidR="00C77ED9">
        <w:rPr>
          <w:lang w:val="en-US"/>
        </w:rPr>
        <w:t>.</w:t>
      </w:r>
    </w:p>
    <w:p w:rsidR="00391655" w:rsidRPr="00590D59" w:rsidRDefault="00391655">
      <w:pPr>
        <w:spacing w:after="200" w:line="276" w:lineRule="auto"/>
        <w:ind w:firstLine="0"/>
        <w:jc w:val="left"/>
        <w:rPr>
          <w:rFonts w:eastAsiaTheme="majorEastAsia" w:cstheme="majorBidi"/>
          <w:b/>
          <w:bCs/>
          <w:caps/>
          <w:szCs w:val="26"/>
          <w:lang w:val="en-US"/>
        </w:rPr>
      </w:pPr>
      <w:r w:rsidRPr="00590D59">
        <w:rPr>
          <w:lang w:val="en-US"/>
        </w:rPr>
        <w:br w:type="page"/>
      </w:r>
    </w:p>
    <w:p w:rsidR="00E10C79" w:rsidRPr="00590D59" w:rsidRDefault="00E10C79" w:rsidP="004A02BE">
      <w:pPr>
        <w:pStyle w:val="Heading2"/>
        <w:numPr>
          <w:ilvl w:val="0"/>
          <w:numId w:val="0"/>
        </w:numPr>
        <w:ind w:left="576"/>
        <w:rPr>
          <w:lang w:val="en-US"/>
        </w:rPr>
      </w:pPr>
      <w:commentRangeStart w:id="113"/>
      <w:r w:rsidRPr="00590D59">
        <w:rPr>
          <w:lang w:val="en-US"/>
        </w:rPr>
        <w:lastRenderedPageBreak/>
        <w:t>References</w:t>
      </w:r>
      <w:commentRangeEnd w:id="113"/>
      <w:r w:rsidR="00C81E4B">
        <w:rPr>
          <w:rStyle w:val="CommentReference"/>
          <w:rFonts w:eastAsiaTheme="minorHAnsi" w:cstheme="minorBidi"/>
          <w:b w:val="0"/>
          <w:bCs w:val="0"/>
          <w:caps w:val="0"/>
        </w:rPr>
        <w:commentReference w:id="113"/>
      </w:r>
    </w:p>
    <w:commentRangeStart w:id="115"/>
    <w:commentRangeStart w:id="116"/>
    <w:p w:rsidR="001460D8" w:rsidRPr="001460D8" w:rsidRDefault="009064CA" w:rsidP="001460D8">
      <w:pPr>
        <w:pStyle w:val="Bibliography"/>
        <w:rPr>
          <w:rFonts w:cs="Times New Roman"/>
          <w:lang w:val="en-US"/>
        </w:rPr>
      </w:pPr>
      <w:r w:rsidRPr="00590D59">
        <w:rPr>
          <w:lang w:val="en-US"/>
        </w:rPr>
        <w:fldChar w:fldCharType="begin"/>
      </w:r>
      <w:r w:rsidR="001460D8">
        <w:rPr>
          <w:lang w:val="en-US"/>
        </w:rPr>
        <w:instrText xml:space="preserve"> ADDIN ZOTERO_BIBL {"custom":[]} CSL_BIBLIOGRAPHY </w:instrText>
      </w:r>
      <w:r w:rsidRPr="00590D59">
        <w:rPr>
          <w:lang w:val="en-US"/>
        </w:rPr>
        <w:fldChar w:fldCharType="separate"/>
      </w:r>
      <w:r w:rsidR="001460D8" w:rsidRPr="001460D8">
        <w:rPr>
          <w:rFonts w:cs="Times New Roman"/>
          <w:lang w:val="en-US"/>
        </w:rPr>
        <w:t xml:space="preserve">AMBINDER, Mike. </w:t>
      </w:r>
      <w:r w:rsidR="001460D8" w:rsidRPr="001460D8">
        <w:rPr>
          <w:rFonts w:cs="Times New Roman"/>
          <w:i/>
          <w:iCs/>
          <w:lang w:val="en-US"/>
        </w:rPr>
        <w:t>Valve’s approach to playtesting: The application of empiricism.</w:t>
      </w:r>
      <w:r w:rsidR="001460D8" w:rsidRPr="001460D8">
        <w:rPr>
          <w:rFonts w:cs="Times New Roman"/>
          <w:lang w:val="en-US"/>
        </w:rPr>
        <w:t xml:space="preserve"> . Game Developer Conference: [s.n.]. , 2009</w:t>
      </w:r>
    </w:p>
    <w:p w:rsidR="001460D8" w:rsidRPr="001460D8" w:rsidRDefault="001460D8" w:rsidP="001460D8">
      <w:pPr>
        <w:pStyle w:val="Bibliography"/>
        <w:rPr>
          <w:rFonts w:cs="Times New Roman"/>
          <w:lang w:val="en-US"/>
        </w:rPr>
      </w:pPr>
      <w:r w:rsidRPr="001460D8">
        <w:rPr>
          <w:rFonts w:cs="Times New Roman"/>
          <w:lang w:val="en-US"/>
        </w:rPr>
        <w:t xml:space="preserve">ANDERSEN, Erik </w:t>
      </w:r>
      <w:r w:rsidRPr="001460D8">
        <w:rPr>
          <w:rFonts w:cs="Times New Roman"/>
          <w:i/>
          <w:iCs/>
          <w:lang w:val="en-US"/>
        </w:rPr>
        <w:t>et al.</w:t>
      </w:r>
      <w:r w:rsidRPr="001460D8">
        <w:rPr>
          <w:rFonts w:cs="Times New Roman"/>
          <w:lang w:val="en-US"/>
        </w:rPr>
        <w:t xml:space="preserve"> Gameplay analysis through state projection. </w:t>
      </w:r>
      <w:r w:rsidRPr="001460D8">
        <w:rPr>
          <w:rFonts w:cs="Times New Roman"/>
          <w:i/>
          <w:iCs/>
          <w:lang w:val="en-US"/>
        </w:rPr>
        <w:t>Proceedings of the 5th International Conference on the Foundations of Digital Games</w:t>
      </w:r>
      <w:r w:rsidRPr="001460D8">
        <w:rPr>
          <w:rFonts w:cs="Times New Roman"/>
          <w:lang w:val="en-US"/>
        </w:rPr>
        <w:t>, FDG  ’10. p. 1–8, 2010. Accessed: 14 set. 2012.</w:t>
      </w:r>
    </w:p>
    <w:p w:rsidR="001460D8" w:rsidRPr="000622C5" w:rsidRDefault="001460D8" w:rsidP="001460D8">
      <w:pPr>
        <w:pStyle w:val="Bibliography"/>
        <w:rPr>
          <w:rFonts w:cs="Times New Roman"/>
          <w:lang w:val="en-US"/>
          <w:rPrChange w:id="117" w:author="Kohwalter" w:date="2013-07-04T19:31:00Z">
            <w:rPr>
              <w:rFonts w:cs="Times New Roman"/>
            </w:rPr>
          </w:rPrChange>
        </w:rPr>
      </w:pPr>
      <w:r w:rsidRPr="001460D8">
        <w:rPr>
          <w:rFonts w:cs="Times New Roman"/>
          <w:lang w:val="en-US"/>
        </w:rPr>
        <w:t xml:space="preserve">COX, Trevor; COX, Michael. </w:t>
      </w:r>
      <w:r w:rsidRPr="001460D8">
        <w:rPr>
          <w:rFonts w:cs="Times New Roman"/>
          <w:i/>
          <w:iCs/>
          <w:lang w:val="en-US"/>
        </w:rPr>
        <w:t>Multidimensional Scaling, Second Edition</w:t>
      </w:r>
      <w:r w:rsidRPr="001460D8">
        <w:rPr>
          <w:rFonts w:cs="Times New Roman"/>
          <w:lang w:val="en-US"/>
        </w:rPr>
        <w:t xml:space="preserve">. </w:t>
      </w:r>
      <w:r w:rsidR="009064CA" w:rsidRPr="009064CA">
        <w:rPr>
          <w:rFonts w:cs="Times New Roman"/>
          <w:lang w:val="en-US"/>
          <w:rPrChange w:id="118" w:author="Kohwalter" w:date="2013-07-04T19:31:00Z">
            <w:rPr>
              <w:rFonts w:cs="Times New Roman"/>
            </w:rPr>
          </w:rPrChange>
        </w:rPr>
        <w:t xml:space="preserve">United Kingdom: CRC Press, 2010. </w:t>
      </w:r>
    </w:p>
    <w:p w:rsidR="001460D8" w:rsidRPr="001460D8" w:rsidRDefault="001460D8" w:rsidP="001460D8">
      <w:pPr>
        <w:pStyle w:val="Bibliography"/>
        <w:rPr>
          <w:rFonts w:cs="Times New Roman"/>
          <w:lang w:val="en-US"/>
        </w:rPr>
      </w:pPr>
      <w:r w:rsidRPr="001460D8">
        <w:rPr>
          <w:rFonts w:cs="Times New Roman"/>
          <w:lang w:val="en-US"/>
        </w:rPr>
        <w:t xml:space="preserve">DEROSA, Phillip. </w:t>
      </w:r>
      <w:r w:rsidRPr="001460D8">
        <w:rPr>
          <w:rFonts w:cs="Times New Roman"/>
          <w:i/>
          <w:iCs/>
          <w:lang w:val="en-US"/>
        </w:rPr>
        <w:t>Tracking Player Feedback To Improve Game Design</w:t>
      </w:r>
      <w:r w:rsidRPr="001460D8">
        <w:rPr>
          <w:rFonts w:cs="Times New Roman"/>
          <w:lang w:val="en-US"/>
        </w:rPr>
        <w:t xml:space="preserve">. Gamasutra. Available: &lt;http://www.gamasutra.com/view/feature/129969/tracking_player_feedback_to_.php&gt;. Accessed: 28 jun. 2013. </w:t>
      </w:r>
    </w:p>
    <w:p w:rsidR="001460D8" w:rsidRPr="001460D8" w:rsidRDefault="001460D8" w:rsidP="001460D8">
      <w:pPr>
        <w:pStyle w:val="Bibliography"/>
        <w:rPr>
          <w:rFonts w:cs="Times New Roman"/>
          <w:lang w:val="en-US"/>
        </w:rPr>
      </w:pPr>
      <w:r w:rsidRPr="001460D8">
        <w:rPr>
          <w:rFonts w:cs="Times New Roman"/>
          <w:lang w:val="en-US"/>
        </w:rPr>
        <w:t xml:space="preserve">DIXIT, Priyesh; YOUNGBLOOD, Michael. </w:t>
      </w:r>
      <w:r w:rsidRPr="001460D8">
        <w:rPr>
          <w:rFonts w:cs="Times New Roman"/>
          <w:i/>
          <w:iCs/>
          <w:lang w:val="en-US"/>
        </w:rPr>
        <w:t>Understanding playtest data through visual data mining in interactive 3D environments.</w:t>
      </w:r>
      <w:r w:rsidRPr="001460D8">
        <w:rPr>
          <w:rFonts w:cs="Times New Roman"/>
          <w:lang w:val="en-US"/>
        </w:rPr>
        <w:t xml:space="preserve"> . [S.l.]: The University of North Carolina at Charlotte, 2008.</w:t>
      </w:r>
    </w:p>
    <w:p w:rsidR="001460D8" w:rsidRPr="001460D8" w:rsidRDefault="001460D8" w:rsidP="001460D8">
      <w:pPr>
        <w:pStyle w:val="Bibliography"/>
        <w:rPr>
          <w:rFonts w:cs="Times New Roman"/>
          <w:lang w:val="en-US"/>
        </w:rPr>
      </w:pPr>
      <w:r w:rsidRPr="001460D8">
        <w:rPr>
          <w:rFonts w:cs="Times New Roman"/>
          <w:lang w:val="en-US"/>
        </w:rPr>
        <w:t xml:space="preserve">FULLERTON, Tracy; SWAIN, Christopher. </w:t>
      </w:r>
      <w:r w:rsidRPr="001460D8">
        <w:rPr>
          <w:rFonts w:cs="Times New Roman"/>
          <w:i/>
          <w:iCs/>
          <w:lang w:val="en-US"/>
        </w:rPr>
        <w:t>Game Design Workshop: A playcentric approach to creating innovative games</w:t>
      </w:r>
      <w:r w:rsidRPr="001460D8">
        <w:rPr>
          <w:rFonts w:cs="Times New Roman"/>
          <w:lang w:val="en-US"/>
        </w:rPr>
        <w:t xml:space="preserve">. Amsterdam: Morgan Kaufmann/Elsevier, 2008. </w:t>
      </w:r>
    </w:p>
    <w:p w:rsidR="001460D8" w:rsidRPr="001460D8" w:rsidRDefault="001460D8" w:rsidP="001460D8">
      <w:pPr>
        <w:pStyle w:val="Bibliography"/>
        <w:rPr>
          <w:rFonts w:cs="Times New Roman"/>
          <w:lang w:val="en-US"/>
        </w:rPr>
      </w:pPr>
      <w:r w:rsidRPr="001460D8">
        <w:rPr>
          <w:rFonts w:cs="Times New Roman"/>
          <w:lang w:val="en-US"/>
        </w:rPr>
        <w:t xml:space="preserve">HOOBLER, Nate; HUMPHREYS, Greg; AGRAWALA, Maneesh. Visualizing Competitive Behaviors in Multi-User Virtual Environments. VIS  ’04, 2004, Washington, DC, USA. </w:t>
      </w:r>
      <w:r w:rsidRPr="001460D8">
        <w:rPr>
          <w:rFonts w:cs="Times New Roman"/>
          <w:i/>
          <w:iCs/>
          <w:lang w:val="en-US"/>
        </w:rPr>
        <w:t>Anais</w:t>
      </w:r>
      <w:r w:rsidRPr="001460D8">
        <w:rPr>
          <w:rFonts w:cs="Times New Roman"/>
          <w:lang w:val="en-US"/>
        </w:rPr>
        <w:t xml:space="preserve">... Washington, DC, USA: IEEE Computer Society, 2004. p. 163–170. Available: &lt;http://dx.doi.org/10.1109/VISUAL.2004.120&gt;. Accessed: 28 jun. 2013. </w:t>
      </w:r>
    </w:p>
    <w:p w:rsidR="001460D8" w:rsidRPr="001460D8" w:rsidRDefault="001460D8" w:rsidP="001460D8">
      <w:pPr>
        <w:pStyle w:val="Bibliography"/>
        <w:rPr>
          <w:rFonts w:cs="Times New Roman"/>
          <w:lang w:val="en-US"/>
        </w:rPr>
      </w:pPr>
      <w:r w:rsidRPr="001460D8">
        <w:rPr>
          <w:rFonts w:cs="Times New Roman"/>
          <w:lang w:val="en-US"/>
        </w:rPr>
        <w:t xml:space="preserve">JOSLIN, Simon; BROWN, Ross; DRENNAN, Penny. The gameplay visualization manifesto: a framework for logging and visualization of online gameplay data. </w:t>
      </w:r>
      <w:r w:rsidRPr="001460D8">
        <w:rPr>
          <w:rFonts w:cs="Times New Roman"/>
          <w:i/>
          <w:iCs/>
          <w:lang w:val="en-US"/>
        </w:rPr>
        <w:t>Comput. Entertain.</w:t>
      </w:r>
      <w:r w:rsidRPr="001460D8">
        <w:rPr>
          <w:rFonts w:cs="Times New Roman"/>
          <w:lang w:val="en-US"/>
        </w:rPr>
        <w:t>, v. 5, n. 3, jul. 2007. Available: &lt;http://doi.acm.org/10.1145/1316511.1316517&gt;. Accessed: 27 jun. 2013.</w:t>
      </w:r>
    </w:p>
    <w:p w:rsidR="001460D8" w:rsidRPr="001460D8" w:rsidRDefault="001460D8" w:rsidP="001460D8">
      <w:pPr>
        <w:pStyle w:val="Bibliography"/>
        <w:rPr>
          <w:rFonts w:cs="Times New Roman"/>
          <w:lang w:val="en-US"/>
        </w:rPr>
      </w:pPr>
      <w:r w:rsidRPr="001460D8">
        <w:rPr>
          <w:rFonts w:cs="Times New Roman"/>
          <w:lang w:val="en-US"/>
        </w:rPr>
        <w:t xml:space="preserve">KIM, Jun H. </w:t>
      </w:r>
      <w:r w:rsidRPr="001460D8">
        <w:rPr>
          <w:rFonts w:cs="Times New Roman"/>
          <w:i/>
          <w:iCs/>
          <w:lang w:val="en-US"/>
        </w:rPr>
        <w:t>et al.</w:t>
      </w:r>
      <w:r w:rsidRPr="001460D8">
        <w:rPr>
          <w:rFonts w:cs="Times New Roman"/>
          <w:lang w:val="en-US"/>
        </w:rPr>
        <w:t xml:space="preserve"> Tracking real-time user experience (TRUE): a comprehensive instrumentation solution for complex systems. </w:t>
      </w:r>
      <w:r w:rsidRPr="001460D8">
        <w:rPr>
          <w:rFonts w:cs="Times New Roman"/>
          <w:i/>
          <w:iCs/>
          <w:lang w:val="en-US"/>
        </w:rPr>
        <w:t>Proceedings of the SIGCHI Conference on Human Factors in Computing Systems</w:t>
      </w:r>
      <w:r w:rsidRPr="001460D8">
        <w:rPr>
          <w:rFonts w:cs="Times New Roman"/>
          <w:lang w:val="en-US"/>
        </w:rPr>
        <w:t>, CHI  ’08. p. 443–452, 2008. Accessed: 26 jun. 2013.</w:t>
      </w:r>
    </w:p>
    <w:p w:rsidR="001460D8" w:rsidRPr="001460D8" w:rsidRDefault="001460D8" w:rsidP="001460D8">
      <w:pPr>
        <w:pStyle w:val="Bibliography"/>
        <w:rPr>
          <w:rFonts w:cs="Times New Roman"/>
          <w:lang w:val="en-US"/>
        </w:rPr>
      </w:pPr>
      <w:r w:rsidRPr="001460D8">
        <w:rPr>
          <w:rFonts w:cs="Times New Roman"/>
          <w:lang w:val="en-US"/>
        </w:rPr>
        <w:t xml:space="preserve">LIU, Yun-En </w:t>
      </w:r>
      <w:r w:rsidRPr="001460D8">
        <w:rPr>
          <w:rFonts w:cs="Times New Roman"/>
          <w:i/>
          <w:iCs/>
          <w:lang w:val="en-US"/>
        </w:rPr>
        <w:t>et al.</w:t>
      </w:r>
      <w:r w:rsidRPr="001460D8">
        <w:rPr>
          <w:rFonts w:cs="Times New Roman"/>
          <w:lang w:val="en-US"/>
        </w:rPr>
        <w:t xml:space="preserve"> Feature-based projections for effective playtrace analysis. </w:t>
      </w:r>
      <w:r w:rsidRPr="001460D8">
        <w:rPr>
          <w:rFonts w:cs="Times New Roman"/>
          <w:i/>
          <w:iCs/>
          <w:lang w:val="en-US"/>
        </w:rPr>
        <w:t>Proceedings of the 6th International Conference on Foundations of Digital Games</w:t>
      </w:r>
      <w:r w:rsidRPr="001460D8">
        <w:rPr>
          <w:rFonts w:cs="Times New Roman"/>
          <w:lang w:val="en-US"/>
        </w:rPr>
        <w:t>, FDG  ’11. p. 69–76, 2011. Accessed: 24 jun. 2013.</w:t>
      </w:r>
    </w:p>
    <w:p w:rsidR="001460D8" w:rsidRPr="001460D8" w:rsidRDefault="001460D8" w:rsidP="001460D8">
      <w:pPr>
        <w:pStyle w:val="Bibliography"/>
        <w:rPr>
          <w:rFonts w:cs="Times New Roman"/>
          <w:lang w:val="en-US"/>
        </w:rPr>
      </w:pPr>
      <w:r w:rsidRPr="001460D8">
        <w:rPr>
          <w:rFonts w:cs="Times New Roman"/>
          <w:lang w:val="en-US"/>
        </w:rPr>
        <w:t xml:space="preserve">ROMERO, Ramon. </w:t>
      </w:r>
      <w:r w:rsidRPr="001460D8">
        <w:rPr>
          <w:rFonts w:cs="Times New Roman"/>
          <w:i/>
          <w:iCs/>
          <w:lang w:val="en-US"/>
        </w:rPr>
        <w:t>Tracking attitudes and behviors to improve games</w:t>
      </w:r>
      <w:r w:rsidRPr="001460D8">
        <w:rPr>
          <w:rFonts w:cs="Times New Roman"/>
          <w:lang w:val="en-US"/>
        </w:rPr>
        <w:t>. . Game Developer Conference: [s.n.]. , 2008</w:t>
      </w:r>
    </w:p>
    <w:p w:rsidR="001460D8" w:rsidRPr="001460D8" w:rsidRDefault="001460D8" w:rsidP="001460D8">
      <w:pPr>
        <w:pStyle w:val="Bibliography"/>
        <w:rPr>
          <w:rFonts w:cs="Times New Roman"/>
          <w:lang w:val="en-US"/>
        </w:rPr>
      </w:pPr>
      <w:r w:rsidRPr="001460D8">
        <w:rPr>
          <w:rFonts w:cs="Times New Roman"/>
          <w:lang w:val="en-US"/>
        </w:rPr>
        <w:t xml:space="preserve">THOMPSON, Clive. </w:t>
      </w:r>
      <w:r w:rsidRPr="001460D8">
        <w:rPr>
          <w:rFonts w:cs="Times New Roman"/>
          <w:i/>
          <w:iCs/>
          <w:lang w:val="en-US"/>
        </w:rPr>
        <w:t>Halo 3: How Microsoft Labs Invented a New Science of Play</w:t>
      </w:r>
      <w:r w:rsidRPr="001460D8">
        <w:rPr>
          <w:rFonts w:cs="Times New Roman"/>
          <w:lang w:val="en-US"/>
        </w:rPr>
        <w:t xml:space="preserve">. [S.l: s.n.], 2007. Available: &lt;http://www.wired.com/gaming/virtualworlds/magazine/15-09/ff_halo&gt;. </w:t>
      </w:r>
    </w:p>
    <w:p w:rsidR="001460D8" w:rsidRPr="001460D8" w:rsidRDefault="001460D8" w:rsidP="001460D8">
      <w:pPr>
        <w:pStyle w:val="Bibliography"/>
        <w:rPr>
          <w:rFonts w:cs="Times New Roman"/>
          <w:lang w:val="en-US"/>
        </w:rPr>
      </w:pPr>
      <w:r w:rsidRPr="001460D8">
        <w:rPr>
          <w:rFonts w:cs="Times New Roman"/>
          <w:lang w:val="en-US"/>
        </w:rPr>
        <w:lastRenderedPageBreak/>
        <w:t xml:space="preserve">WALLNER, Günter. Play-Graph: A Methodology and Visualization Approach for the Analysis of Gameplay Data. </w:t>
      </w:r>
      <w:r w:rsidRPr="001460D8">
        <w:rPr>
          <w:rFonts w:cs="Times New Roman"/>
          <w:i/>
          <w:iCs/>
          <w:lang w:val="en-US"/>
        </w:rPr>
        <w:t>Proceedings of the 8th International Conference on the Foundations of Digital Games</w:t>
      </w:r>
      <w:r w:rsidRPr="001460D8">
        <w:rPr>
          <w:rFonts w:cs="Times New Roman"/>
          <w:lang w:val="en-US"/>
        </w:rPr>
        <w:t>, FDG  ’13. p. 253–260, 2013.</w:t>
      </w:r>
    </w:p>
    <w:p w:rsidR="001460D8" w:rsidRPr="001460D8" w:rsidRDefault="001460D8" w:rsidP="001460D8">
      <w:pPr>
        <w:pStyle w:val="Bibliography"/>
        <w:rPr>
          <w:rFonts w:cs="Times New Roman"/>
          <w:lang w:val="en-US"/>
        </w:rPr>
      </w:pPr>
      <w:r w:rsidRPr="001460D8">
        <w:rPr>
          <w:rFonts w:cs="Times New Roman"/>
          <w:lang w:val="en-US"/>
        </w:rPr>
        <w:t xml:space="preserve">WALLNER, Günter; KRIGLSTEIN, Simone. A spatiotemporal visualization approach for the analysis of gameplay data. </w:t>
      </w:r>
      <w:r w:rsidRPr="001460D8">
        <w:rPr>
          <w:rFonts w:cs="Times New Roman"/>
          <w:i/>
          <w:iCs/>
          <w:lang w:val="en-US"/>
        </w:rPr>
        <w:t>Proceedings of the SIGCHI Conference on Human Factors in Computing Systems</w:t>
      </w:r>
      <w:r w:rsidRPr="001460D8">
        <w:rPr>
          <w:rFonts w:cs="Times New Roman"/>
          <w:lang w:val="en-US"/>
        </w:rPr>
        <w:t>, CHI  ’12. p. 1115–1124, 2012. Accessed: 24 jun. 2013.</w:t>
      </w:r>
    </w:p>
    <w:p w:rsidR="001460D8" w:rsidRPr="001460D8" w:rsidRDefault="001460D8" w:rsidP="001460D8">
      <w:pPr>
        <w:pStyle w:val="Bibliography"/>
        <w:rPr>
          <w:rFonts w:cs="Times New Roman"/>
        </w:rPr>
      </w:pPr>
      <w:r w:rsidRPr="001460D8">
        <w:rPr>
          <w:rFonts w:cs="Times New Roman"/>
          <w:lang w:val="en-US"/>
        </w:rPr>
        <w:t xml:space="preserve">ZOELLER, Georg. </w:t>
      </w:r>
      <w:r w:rsidRPr="001460D8">
        <w:rPr>
          <w:rFonts w:cs="Times New Roman"/>
          <w:i/>
          <w:iCs/>
          <w:lang w:val="en-US"/>
        </w:rPr>
        <w:t>Development telemetry in video games projects</w:t>
      </w:r>
      <w:r w:rsidRPr="001460D8">
        <w:rPr>
          <w:rFonts w:cs="Times New Roman"/>
          <w:lang w:val="en-US"/>
        </w:rPr>
        <w:t xml:space="preserve">. Available: &lt;http://gdc.gulbsoft.org/talk&gt;. </w:t>
      </w:r>
      <w:r w:rsidRPr="001460D8">
        <w:rPr>
          <w:rFonts w:cs="Times New Roman"/>
        </w:rPr>
        <w:t xml:space="preserve">Accessed: 28 jun. 2013. </w:t>
      </w:r>
    </w:p>
    <w:p w:rsidR="00E10C79" w:rsidRPr="00590D59" w:rsidRDefault="009064CA" w:rsidP="00E10C79">
      <w:pPr>
        <w:rPr>
          <w:lang w:val="en-US"/>
        </w:rPr>
      </w:pPr>
      <w:r w:rsidRPr="00590D59">
        <w:rPr>
          <w:lang w:val="en-US"/>
        </w:rPr>
        <w:fldChar w:fldCharType="end"/>
      </w:r>
      <w:commentRangeEnd w:id="115"/>
      <w:r w:rsidR="001460D8">
        <w:rPr>
          <w:rStyle w:val="CommentReference"/>
        </w:rPr>
        <w:commentReference w:id="115"/>
      </w:r>
      <w:commentRangeEnd w:id="116"/>
      <w:r w:rsidR="00C81E4B">
        <w:rPr>
          <w:rStyle w:val="CommentReference"/>
        </w:rPr>
        <w:commentReference w:id="116"/>
      </w:r>
    </w:p>
    <w:p w:rsidR="00984BDE" w:rsidRPr="00590D59" w:rsidRDefault="00984BDE" w:rsidP="00984BDE">
      <w:pPr>
        <w:spacing w:after="200" w:line="276" w:lineRule="auto"/>
        <w:ind w:firstLine="0"/>
        <w:jc w:val="left"/>
        <w:rPr>
          <w:lang w:val="en-US"/>
        </w:rPr>
      </w:pPr>
    </w:p>
    <w:p w:rsidR="00DC4DD4" w:rsidRPr="00590D59" w:rsidRDefault="00DC4DD4" w:rsidP="004A02BE">
      <w:pPr>
        <w:spacing w:after="200" w:line="276" w:lineRule="auto"/>
        <w:ind w:firstLine="0"/>
        <w:jc w:val="left"/>
        <w:rPr>
          <w:rFonts w:eastAsiaTheme="majorEastAsia" w:cstheme="majorBidi"/>
          <w:b/>
          <w:bCs/>
          <w:caps/>
          <w:sz w:val="28"/>
          <w:szCs w:val="28"/>
          <w:lang w:val="en-US"/>
        </w:rPr>
      </w:pPr>
    </w:p>
    <w:sectPr w:rsidR="00DC4DD4" w:rsidRPr="00590D59"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Leonardo Gresta Paulino Murta" w:date="2013-07-04T19:31:00Z" w:initials="LG">
    <w:p w:rsidR="00FD6BC6" w:rsidRDefault="00FD6BC6">
      <w:pPr>
        <w:pStyle w:val="CommentText"/>
      </w:pPr>
      <w:r>
        <w:rPr>
          <w:rStyle w:val="CommentReference"/>
        </w:rPr>
        <w:annotationRef/>
      </w:r>
      <w:r>
        <w:t>O leitor já sabe o que é isso? Vai estar claro no Cap. 1?</w:t>
      </w:r>
    </w:p>
  </w:comment>
  <w:comment w:id="2" w:author="Leonardo Gresta Paulino Murta" w:date="2013-07-04T19:31:00Z" w:initials="LG">
    <w:p w:rsidR="00FD6BC6" w:rsidRDefault="00FD6BC6">
      <w:pPr>
        <w:pStyle w:val="CommentText"/>
      </w:pPr>
      <w:r>
        <w:rPr>
          <w:rStyle w:val="CommentReference"/>
        </w:rPr>
        <w:annotationRef/>
      </w:r>
      <w:proofErr w:type="spellStart"/>
      <w:r>
        <w:t>Ref</w:t>
      </w:r>
      <w:proofErr w:type="spellEnd"/>
      <w:r>
        <w:t>?</w:t>
      </w:r>
    </w:p>
  </w:comment>
  <w:comment w:id="8" w:author="Leonardo Gresta Paulino Murta" w:date="2013-07-04T19:31:00Z" w:initials="LG">
    <w:p w:rsidR="00FD6BC6" w:rsidRDefault="00FD6BC6">
      <w:pPr>
        <w:pStyle w:val="CommentText"/>
      </w:pPr>
      <w:r>
        <w:rPr>
          <w:rStyle w:val="CommentReference"/>
        </w:rPr>
        <w:annotationRef/>
      </w:r>
      <w:r>
        <w:t>Sempre começa com verbo e aqui inverteu.</w:t>
      </w:r>
    </w:p>
  </w:comment>
  <w:comment w:id="15" w:author="Leonardo Gresta Paulino Murta" w:date="2013-07-04T19:31:00Z" w:initials="LG">
    <w:p w:rsidR="00FD6BC6" w:rsidRDefault="00FD6BC6">
      <w:pPr>
        <w:pStyle w:val="CommentText"/>
      </w:pPr>
      <w:r>
        <w:rPr>
          <w:rStyle w:val="CommentReference"/>
        </w:rPr>
        <w:annotationRef/>
      </w:r>
      <w:proofErr w:type="spellStart"/>
      <w:r>
        <w:t>Ref</w:t>
      </w:r>
      <w:proofErr w:type="spellEnd"/>
      <w:r>
        <w:t>? O “</w:t>
      </w:r>
      <w:proofErr w:type="spellStart"/>
      <w:r>
        <w:t>the</w:t>
      </w:r>
      <w:proofErr w:type="spellEnd"/>
      <w:r>
        <w:t xml:space="preserve">” no início mostra que </w:t>
      </w:r>
      <w:proofErr w:type="spellStart"/>
      <w:r>
        <w:t>vc</w:t>
      </w:r>
      <w:proofErr w:type="spellEnd"/>
      <w:r>
        <w:t xml:space="preserve"> está falando sobre algo específico.</w:t>
      </w:r>
    </w:p>
  </w:comment>
  <w:comment w:id="14" w:author="Leonardo Gresta Paulino Murta" w:date="2013-07-04T19:31:00Z" w:initials="LG">
    <w:p w:rsidR="00FD6BC6" w:rsidRDefault="00FD6BC6">
      <w:pPr>
        <w:pStyle w:val="CommentText"/>
      </w:pPr>
      <w:r>
        <w:rPr>
          <w:rStyle w:val="CommentReference"/>
        </w:rPr>
        <w:annotationRef/>
      </w:r>
      <w:proofErr w:type="spellStart"/>
      <w:r>
        <w:t>Ref</w:t>
      </w:r>
      <w:proofErr w:type="spellEnd"/>
      <w:r>
        <w:t>?</w:t>
      </w:r>
    </w:p>
  </w:comment>
  <w:comment w:id="16" w:author="Leonardo Gresta Paulino Murta" w:date="2013-07-04T19:31:00Z" w:initials="LG">
    <w:p w:rsidR="00FD6BC6" w:rsidRDefault="00FD6BC6">
      <w:pPr>
        <w:pStyle w:val="CommentText"/>
      </w:pPr>
      <w:r>
        <w:rPr>
          <w:rStyle w:val="CommentReference"/>
        </w:rPr>
        <w:annotationRef/>
      </w:r>
      <w:proofErr w:type="spellStart"/>
      <w:r>
        <w:t>Ref</w:t>
      </w:r>
      <w:proofErr w:type="spellEnd"/>
      <w:r>
        <w:t xml:space="preserve"> para quem afirma isso ou várias </w:t>
      </w:r>
      <w:proofErr w:type="spellStart"/>
      <w:r>
        <w:t>refs</w:t>
      </w:r>
      <w:proofErr w:type="spellEnd"/>
      <w:r>
        <w:t xml:space="preserve"> para embasar isso.</w:t>
      </w:r>
    </w:p>
  </w:comment>
  <w:comment w:id="17" w:author="Leonardo Gresta Paulino Murta" w:date="2013-07-04T19:31:00Z" w:initials="LG">
    <w:p w:rsidR="00FD6BC6" w:rsidRDefault="00FD6BC6">
      <w:pPr>
        <w:pStyle w:val="CommentText"/>
      </w:pPr>
      <w:r>
        <w:rPr>
          <w:rStyle w:val="CommentReference"/>
        </w:rPr>
        <w:annotationRef/>
      </w:r>
      <w:proofErr w:type="spellStart"/>
      <w:r>
        <w:t>Ref</w:t>
      </w:r>
      <w:proofErr w:type="spellEnd"/>
      <w:r>
        <w:t>?</w:t>
      </w:r>
    </w:p>
  </w:comment>
  <w:comment w:id="18" w:author="Leonardo Gresta Paulino Murta" w:date="2013-07-04T19:31:00Z" w:initials="LG">
    <w:p w:rsidR="00FD6BC6" w:rsidRDefault="00FD6BC6">
      <w:pPr>
        <w:pStyle w:val="CommentText"/>
      </w:pPr>
      <w:r>
        <w:rPr>
          <w:rStyle w:val="CommentReference"/>
        </w:rPr>
        <w:annotationRef/>
      </w:r>
      <w:r>
        <w:t xml:space="preserve">E o que </w:t>
      </w:r>
      <w:proofErr w:type="spellStart"/>
      <w:r>
        <w:t>vc</w:t>
      </w:r>
      <w:proofErr w:type="spellEnd"/>
      <w:r>
        <w:t xml:space="preserve"> quer que o leitor veja nessa figura? Lembre sempre de guiar o leitor quando </w:t>
      </w:r>
      <w:proofErr w:type="spellStart"/>
      <w:r>
        <w:t>vc</w:t>
      </w:r>
      <w:proofErr w:type="spellEnd"/>
      <w:r>
        <w:t xml:space="preserve"> cita uma figura. Por exemplo, o que é a área em vermelho, em amarelo e em verde?</w:t>
      </w:r>
    </w:p>
  </w:comment>
  <w:comment w:id="19" w:author="Leonardo Gresta Paulino Murta" w:date="2013-07-04T19:31:00Z" w:initials="LG">
    <w:p w:rsidR="00FD6BC6" w:rsidRDefault="00FD6BC6">
      <w:pPr>
        <w:pStyle w:val="CommentText"/>
      </w:pPr>
      <w:r>
        <w:rPr>
          <w:rStyle w:val="CommentReference"/>
        </w:rPr>
        <w:annotationRef/>
      </w:r>
      <w:r>
        <w:t xml:space="preserve">Play </w:t>
      </w:r>
      <w:proofErr w:type="spellStart"/>
      <w:r>
        <w:t>testing</w:t>
      </w:r>
      <w:proofErr w:type="spellEnd"/>
      <w:r>
        <w:t xml:space="preserve"> é igual ou diferente de </w:t>
      </w:r>
      <w:proofErr w:type="spellStart"/>
      <w:r>
        <w:t>testing</w:t>
      </w:r>
      <w:proofErr w:type="spellEnd"/>
      <w:r>
        <w:t xml:space="preserve"> somente? O que seria play </w:t>
      </w:r>
      <w:proofErr w:type="spellStart"/>
      <w:r>
        <w:t>testing</w:t>
      </w:r>
      <w:proofErr w:type="spellEnd"/>
      <w:r>
        <w:t>?</w:t>
      </w:r>
    </w:p>
  </w:comment>
  <w:comment w:id="20" w:author="Leonardo Gresta Paulino Murta" w:date="2013-07-04T19:31:00Z" w:initials="LG">
    <w:p w:rsidR="00FD6BC6" w:rsidRDefault="00FD6BC6">
      <w:pPr>
        <w:pStyle w:val="CommentText"/>
      </w:pPr>
      <w:r>
        <w:rPr>
          <w:rStyle w:val="CommentReference"/>
        </w:rPr>
        <w:annotationRef/>
      </w:r>
      <w:r>
        <w:t>O que é isso? É uma palavra só mesmo? O que significa? Cuidado para não usar desnecessariamente palavras muito dependentes do domínio</w:t>
      </w:r>
      <w:proofErr w:type="gramStart"/>
      <w:r>
        <w:t xml:space="preserve"> pois</w:t>
      </w:r>
      <w:proofErr w:type="gramEnd"/>
      <w:r>
        <w:t xml:space="preserve"> seu texto pode ficar ilegível para quem não conhece esse domínio. Na banca deve ter o Daniel, que pelo que sei não conhece de jogos.</w:t>
      </w:r>
    </w:p>
  </w:comment>
  <w:comment w:id="22" w:author="Leonardo Gresta Paulino Murta" w:date="2013-07-04T19:31:00Z" w:initials="LG">
    <w:p w:rsidR="00FD6BC6" w:rsidRDefault="00FD6BC6">
      <w:pPr>
        <w:pStyle w:val="CommentText"/>
      </w:pPr>
      <w:r>
        <w:rPr>
          <w:rStyle w:val="CommentReference"/>
        </w:rPr>
        <w:annotationRef/>
      </w:r>
      <w:r>
        <w:t xml:space="preserve">Mas o título do capítulo é “game </w:t>
      </w:r>
      <w:proofErr w:type="spellStart"/>
      <w:r>
        <w:t>flow</w:t>
      </w:r>
      <w:proofErr w:type="spellEnd"/>
      <w:r>
        <w:t xml:space="preserve"> </w:t>
      </w:r>
      <w:proofErr w:type="spellStart"/>
      <w:r>
        <w:t>analysis</w:t>
      </w:r>
      <w:proofErr w:type="spellEnd"/>
      <w:r>
        <w:t xml:space="preserve">”. Essas abordagens não deveriam ser de game </w:t>
      </w:r>
      <w:proofErr w:type="spellStart"/>
      <w:r>
        <w:t>flow</w:t>
      </w:r>
      <w:proofErr w:type="spellEnd"/>
      <w:r>
        <w:t xml:space="preserve"> </w:t>
      </w:r>
      <w:proofErr w:type="spellStart"/>
      <w:r>
        <w:t>analysis</w:t>
      </w:r>
      <w:proofErr w:type="spellEnd"/>
      <w:r>
        <w:t xml:space="preserve">? Data </w:t>
      </w:r>
      <w:proofErr w:type="spellStart"/>
      <w:r>
        <w:t>logging</w:t>
      </w:r>
      <w:proofErr w:type="spellEnd"/>
      <w:r>
        <w:t xml:space="preserve"> </w:t>
      </w:r>
      <w:proofErr w:type="spellStart"/>
      <w:r>
        <w:t>and</w:t>
      </w:r>
      <w:proofErr w:type="spellEnd"/>
      <w:r>
        <w:t xml:space="preserve"> </w:t>
      </w:r>
      <w:proofErr w:type="spellStart"/>
      <w:r>
        <w:t>visualization</w:t>
      </w:r>
      <w:proofErr w:type="spellEnd"/>
      <w:r>
        <w:t xml:space="preserve"> não seriam técnicas usadas por abordagens de game </w:t>
      </w:r>
      <w:proofErr w:type="spellStart"/>
      <w:r>
        <w:t>flow</w:t>
      </w:r>
      <w:proofErr w:type="spellEnd"/>
      <w:r>
        <w:t xml:space="preserve"> </w:t>
      </w:r>
      <w:proofErr w:type="spellStart"/>
      <w:r>
        <w:t>analysis</w:t>
      </w:r>
      <w:proofErr w:type="spellEnd"/>
      <w:r>
        <w:t>?</w:t>
      </w:r>
    </w:p>
  </w:comment>
  <w:comment w:id="23" w:author="Leonardo Gresta Paulino Murta" w:date="2013-07-04T19:31:00Z" w:initials="LG">
    <w:p w:rsidR="00FD6BC6" w:rsidRDefault="00FD6BC6">
      <w:pPr>
        <w:pStyle w:val="CommentText"/>
      </w:pPr>
      <w:r>
        <w:rPr>
          <w:rStyle w:val="CommentReference"/>
        </w:rPr>
        <w:annotationRef/>
      </w:r>
      <w:r>
        <w:t xml:space="preserve">E o que é isso? </w:t>
      </w:r>
      <w:proofErr w:type="spellStart"/>
      <w:r>
        <w:t>Ref</w:t>
      </w:r>
      <w:proofErr w:type="spellEnd"/>
      <w:r>
        <w:t>?</w:t>
      </w:r>
    </w:p>
  </w:comment>
  <w:comment w:id="24" w:author="Leonardo Gresta Paulino Murta" w:date="2013-07-04T19:31:00Z" w:initials="LG">
    <w:p w:rsidR="00FD6BC6" w:rsidRDefault="00FD6BC6">
      <w:pPr>
        <w:pStyle w:val="CommentText"/>
      </w:pPr>
      <w:r>
        <w:rPr>
          <w:rStyle w:val="CommentReference"/>
        </w:rPr>
        <w:annotationRef/>
      </w:r>
      <w:r>
        <w:t>Essa explicação está confusa.</w:t>
      </w:r>
    </w:p>
  </w:comment>
  <w:comment w:id="26" w:author="Leonardo Gresta Paulino Murta" w:date="2013-07-04T19:31:00Z" w:initials="LG">
    <w:p w:rsidR="00FD6BC6" w:rsidRDefault="00FD6BC6">
      <w:pPr>
        <w:pStyle w:val="CommentText"/>
      </w:pPr>
      <w:r>
        <w:rPr>
          <w:rStyle w:val="CommentReference"/>
        </w:rPr>
        <w:annotationRef/>
      </w:r>
      <w:r>
        <w:t xml:space="preserve">Acho que o leitor não fará ideia do que </w:t>
      </w:r>
      <w:proofErr w:type="spellStart"/>
      <w:r>
        <w:t>vc</w:t>
      </w:r>
      <w:proofErr w:type="spellEnd"/>
      <w:r>
        <w:t xml:space="preserve"> está falando. </w:t>
      </w:r>
    </w:p>
  </w:comment>
  <w:comment w:id="27" w:author="Leonardo Gresta Paulino Murta" w:date="2013-07-04T19:31:00Z" w:initials="LG">
    <w:p w:rsidR="00FD6BC6" w:rsidRDefault="00FD6BC6">
      <w:pPr>
        <w:pStyle w:val="CommentText"/>
      </w:pPr>
      <w:r>
        <w:rPr>
          <w:rStyle w:val="CommentReference"/>
        </w:rPr>
        <w:annotationRef/>
      </w:r>
      <w:r>
        <w:t xml:space="preserve">Realmente, está muito confuso. Você está tentando explicar o processo e ao mesmo tempo a sua execução. Acho que deveria separar. Poderia falar como se dá o processo de </w:t>
      </w:r>
      <w:proofErr w:type="spellStart"/>
      <w:r>
        <w:t>snowballing</w:t>
      </w:r>
      <w:proofErr w:type="spellEnd"/>
      <w:r>
        <w:t xml:space="preserve"> de forma genérica, e dizer que esse processo foi executado tendo como semente o </w:t>
      </w:r>
      <w:proofErr w:type="spellStart"/>
      <w:r>
        <w:t>artgio</w:t>
      </w:r>
      <w:proofErr w:type="spellEnd"/>
      <w:r>
        <w:t xml:space="preserve"> X e que foram obtidos os artigos Y, Z,... </w:t>
      </w:r>
      <w:proofErr w:type="gramStart"/>
      <w:r>
        <w:t>ao</w:t>
      </w:r>
      <w:proofErr w:type="gramEnd"/>
      <w:r>
        <w:t xml:space="preserve"> final.</w:t>
      </w:r>
    </w:p>
  </w:comment>
  <w:comment w:id="29" w:author="Leonardo Gresta Paulino Murta" w:date="2013-07-04T19:31:00Z" w:initials="LG">
    <w:p w:rsidR="00FD6BC6" w:rsidRDefault="00FD6BC6">
      <w:pPr>
        <w:pStyle w:val="CommentText"/>
      </w:pPr>
      <w:r>
        <w:rPr>
          <w:rStyle w:val="CommentReference"/>
        </w:rPr>
        <w:annotationRef/>
      </w:r>
      <w:r>
        <w:t>Você vai apresentar uma análise ou uma abordagem/ferramenta que faz análises?</w:t>
      </w:r>
    </w:p>
  </w:comment>
  <w:comment w:id="33" w:author="Leonardo Gresta Paulino Murta" w:date="2013-07-04T19:31:00Z" w:initials="LG">
    <w:p w:rsidR="00FD6BC6" w:rsidRDefault="00FD6BC6">
      <w:pPr>
        <w:pStyle w:val="CommentText"/>
      </w:pPr>
      <w:r>
        <w:rPr>
          <w:rStyle w:val="CommentReference"/>
        </w:rPr>
        <w:annotationRef/>
      </w:r>
      <w:r>
        <w:t>Definição bastante recursiva. E o que seriam aspectos de imersão? Ao explicar algo, pense em uma pessoa que não conhece. A pessoa que conhece não precisa de explicação.</w:t>
      </w:r>
    </w:p>
  </w:comment>
  <w:comment w:id="34" w:author="Leonardo Gresta Paulino Murta" w:date="2013-07-04T19:31:00Z" w:initials="LG">
    <w:p w:rsidR="00FD6BC6" w:rsidRDefault="00FD6BC6">
      <w:pPr>
        <w:pStyle w:val="CommentText"/>
      </w:pPr>
      <w:r>
        <w:rPr>
          <w:rStyle w:val="CommentReference"/>
        </w:rPr>
        <w:annotationRef/>
      </w:r>
      <w:r>
        <w:t>Idem.</w:t>
      </w:r>
    </w:p>
  </w:comment>
  <w:comment w:id="35" w:author="Leonardo Gresta Paulino Murta" w:date="2013-07-04T19:31:00Z" w:initials="LG">
    <w:p w:rsidR="00FD6BC6" w:rsidRDefault="00FD6BC6">
      <w:pPr>
        <w:pStyle w:val="CommentText"/>
      </w:pPr>
      <w:r>
        <w:rPr>
          <w:rStyle w:val="CommentReference"/>
        </w:rPr>
        <w:annotationRef/>
      </w:r>
      <w:r>
        <w:t xml:space="preserve">Essa figura de fato não me diz nada. Não sei o que se trata e não sei o significado dessas barras coloridas que aparecem na tela. Não faça assim. Sempre que colocar uma figura, guie o leitor nela. O que </w:t>
      </w:r>
      <w:proofErr w:type="spellStart"/>
      <w:r>
        <w:t>vc</w:t>
      </w:r>
      <w:proofErr w:type="spellEnd"/>
      <w:r>
        <w:t xml:space="preserve"> quer que eu aprenda ao ver essa figura?</w:t>
      </w:r>
    </w:p>
  </w:comment>
  <w:comment w:id="38" w:author="Leonardo Gresta Paulino Murta" w:date="2013-07-04T19:31:00Z" w:initials="LG">
    <w:p w:rsidR="00FD6BC6" w:rsidRDefault="00FD6BC6">
      <w:pPr>
        <w:pStyle w:val="CommentText"/>
      </w:pPr>
      <w:r>
        <w:rPr>
          <w:rStyle w:val="CommentReference"/>
        </w:rPr>
        <w:annotationRef/>
      </w:r>
      <w:r>
        <w:t>E o que devo ver nela? O que são os X e V?</w:t>
      </w:r>
    </w:p>
  </w:comment>
  <w:comment w:id="43" w:author="Leonardo Gresta Paulino Murta" w:date="2013-07-04T19:31:00Z" w:initials="LG">
    <w:p w:rsidR="00FD6BC6" w:rsidRDefault="00FD6BC6">
      <w:pPr>
        <w:pStyle w:val="CommentText"/>
      </w:pPr>
      <w:r>
        <w:rPr>
          <w:rStyle w:val="CommentReference"/>
        </w:rPr>
        <w:annotationRef/>
      </w:r>
      <w:r>
        <w:t xml:space="preserve">Poderia terminar cada uma dessas seções que fala de abordagens com um parágrafo discutindo as deficiências da abordagem em questão. Da forma que </w:t>
      </w:r>
      <w:proofErr w:type="gramStart"/>
      <w:r>
        <w:t>está,</w:t>
      </w:r>
      <w:proofErr w:type="gramEnd"/>
      <w:r>
        <w:t xml:space="preserve"> só aparece algum contraste lá na seção de considerações finais. Mas seria bom o leitor ir amadurecendo sua percepção desde já.</w:t>
      </w:r>
    </w:p>
  </w:comment>
  <w:comment w:id="45" w:author="Leonardo Gresta Paulino Murta" w:date="2013-07-04T19:31:00Z" w:initials="LG">
    <w:p w:rsidR="00FD6BC6" w:rsidRDefault="00FD6BC6">
      <w:pPr>
        <w:pStyle w:val="CommentText"/>
      </w:pPr>
      <w:r>
        <w:rPr>
          <w:rStyle w:val="CommentReference"/>
        </w:rPr>
        <w:annotationRef/>
      </w:r>
      <w:r>
        <w:t>Achei confusa essa explicação da morte do dragão na nota de rodapé. A sequência da morte de um dragão começa depois que o player mata o dragão? Não deveria ser antes?</w:t>
      </w:r>
      <w:proofErr w:type="gramStart"/>
      <w:r>
        <w:t>!?</w:t>
      </w:r>
      <w:proofErr w:type="gramEnd"/>
      <w:r>
        <w:t xml:space="preserve"> </w:t>
      </w:r>
    </w:p>
  </w:comment>
  <w:comment w:id="54" w:author="Leonardo Gresta Paulino Murta" w:date="2013-07-04T19:31:00Z" w:initials="LG">
    <w:p w:rsidR="00FD6BC6" w:rsidRDefault="00FD6BC6">
      <w:pPr>
        <w:pStyle w:val="CommentText"/>
      </w:pPr>
      <w:r>
        <w:rPr>
          <w:rStyle w:val="CommentReference"/>
        </w:rPr>
        <w:annotationRef/>
      </w:r>
      <w:r>
        <w:t>Não entendi.</w:t>
      </w:r>
    </w:p>
  </w:comment>
  <w:comment w:id="55" w:author="Leonardo Gresta Paulino Murta" w:date="2013-07-04T19:31:00Z" w:initials="LG">
    <w:p w:rsidR="00FD6BC6" w:rsidRDefault="00FD6BC6">
      <w:pPr>
        <w:pStyle w:val="CommentText"/>
      </w:pPr>
      <w:r>
        <w:rPr>
          <w:rStyle w:val="CommentReference"/>
        </w:rPr>
        <w:annotationRef/>
      </w:r>
      <w:r>
        <w:t>Não achei essa etapa na figura. O que seria?</w:t>
      </w:r>
    </w:p>
  </w:comment>
  <w:comment w:id="56" w:author="Leonardo Gresta Paulino Murta" w:date="2013-07-04T19:31:00Z" w:initials="LG">
    <w:p w:rsidR="00FD6BC6" w:rsidRDefault="00FD6BC6">
      <w:pPr>
        <w:pStyle w:val="CommentText"/>
      </w:pPr>
      <w:r>
        <w:rPr>
          <w:rStyle w:val="CommentReference"/>
        </w:rPr>
        <w:annotationRef/>
      </w:r>
      <w:r>
        <w:t>Esse vídeo é do usuário, mostrando seu rosto, seus cliques, etc. ou da tela?</w:t>
      </w:r>
    </w:p>
  </w:comment>
  <w:comment w:id="59" w:author="Leonardo Gresta Paulino Murta" w:date="2013-07-04T19:31:00Z" w:initials="LG">
    <w:p w:rsidR="00FD6BC6" w:rsidRDefault="00FD6BC6">
      <w:pPr>
        <w:pStyle w:val="CommentText"/>
      </w:pPr>
      <w:r>
        <w:rPr>
          <w:rStyle w:val="CommentReference"/>
        </w:rPr>
        <w:annotationRef/>
      </w:r>
      <w:r>
        <w:t>Citação direta!</w:t>
      </w:r>
    </w:p>
  </w:comment>
  <w:comment w:id="60" w:author="Leonardo Gresta Paulino Murta" w:date="2013-07-04T19:31:00Z" w:initials="LG">
    <w:p w:rsidR="00FD6BC6" w:rsidRDefault="00FD6BC6">
      <w:pPr>
        <w:pStyle w:val="CommentText"/>
      </w:pPr>
      <w:r>
        <w:rPr>
          <w:rStyle w:val="CommentReference"/>
        </w:rPr>
        <w:annotationRef/>
      </w:r>
      <w:r>
        <w:t>Confesso que não entendi essa sequência. Um exemplo em cada passo pode ajudar.</w:t>
      </w:r>
    </w:p>
  </w:comment>
  <w:comment w:id="61" w:author="Leonardo Gresta Paulino Murta" w:date="2013-07-04T19:31:00Z" w:initials="LG">
    <w:p w:rsidR="00FD6BC6" w:rsidRDefault="00FD6BC6">
      <w:pPr>
        <w:pStyle w:val="CommentText"/>
      </w:pPr>
      <w:r>
        <w:rPr>
          <w:rStyle w:val="CommentReference"/>
        </w:rPr>
        <w:annotationRef/>
      </w:r>
      <w:r>
        <w:t>Se não me engano não se usa maiúscula depois de dois pontos. Confira isso em uma gramática.</w:t>
      </w:r>
    </w:p>
  </w:comment>
  <w:comment w:id="62" w:author="Leonardo Gresta Paulino Murta" w:date="2013-07-04T19:31:00Z" w:initials="LG">
    <w:p w:rsidR="00FD6BC6" w:rsidRDefault="00FD6BC6">
      <w:pPr>
        <w:pStyle w:val="CommentText"/>
      </w:pPr>
      <w:r>
        <w:rPr>
          <w:rStyle w:val="CommentReference"/>
        </w:rPr>
        <w:annotationRef/>
      </w:r>
      <w:r>
        <w:t>Não entendi.</w:t>
      </w:r>
    </w:p>
  </w:comment>
  <w:comment w:id="63" w:author="Leonardo Gresta Paulino Murta" w:date="2013-07-04T19:31:00Z" w:initials="LG">
    <w:p w:rsidR="00FD6BC6" w:rsidRDefault="00FD6BC6">
      <w:pPr>
        <w:pStyle w:val="CommentText"/>
      </w:pPr>
      <w:r>
        <w:rPr>
          <w:rStyle w:val="CommentReference"/>
        </w:rPr>
        <w:annotationRef/>
      </w:r>
      <w:r>
        <w:t xml:space="preserve">No seu texto, desde lá na introdução, </w:t>
      </w:r>
      <w:proofErr w:type="spellStart"/>
      <w:r>
        <w:t>vc</w:t>
      </w:r>
      <w:proofErr w:type="spellEnd"/>
      <w:r>
        <w:t xml:space="preserve"> fala de </w:t>
      </w:r>
      <w:proofErr w:type="spellStart"/>
      <w:r>
        <w:t>graph</w:t>
      </w:r>
      <w:proofErr w:type="spellEnd"/>
      <w:r>
        <w:t xml:space="preserve"> e eu penso em grafo e não em gráfico. Agora que vi que </w:t>
      </w:r>
      <w:proofErr w:type="spellStart"/>
      <w:r>
        <w:t>vc</w:t>
      </w:r>
      <w:proofErr w:type="spellEnd"/>
      <w:r>
        <w:t xml:space="preserve"> não está falando de grafo, mas sim de gráfico. Não deveria ser </w:t>
      </w:r>
      <w:proofErr w:type="spellStart"/>
      <w:r>
        <w:t>graphic</w:t>
      </w:r>
      <w:proofErr w:type="spellEnd"/>
      <w:r>
        <w:t>? Se sim, revise no texto todo.</w:t>
      </w:r>
    </w:p>
  </w:comment>
  <w:comment w:id="64" w:author="Leonardo Gresta Paulino Murta" w:date="2013-07-04T19:31:00Z" w:initials="LG">
    <w:p w:rsidR="00FD6BC6" w:rsidRDefault="00FD6BC6">
      <w:pPr>
        <w:pStyle w:val="CommentText"/>
      </w:pPr>
      <w:r>
        <w:rPr>
          <w:rStyle w:val="CommentReference"/>
        </w:rPr>
        <w:annotationRef/>
      </w:r>
      <w:r>
        <w:t xml:space="preserve">E o que </w:t>
      </w:r>
      <w:proofErr w:type="spellStart"/>
      <w:r>
        <w:t>vc</w:t>
      </w:r>
      <w:proofErr w:type="spellEnd"/>
      <w:r>
        <w:t xml:space="preserve"> quer que eu veja nela? Algum desses exemplos pertence a algum desses passos que </w:t>
      </w:r>
      <w:proofErr w:type="spellStart"/>
      <w:r>
        <w:t>vc</w:t>
      </w:r>
      <w:proofErr w:type="spellEnd"/>
      <w:r>
        <w:t xml:space="preserve"> citou?</w:t>
      </w:r>
    </w:p>
  </w:comment>
  <w:comment w:id="72" w:author="Leonardo Gresta Paulino Murta" w:date="2013-07-04T19:31:00Z" w:initials="LG">
    <w:p w:rsidR="00FD6BC6" w:rsidRDefault="00FD6BC6">
      <w:pPr>
        <w:pStyle w:val="CommentText"/>
      </w:pPr>
      <w:r>
        <w:rPr>
          <w:rStyle w:val="CommentReference"/>
        </w:rPr>
        <w:annotationRef/>
      </w:r>
      <w:r>
        <w:t xml:space="preserve">Acho que </w:t>
      </w:r>
      <w:proofErr w:type="spellStart"/>
      <w:r>
        <w:t>vc</w:t>
      </w:r>
      <w:proofErr w:type="spellEnd"/>
      <w:r>
        <w:t xml:space="preserve"> poderia passar isso para depois da explicação sobre a notação, e aí citar a figura 6 e explicar uma leitura sobre essa figura. Algo assim: como pode ser </w:t>
      </w:r>
      <w:proofErr w:type="gramStart"/>
      <w:r>
        <w:t>observado, a partir do estado inicial, em amarelo, que aparece no centro da figura, a maioria dos jogadores</w:t>
      </w:r>
      <w:proofErr w:type="gramEnd"/>
      <w:r>
        <w:t xml:space="preserve"> se movimentou para um estado roxo...</w:t>
      </w:r>
    </w:p>
  </w:comment>
  <w:comment w:id="77" w:author="Leonardo Gresta Paulino Murta" w:date="2013-07-04T19:31:00Z" w:initials="LG">
    <w:p w:rsidR="00FD6BC6" w:rsidRDefault="00FD6BC6">
      <w:pPr>
        <w:pStyle w:val="CommentText"/>
      </w:pPr>
      <w:r>
        <w:rPr>
          <w:rStyle w:val="CommentReference"/>
        </w:rPr>
        <w:annotationRef/>
      </w:r>
      <w:r>
        <w:t>Aqui sim é um grafo.</w:t>
      </w:r>
    </w:p>
  </w:comment>
  <w:comment w:id="86" w:author="Leonardo Gresta Paulino Murta" w:date="2013-07-04T19:31:00Z" w:initials="LG">
    <w:p w:rsidR="00FD6BC6" w:rsidRDefault="00FD6BC6">
      <w:pPr>
        <w:pStyle w:val="CommentText"/>
      </w:pPr>
      <w:r>
        <w:rPr>
          <w:rStyle w:val="CommentReference"/>
        </w:rPr>
        <w:annotationRef/>
      </w:r>
      <w:r>
        <w:t xml:space="preserve">Nesse aqui </w:t>
      </w:r>
      <w:proofErr w:type="spellStart"/>
      <w:r>
        <w:t>vc</w:t>
      </w:r>
      <w:proofErr w:type="spellEnd"/>
      <w:r>
        <w:t xml:space="preserve"> colocou uma crítica. Acho que fica melhor se todos terminarem com um parágrafo de crítica.</w:t>
      </w:r>
    </w:p>
    <w:p w:rsidR="00FD6BC6" w:rsidRDefault="00FD6BC6">
      <w:pPr>
        <w:pStyle w:val="CommentText"/>
      </w:pPr>
    </w:p>
    <w:p w:rsidR="00FD6BC6" w:rsidRDefault="00FD6BC6">
      <w:pPr>
        <w:pStyle w:val="CommentText"/>
      </w:pPr>
      <w:r>
        <w:t xml:space="preserve">Além disso, </w:t>
      </w:r>
      <w:proofErr w:type="spellStart"/>
      <w:r>
        <w:t>vc</w:t>
      </w:r>
      <w:proofErr w:type="spellEnd"/>
      <w:r>
        <w:t xml:space="preserve"> fala da questão do tempo</w:t>
      </w:r>
      <w:proofErr w:type="gramStart"/>
      <w:r>
        <w:t xml:space="preserve"> mas</w:t>
      </w:r>
      <w:proofErr w:type="gramEnd"/>
      <w:r>
        <w:t xml:space="preserve"> quando dá o exemplo, discute de granularidade (</w:t>
      </w:r>
      <w:proofErr w:type="spellStart"/>
      <w:r>
        <w:t>coarse</w:t>
      </w:r>
      <w:proofErr w:type="spellEnd"/>
      <w:r>
        <w:t xml:space="preserve"> </w:t>
      </w:r>
      <w:proofErr w:type="spellStart"/>
      <w:r>
        <w:t>grain</w:t>
      </w:r>
      <w:proofErr w:type="spellEnd"/>
      <w:r>
        <w:t>). Acho que são dois problemas distintos, que devem sim ser explorados.</w:t>
      </w:r>
    </w:p>
  </w:comment>
  <w:comment w:id="88" w:author="Leonardo Gresta Paulino Murta" w:date="2013-07-04T19:31:00Z" w:initials="LG">
    <w:p w:rsidR="00FD6BC6" w:rsidRDefault="00FD6BC6">
      <w:pPr>
        <w:pStyle w:val="CommentText"/>
      </w:pPr>
      <w:r>
        <w:rPr>
          <w:rStyle w:val="CommentReference"/>
        </w:rPr>
        <w:annotationRef/>
      </w:r>
      <w:r>
        <w:t>Quais são as cores usadas para cada tipo?</w:t>
      </w:r>
    </w:p>
  </w:comment>
  <w:comment w:id="89" w:author="Leonardo Gresta Paulino Murta" w:date="2013-07-04T19:31:00Z" w:initials="LG">
    <w:p w:rsidR="00FD6BC6" w:rsidRDefault="00FD6BC6">
      <w:pPr>
        <w:pStyle w:val="CommentText"/>
      </w:pPr>
      <w:r>
        <w:rPr>
          <w:rStyle w:val="CommentReference"/>
        </w:rPr>
        <w:annotationRef/>
      </w:r>
      <w:r>
        <w:t xml:space="preserve">Legal. Aqui </w:t>
      </w:r>
      <w:proofErr w:type="spellStart"/>
      <w:r>
        <w:t>vc</w:t>
      </w:r>
      <w:proofErr w:type="spellEnd"/>
      <w:r>
        <w:t xml:space="preserve"> falou </w:t>
      </w:r>
      <w:proofErr w:type="gramStart"/>
      <w:r>
        <w:t>a notação primeiro</w:t>
      </w:r>
      <w:proofErr w:type="gramEnd"/>
      <w:r>
        <w:t xml:space="preserve"> e depois citou a figura. Só faltou guiar o leitor na figura. Caminhe pelo grafo explicando brevemente o sentido. Diga o que é essa janela com barras e percentuais no meio. Em suma, guie o leitor na leitura da figura.</w:t>
      </w:r>
    </w:p>
  </w:comment>
  <w:comment w:id="95" w:author="Leonardo Gresta Paulino Murta" w:date="2013-07-04T19:31:00Z" w:initials="LG">
    <w:p w:rsidR="00FD6BC6" w:rsidRDefault="00FD6BC6">
      <w:pPr>
        <w:pStyle w:val="CommentText"/>
      </w:pPr>
      <w:r>
        <w:rPr>
          <w:rStyle w:val="CommentReference"/>
        </w:rPr>
        <w:annotationRef/>
      </w:r>
      <w:r>
        <w:t xml:space="preserve">Ruim essa incerteza. Tente ser mais preciso em função do que </w:t>
      </w:r>
      <w:proofErr w:type="spellStart"/>
      <w:r>
        <w:t>vc</w:t>
      </w:r>
      <w:proofErr w:type="spellEnd"/>
      <w:r>
        <w:t xml:space="preserve"> teve acesso.</w:t>
      </w:r>
    </w:p>
  </w:comment>
  <w:comment w:id="91" w:author="Leonardo Gresta Paulino Murta" w:date="2013-07-04T19:31:00Z" w:initials="LG">
    <w:p w:rsidR="00FD6BC6" w:rsidRDefault="00FD6BC6">
      <w:pPr>
        <w:pStyle w:val="CommentText"/>
      </w:pPr>
      <w:r>
        <w:rPr>
          <w:rStyle w:val="CommentReference"/>
        </w:rPr>
        <w:annotationRef/>
      </w:r>
      <w:r>
        <w:t xml:space="preserve">Aqui </w:t>
      </w:r>
      <w:proofErr w:type="spellStart"/>
      <w:r>
        <w:t>vc</w:t>
      </w:r>
      <w:proofErr w:type="spellEnd"/>
      <w:r>
        <w:t xml:space="preserve"> misturou descrição do que a abordagem faz com críticas. Acho melhor decompor em dois parágrafos: um descritivo e outro crítico.</w:t>
      </w:r>
    </w:p>
  </w:comment>
  <w:comment w:id="105" w:author="Leonardo Gresta Paulino Murta" w:date="2013-07-04T19:31:00Z" w:initials="LG">
    <w:p w:rsidR="00FD6BC6" w:rsidRDefault="00FD6BC6">
      <w:pPr>
        <w:pStyle w:val="CommentText"/>
      </w:pPr>
      <w:r>
        <w:rPr>
          <w:rStyle w:val="CommentReference"/>
        </w:rPr>
        <w:annotationRef/>
      </w:r>
      <w:r>
        <w:t xml:space="preserve">O que daria para fazer aqui é criar uma tabela com critérios nas linhas e abordagens nas colunas, mostrando o que cada uma faz. Veja minha dissertação de mestrado. Eu fiz isso lá. </w:t>
      </w:r>
    </w:p>
    <w:p w:rsidR="00FD6BC6" w:rsidRDefault="00FD6BC6">
      <w:pPr>
        <w:pStyle w:val="CommentText"/>
      </w:pPr>
    </w:p>
    <w:p w:rsidR="00FD6BC6" w:rsidRDefault="00FD6BC6">
      <w:pPr>
        <w:pStyle w:val="CommentText"/>
      </w:pPr>
      <w:r>
        <w:t xml:space="preserve">Se fizer, pode retomar essa tabela no capítulo de conclusão, adicionando a </w:t>
      </w:r>
      <w:proofErr w:type="spellStart"/>
      <w:r>
        <w:t>Prov</w:t>
      </w:r>
      <w:proofErr w:type="spellEnd"/>
      <w:r>
        <w:t xml:space="preserve"> </w:t>
      </w:r>
      <w:proofErr w:type="spellStart"/>
      <w:r>
        <w:t>Viewer</w:t>
      </w:r>
      <w:proofErr w:type="spellEnd"/>
      <w:r>
        <w:t xml:space="preserve"> para contrastar com esses.</w:t>
      </w:r>
    </w:p>
  </w:comment>
  <w:comment w:id="106" w:author="Leonardo Gresta Paulino Murta" w:date="2013-07-04T19:31:00Z" w:initials="LG">
    <w:p w:rsidR="00FD6BC6" w:rsidRDefault="00FD6BC6">
      <w:pPr>
        <w:pStyle w:val="CommentText"/>
      </w:pPr>
      <w:r>
        <w:rPr>
          <w:rStyle w:val="CommentReference"/>
        </w:rPr>
        <w:annotationRef/>
      </w:r>
      <w:r>
        <w:t>É esse o propósito das abordagens ou o propósito é o que consta no título do capítulo?</w:t>
      </w:r>
    </w:p>
  </w:comment>
  <w:comment w:id="107" w:author="Leonardo Gresta Paulino Murta" w:date="2013-07-04T19:31:00Z" w:initials="LG">
    <w:p w:rsidR="00FD6BC6" w:rsidRDefault="00FD6BC6">
      <w:pPr>
        <w:pStyle w:val="CommentText"/>
      </w:pPr>
      <w:r>
        <w:rPr>
          <w:rStyle w:val="CommentReference"/>
        </w:rPr>
        <w:annotationRef/>
      </w:r>
      <w:r>
        <w:t xml:space="preserve">Aqui </w:t>
      </w:r>
      <w:proofErr w:type="spellStart"/>
      <w:r>
        <w:t>vc</w:t>
      </w:r>
      <w:proofErr w:type="spellEnd"/>
      <w:r>
        <w:t xml:space="preserve"> inicia com um </w:t>
      </w:r>
      <w:proofErr w:type="spellStart"/>
      <w:r>
        <w:t>However</w:t>
      </w:r>
      <w:proofErr w:type="spellEnd"/>
      <w:r>
        <w:t xml:space="preserve">, mas não faz um contraste de fato. Por que </w:t>
      </w:r>
      <w:proofErr w:type="spellStart"/>
      <w:r>
        <w:t>vc</w:t>
      </w:r>
      <w:proofErr w:type="spellEnd"/>
      <w:r>
        <w:t xml:space="preserve"> não dedica esse primeiro parágrafo para recordar de forma geral o que as abordagens fazem, e no segundo parágrafo argumenta os problemas? </w:t>
      </w:r>
    </w:p>
  </w:comment>
  <w:comment w:id="108" w:author="Leonardo Gresta Paulino Murta" w:date="2013-07-04T19:31:00Z" w:initials="LG">
    <w:p w:rsidR="00FD6BC6" w:rsidRDefault="00FD6BC6">
      <w:pPr>
        <w:pStyle w:val="CommentText"/>
      </w:pPr>
      <w:r>
        <w:rPr>
          <w:rStyle w:val="CommentReference"/>
        </w:rPr>
        <w:annotationRef/>
      </w:r>
      <w:r>
        <w:t xml:space="preserve">Acho que não deveria ser tão direto. </w:t>
      </w:r>
      <w:proofErr w:type="spellStart"/>
      <w:r>
        <w:t>Vc</w:t>
      </w:r>
      <w:proofErr w:type="spellEnd"/>
      <w:r>
        <w:t xml:space="preserve"> ainda não entrou na sua abordagem. Aqui </w:t>
      </w:r>
      <w:proofErr w:type="spellStart"/>
      <w:r>
        <w:t>vc</w:t>
      </w:r>
      <w:proofErr w:type="spellEnd"/>
      <w:r>
        <w:t xml:space="preserve"> poderia se limitar às deficiências das abordagens existentes, e aí dizer que isso nos motivou a desenvolver uma nova abordagem com as características X, Y e Z. Com isso </w:t>
      </w:r>
      <w:proofErr w:type="spellStart"/>
      <w:r>
        <w:t>vc</w:t>
      </w:r>
      <w:proofErr w:type="spellEnd"/>
      <w:r>
        <w:t xml:space="preserve"> consegue explicar que no Cap. 3 </w:t>
      </w:r>
      <w:proofErr w:type="spellStart"/>
      <w:r>
        <w:t>vc</w:t>
      </w:r>
      <w:proofErr w:type="spellEnd"/>
      <w:r>
        <w:t xml:space="preserve"> fala de proveniência e no Cap. 4 da abordagem em si.</w:t>
      </w:r>
    </w:p>
  </w:comment>
  <w:comment w:id="109" w:author="Leonardo Gresta Paulino Murta" w:date="2013-07-04T19:31:00Z" w:initials="LG">
    <w:p w:rsidR="00FD6BC6" w:rsidRDefault="00FD6BC6">
      <w:pPr>
        <w:pStyle w:val="CommentText"/>
      </w:pPr>
      <w:r>
        <w:rPr>
          <w:rStyle w:val="CommentReference"/>
        </w:rPr>
        <w:annotationRef/>
      </w:r>
      <w:r>
        <w:t>Então o problema dessas abordagens é não registrar em granularidade fina as ações do jogador?</w:t>
      </w:r>
    </w:p>
  </w:comment>
  <w:comment w:id="110" w:author="Leonardo Gresta Paulino Murta" w:date="2013-07-04T19:31:00Z" w:initials="LG">
    <w:p w:rsidR="00FD6BC6" w:rsidRDefault="00FD6BC6">
      <w:pPr>
        <w:pStyle w:val="CommentText"/>
      </w:pPr>
      <w:r>
        <w:rPr>
          <w:rStyle w:val="CommentReference"/>
        </w:rPr>
        <w:annotationRef/>
      </w:r>
      <w:r>
        <w:t>Frase sem sentido.</w:t>
      </w:r>
    </w:p>
  </w:comment>
  <w:comment w:id="111" w:author="Leonardo Gresta Paulino Murta" w:date="2013-07-04T19:31:00Z" w:initials="LG">
    <w:p w:rsidR="00FD6BC6" w:rsidRDefault="00FD6BC6">
      <w:pPr>
        <w:pStyle w:val="CommentText"/>
      </w:pPr>
      <w:r>
        <w:rPr>
          <w:rStyle w:val="CommentReference"/>
        </w:rPr>
        <w:annotationRef/>
      </w:r>
      <w:r>
        <w:t>Frase sem sentido. Não tem verbo!</w:t>
      </w:r>
    </w:p>
  </w:comment>
  <w:comment w:id="112" w:author="Leonardo Gresta Paulino Murta" w:date="2013-07-04T19:31:00Z" w:initials="LG">
    <w:p w:rsidR="00FD6BC6" w:rsidRDefault="00FD6BC6">
      <w:pPr>
        <w:pStyle w:val="CommentText"/>
      </w:pPr>
      <w:r>
        <w:rPr>
          <w:rStyle w:val="CommentReference"/>
        </w:rPr>
        <w:annotationRef/>
      </w:r>
      <w:r>
        <w:t>Outra frase sem sentido. Essas frases que iniciam com “To” tendem a ser complicadas. Esse parágrafo está bem problemático.</w:t>
      </w:r>
    </w:p>
  </w:comment>
  <w:comment w:id="113" w:author="Leonardo Gresta Paulino Murta" w:date="2013-07-04T19:31:00Z" w:initials="LG">
    <w:p w:rsidR="00FD6BC6" w:rsidRDefault="00FD6BC6">
      <w:pPr>
        <w:pStyle w:val="CommentText"/>
      </w:pPr>
      <w:r>
        <w:rPr>
          <w:rStyle w:val="CommentReference"/>
        </w:rPr>
        <w:annotationRef/>
      </w:r>
      <w:r>
        <w:t>Aqui temos uma dica legal de onde submeter seu trabalho. Dá para ver onde as pessoas tem publicado esse tipo de trabalho.</w:t>
      </w:r>
    </w:p>
    <w:p w:rsidR="00FD6BC6" w:rsidRDefault="00FD6BC6">
      <w:pPr>
        <w:pStyle w:val="CommentText"/>
      </w:pPr>
    </w:p>
    <w:p w:rsidR="00FD6BC6" w:rsidRDefault="00FD6BC6">
      <w:pPr>
        <w:pStyle w:val="CommentText"/>
      </w:pPr>
      <w:r>
        <w:t xml:space="preserve">Quanto às </w:t>
      </w:r>
      <w:proofErr w:type="spellStart"/>
      <w:r>
        <w:t>refs</w:t>
      </w:r>
      <w:proofErr w:type="spellEnd"/>
      <w:r>
        <w:t xml:space="preserve"> em si, não pode aparecer [s.n.] ou [</w:t>
      </w:r>
      <w:proofErr w:type="spellStart"/>
      <w:r>
        <w:t>s.l.</w:t>
      </w:r>
      <w:proofErr w:type="spellEnd"/>
      <w:r>
        <w:t xml:space="preserve">]. Isso é sinal que </w:t>
      </w:r>
      <w:proofErr w:type="spellStart"/>
      <w:r>
        <w:t>vc</w:t>
      </w:r>
      <w:proofErr w:type="spellEnd"/>
      <w:r>
        <w:t xml:space="preserve"> não preencheu o número ou o local.</w:t>
      </w:r>
    </w:p>
    <w:p w:rsidR="00FD6BC6" w:rsidRDefault="00FD6BC6">
      <w:pPr>
        <w:pStyle w:val="CommentText"/>
      </w:pPr>
    </w:p>
    <w:p w:rsidR="00FD6BC6" w:rsidRDefault="00FD6BC6">
      <w:pPr>
        <w:pStyle w:val="CommentText"/>
      </w:pPr>
      <w:r>
        <w:t>Tem um monte de citação sem página de início e fim. Uniformize também o nome das conferências e revistas. Coloque tudo na forma Nome (Sigla). Por exemplo: Simpósio Brasileiro de Engenharia de Software (SBES).</w:t>
      </w:r>
    </w:p>
    <w:p w:rsidR="00FD6BC6" w:rsidRDefault="00FD6BC6">
      <w:pPr>
        <w:pStyle w:val="CommentText"/>
      </w:pPr>
    </w:p>
    <w:p w:rsidR="00FD6BC6" w:rsidRDefault="00FD6BC6">
      <w:pPr>
        <w:pStyle w:val="CommentText"/>
      </w:pPr>
      <w:r>
        <w:t>Tem uma citação a algo na Universidade de Carolina do Norte, mas que não deixa claro o que é esse algo. É tese de doutorado? Dissertação de mestrado? Relatório técnico?</w:t>
      </w:r>
    </w:p>
    <w:p w:rsidR="00FD6BC6" w:rsidRDefault="00FD6BC6">
      <w:pPr>
        <w:pStyle w:val="CommentText"/>
      </w:pPr>
    </w:p>
    <w:p w:rsidR="00FD6BC6" w:rsidRPr="000622C5" w:rsidRDefault="00FD6BC6">
      <w:pPr>
        <w:pStyle w:val="CommentText"/>
        <w:rPr>
          <w:rFonts w:cs="Times New Roman"/>
        </w:rPr>
      </w:pPr>
      <w:r>
        <w:t xml:space="preserve">A citação do </w:t>
      </w:r>
      <w:r w:rsidRPr="000622C5">
        <w:rPr>
          <w:rFonts w:cs="Times New Roman"/>
        </w:rPr>
        <w:t xml:space="preserve">HOOBLER está super </w:t>
      </w:r>
      <w:proofErr w:type="spellStart"/>
      <w:r w:rsidRPr="000622C5">
        <w:rPr>
          <w:rFonts w:cs="Times New Roman"/>
        </w:rPr>
        <w:t>repetitive</w:t>
      </w:r>
      <w:proofErr w:type="spellEnd"/>
      <w:r w:rsidRPr="000622C5">
        <w:rPr>
          <w:rFonts w:cs="Times New Roman"/>
        </w:rPr>
        <w:t xml:space="preserve">. </w:t>
      </w:r>
      <w:proofErr w:type="gramStart"/>
      <w:r w:rsidRPr="000622C5">
        <w:rPr>
          <w:rFonts w:cs="Times New Roman"/>
        </w:rPr>
        <w:t>Esse Anais</w:t>
      </w:r>
      <w:proofErr w:type="gramEnd"/>
      <w:r w:rsidRPr="000622C5">
        <w:rPr>
          <w:rFonts w:cs="Times New Roman"/>
        </w:rPr>
        <w:t xml:space="preserve">… não precisa. A cidade, estado, país está repetido, assim como o ano (não coloque ano no nome da conferência). Não faz sentido link e data de acesso. Tb não faz sentido colocar o </w:t>
      </w:r>
      <w:proofErr w:type="spellStart"/>
      <w:r w:rsidRPr="000622C5">
        <w:rPr>
          <w:rFonts w:cs="Times New Roman"/>
        </w:rPr>
        <w:t>press</w:t>
      </w:r>
      <w:proofErr w:type="spellEnd"/>
      <w:r w:rsidRPr="000622C5">
        <w:rPr>
          <w:rFonts w:cs="Times New Roman"/>
        </w:rPr>
        <w:t xml:space="preserve"> (IEEE).</w:t>
      </w:r>
    </w:p>
    <w:p w:rsidR="00D27DB9" w:rsidRPr="000622C5" w:rsidRDefault="00D27DB9">
      <w:pPr>
        <w:pStyle w:val="CommentText"/>
        <w:rPr>
          <w:rFonts w:cs="Times New Roman"/>
        </w:rPr>
      </w:pPr>
    </w:p>
    <w:p w:rsidR="00D27DB9" w:rsidRDefault="00D27DB9">
      <w:pPr>
        <w:pStyle w:val="CommentText"/>
      </w:pPr>
      <w:r w:rsidRPr="000622C5">
        <w:rPr>
          <w:rFonts w:cs="Times New Roman"/>
        </w:rPr>
        <w:t>Bom, faça uma revisão completa. Se quiser um exemplo, pegue a minha tese de doutorado. O formato das referências é ligeiramente diferente, mas as informações são as mesmas.</w:t>
      </w:r>
      <w:bookmarkStart w:id="114" w:name="_GoBack"/>
      <w:bookmarkEnd w:id="114"/>
    </w:p>
  </w:comment>
  <w:comment w:id="115" w:author="Kohwalter" w:date="2013-07-04T19:31:00Z" w:initials="K">
    <w:p w:rsidR="00FD6BC6" w:rsidRDefault="00FD6BC6" w:rsidP="001460D8">
      <w:pPr>
        <w:pStyle w:val="CommentText"/>
      </w:pPr>
      <w:r>
        <w:rPr>
          <w:rStyle w:val="CommentReference"/>
        </w:rPr>
        <w:annotationRef/>
      </w:r>
      <w:r>
        <w:t xml:space="preserve">Eu percebi que algumas vezes o </w:t>
      </w:r>
      <w:proofErr w:type="spellStart"/>
      <w:r>
        <w:t>zotero</w:t>
      </w:r>
      <w:proofErr w:type="spellEnd"/>
      <w:r>
        <w:t xml:space="preserve"> coloca o campo “</w:t>
      </w:r>
      <w:proofErr w:type="spellStart"/>
      <w:r>
        <w:t>Accessed</w:t>
      </w:r>
      <w:proofErr w:type="spellEnd"/>
      <w:r>
        <w:t>:”. Tem alguma regra para quando deve ter esse campo? Ou pode ser removido?</w:t>
      </w:r>
    </w:p>
    <w:p w:rsidR="00FD6BC6" w:rsidRDefault="00FD6BC6" w:rsidP="001460D8">
      <w:pPr>
        <w:pStyle w:val="CommentText"/>
        <w:ind w:firstLine="0"/>
      </w:pPr>
    </w:p>
  </w:comment>
  <w:comment w:id="116" w:author="Leonardo Gresta Paulino Murta" w:date="2013-07-04T19:31:00Z" w:initials="LG">
    <w:p w:rsidR="00FD6BC6" w:rsidRDefault="00FD6BC6">
      <w:pPr>
        <w:pStyle w:val="CommentText"/>
      </w:pPr>
      <w:r>
        <w:rPr>
          <w:rStyle w:val="CommentReference"/>
        </w:rPr>
        <w:annotationRef/>
      </w:r>
      <w:r>
        <w:t>Acho que ele coloca em função do dado estar preenchido lá. Deveria aparecer só para sites web (tipo de referência que deve ser evitada sempre que possível)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442F" w:rsidRDefault="00DC442F" w:rsidP="009B29FB">
      <w:pPr>
        <w:spacing w:line="240" w:lineRule="auto"/>
      </w:pPr>
      <w:r>
        <w:separator/>
      </w:r>
    </w:p>
  </w:endnote>
  <w:endnote w:type="continuationSeparator" w:id="0">
    <w:p w:rsidR="00DC442F" w:rsidRDefault="00DC442F" w:rsidP="009B29F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442F" w:rsidRDefault="00DC442F" w:rsidP="009B29FB">
      <w:pPr>
        <w:spacing w:line="240" w:lineRule="auto"/>
      </w:pPr>
      <w:r>
        <w:separator/>
      </w:r>
    </w:p>
  </w:footnote>
  <w:footnote w:type="continuationSeparator" w:id="0">
    <w:p w:rsidR="00DC442F" w:rsidRDefault="00DC442F" w:rsidP="009B29FB">
      <w:pPr>
        <w:spacing w:line="240" w:lineRule="auto"/>
      </w:pPr>
      <w:r>
        <w:continuationSeparator/>
      </w:r>
    </w:p>
  </w:footnote>
  <w:footnote w:id="1">
    <w:p w:rsidR="00FD6BC6" w:rsidRPr="009B29FB" w:rsidRDefault="00FD6BC6">
      <w:pPr>
        <w:pStyle w:val="FootnoteText"/>
        <w:rPr>
          <w:lang w:val="en-US"/>
        </w:rPr>
      </w:pPr>
      <w:r>
        <w:rPr>
          <w:rStyle w:val="FootnoteReference"/>
        </w:rPr>
        <w:footnoteRef/>
      </w:r>
      <w:r w:rsidRPr="009B29FB">
        <w:rPr>
          <w:lang w:val="en-US"/>
        </w:rPr>
        <w:t xml:space="preserve"> </w:t>
      </w:r>
      <w:del w:id="46" w:author="Leonardo Gresta Paulino Murta" w:date="2013-07-03T10:04:00Z">
        <w:r w:rsidDel="003C092A">
          <w:rPr>
            <w:lang w:val="en-US"/>
          </w:rPr>
          <w:delText xml:space="preserve">From </w:delText>
        </w:r>
      </w:del>
      <w:ins w:id="47" w:author="Leonardo Gresta Paulino Murta" w:date="2013-07-03T10:04:00Z">
        <w:r>
          <w:rPr>
            <w:lang w:val="en-US"/>
          </w:rPr>
          <w:t xml:space="preserve">According to </w:t>
        </w:r>
      </w:ins>
      <w:r>
        <w:rPr>
          <w:lang w:val="en-US"/>
        </w:rPr>
        <w:t xml:space="preserve">KIM </w:t>
      </w:r>
      <w:r w:rsidR="009064CA">
        <w:rPr>
          <w:lang w:val="en-US"/>
        </w:rPr>
        <w:fldChar w:fldCharType="begin"/>
      </w:r>
      <w:r>
        <w:rPr>
          <w:lang w:val="en-US"/>
        </w:rPr>
        <w:instrText xml:space="preserve"> ADDIN ZOTERO_ITEM CSL_CITATION {"citationID":"4408koknk","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9064CA">
        <w:rPr>
          <w:lang w:val="en-US"/>
        </w:rPr>
        <w:fldChar w:fldCharType="separate"/>
      </w:r>
      <w:r w:rsidRPr="001460D8">
        <w:rPr>
          <w:rFonts w:cs="Times New Roman"/>
          <w:lang w:val="en-US"/>
        </w:rPr>
        <w:t>(2008)</w:t>
      </w:r>
      <w:r w:rsidR="009064CA">
        <w:rPr>
          <w:lang w:val="en-US"/>
        </w:rPr>
        <w:fldChar w:fldCharType="end"/>
      </w:r>
      <w:r>
        <w:rPr>
          <w:lang w:val="en-US"/>
        </w:rPr>
        <w:t xml:space="preserve">, UIEs are “events that occurred when the user interacted with the system”. For example, the dragon’s death sequence begins after the player killed the dragon, where the death sequence is the event </w:t>
      </w:r>
      <w:ins w:id="48" w:author="Leonardo Gresta Paulino Murta" w:date="2013-07-03T10:05:00Z">
        <w:r>
          <w:rPr>
            <w:lang w:val="en-US"/>
          </w:rPr>
          <w:t xml:space="preserve">that </w:t>
        </w:r>
      </w:ins>
      <w:r>
        <w:rPr>
          <w:lang w:val="en-US"/>
        </w:rPr>
        <w:t>occurred by the player’s action.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975"/>
    <w:multiLevelType w:val="multilevel"/>
    <w:tmpl w:val="2E722F8E"/>
    <w:lvl w:ilvl="0">
      <w:start w:val="2"/>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proofState w:spelling="clean" w:grammar="clean"/>
  <w:trackRevisions/>
  <w:defaultTabStop w:val="720"/>
  <w:characterSpacingControl w:val="doNotCompress"/>
  <w:footnotePr>
    <w:footnote w:id="-1"/>
    <w:footnote w:id="0"/>
  </w:footnotePr>
  <w:endnotePr>
    <w:endnote w:id="-1"/>
    <w:endnote w:id="0"/>
  </w:endnotePr>
  <w:compat/>
  <w:rsids>
    <w:rsidRoot w:val="00984BDE"/>
    <w:rsid w:val="00006315"/>
    <w:rsid w:val="00016FE7"/>
    <w:rsid w:val="0003024B"/>
    <w:rsid w:val="000622C5"/>
    <w:rsid w:val="00072322"/>
    <w:rsid w:val="0007360C"/>
    <w:rsid w:val="00073D9C"/>
    <w:rsid w:val="00084DF3"/>
    <w:rsid w:val="000A310F"/>
    <w:rsid w:val="000B32EA"/>
    <w:rsid w:val="000B605A"/>
    <w:rsid w:val="000C2604"/>
    <w:rsid w:val="000D04B0"/>
    <w:rsid w:val="000F2AA8"/>
    <w:rsid w:val="00135F35"/>
    <w:rsid w:val="00145F68"/>
    <w:rsid w:val="001460D8"/>
    <w:rsid w:val="001462F2"/>
    <w:rsid w:val="001668CE"/>
    <w:rsid w:val="0017137D"/>
    <w:rsid w:val="0018493B"/>
    <w:rsid w:val="00197B88"/>
    <w:rsid w:val="001A2308"/>
    <w:rsid w:val="001B40A9"/>
    <w:rsid w:val="001B5FAB"/>
    <w:rsid w:val="001D4996"/>
    <w:rsid w:val="001E5F1F"/>
    <w:rsid w:val="00212026"/>
    <w:rsid w:val="002253FF"/>
    <w:rsid w:val="00261FDC"/>
    <w:rsid w:val="002669BF"/>
    <w:rsid w:val="0028675B"/>
    <w:rsid w:val="002963E6"/>
    <w:rsid w:val="002A5314"/>
    <w:rsid w:val="002A754E"/>
    <w:rsid w:val="002C45C9"/>
    <w:rsid w:val="002E1466"/>
    <w:rsid w:val="002E523F"/>
    <w:rsid w:val="002F0282"/>
    <w:rsid w:val="00307C02"/>
    <w:rsid w:val="00310E91"/>
    <w:rsid w:val="00323B2B"/>
    <w:rsid w:val="00341199"/>
    <w:rsid w:val="00343380"/>
    <w:rsid w:val="00344BDC"/>
    <w:rsid w:val="0035511C"/>
    <w:rsid w:val="00355AD3"/>
    <w:rsid w:val="00357E67"/>
    <w:rsid w:val="003667F9"/>
    <w:rsid w:val="00391655"/>
    <w:rsid w:val="00394ECA"/>
    <w:rsid w:val="003B19C3"/>
    <w:rsid w:val="003B679F"/>
    <w:rsid w:val="003C0882"/>
    <w:rsid w:val="003C092A"/>
    <w:rsid w:val="003D7986"/>
    <w:rsid w:val="00413B64"/>
    <w:rsid w:val="00481054"/>
    <w:rsid w:val="00482182"/>
    <w:rsid w:val="00493AB2"/>
    <w:rsid w:val="00495D74"/>
    <w:rsid w:val="004A02BE"/>
    <w:rsid w:val="004A262A"/>
    <w:rsid w:val="004A43DF"/>
    <w:rsid w:val="004A52C3"/>
    <w:rsid w:val="004B5291"/>
    <w:rsid w:val="004B7984"/>
    <w:rsid w:val="004D19F3"/>
    <w:rsid w:val="004E6EA8"/>
    <w:rsid w:val="004F25E3"/>
    <w:rsid w:val="004F6850"/>
    <w:rsid w:val="005019FB"/>
    <w:rsid w:val="005042D6"/>
    <w:rsid w:val="005143E8"/>
    <w:rsid w:val="00540409"/>
    <w:rsid w:val="00540637"/>
    <w:rsid w:val="00553863"/>
    <w:rsid w:val="005619E1"/>
    <w:rsid w:val="00576A0F"/>
    <w:rsid w:val="00580B3F"/>
    <w:rsid w:val="00590D59"/>
    <w:rsid w:val="005B0452"/>
    <w:rsid w:val="005F3908"/>
    <w:rsid w:val="006168FC"/>
    <w:rsid w:val="00624B22"/>
    <w:rsid w:val="0063073E"/>
    <w:rsid w:val="006660E7"/>
    <w:rsid w:val="00692DC1"/>
    <w:rsid w:val="006D501E"/>
    <w:rsid w:val="006D61BD"/>
    <w:rsid w:val="006E35A8"/>
    <w:rsid w:val="006E5254"/>
    <w:rsid w:val="007006C5"/>
    <w:rsid w:val="00706115"/>
    <w:rsid w:val="00706193"/>
    <w:rsid w:val="007272EB"/>
    <w:rsid w:val="00732511"/>
    <w:rsid w:val="007820DA"/>
    <w:rsid w:val="0078727B"/>
    <w:rsid w:val="007C2D7E"/>
    <w:rsid w:val="007C4B6B"/>
    <w:rsid w:val="007E112B"/>
    <w:rsid w:val="00800557"/>
    <w:rsid w:val="008016A2"/>
    <w:rsid w:val="00806A70"/>
    <w:rsid w:val="00812BDE"/>
    <w:rsid w:val="0081631A"/>
    <w:rsid w:val="008250DF"/>
    <w:rsid w:val="00831B47"/>
    <w:rsid w:val="00837451"/>
    <w:rsid w:val="00884B7F"/>
    <w:rsid w:val="008A1F7B"/>
    <w:rsid w:val="00903FDC"/>
    <w:rsid w:val="009064CA"/>
    <w:rsid w:val="00932B8B"/>
    <w:rsid w:val="00952938"/>
    <w:rsid w:val="00956EC7"/>
    <w:rsid w:val="00984BDE"/>
    <w:rsid w:val="009A0AC6"/>
    <w:rsid w:val="009B0046"/>
    <w:rsid w:val="009B29FB"/>
    <w:rsid w:val="009B4C7B"/>
    <w:rsid w:val="009B6882"/>
    <w:rsid w:val="009C0543"/>
    <w:rsid w:val="009F30F8"/>
    <w:rsid w:val="00A048FA"/>
    <w:rsid w:val="00A21E11"/>
    <w:rsid w:val="00A44827"/>
    <w:rsid w:val="00A45DC0"/>
    <w:rsid w:val="00A46E70"/>
    <w:rsid w:val="00A5042E"/>
    <w:rsid w:val="00A56254"/>
    <w:rsid w:val="00A70AF5"/>
    <w:rsid w:val="00A71921"/>
    <w:rsid w:val="00A95F7B"/>
    <w:rsid w:val="00A96A44"/>
    <w:rsid w:val="00AA1B90"/>
    <w:rsid w:val="00AA7D5B"/>
    <w:rsid w:val="00AC20E4"/>
    <w:rsid w:val="00AC73B8"/>
    <w:rsid w:val="00AD60D7"/>
    <w:rsid w:val="00AE1DAB"/>
    <w:rsid w:val="00AE213D"/>
    <w:rsid w:val="00AE7977"/>
    <w:rsid w:val="00AF10DC"/>
    <w:rsid w:val="00AF28F4"/>
    <w:rsid w:val="00B102D1"/>
    <w:rsid w:val="00B15E1D"/>
    <w:rsid w:val="00B25706"/>
    <w:rsid w:val="00B31ED7"/>
    <w:rsid w:val="00B47104"/>
    <w:rsid w:val="00B925AD"/>
    <w:rsid w:val="00BF1BCB"/>
    <w:rsid w:val="00C01FD9"/>
    <w:rsid w:val="00C163D3"/>
    <w:rsid w:val="00C21F3C"/>
    <w:rsid w:val="00C25E80"/>
    <w:rsid w:val="00C35698"/>
    <w:rsid w:val="00C45496"/>
    <w:rsid w:val="00C5789E"/>
    <w:rsid w:val="00C6451D"/>
    <w:rsid w:val="00C77ED9"/>
    <w:rsid w:val="00C81E4B"/>
    <w:rsid w:val="00C827C4"/>
    <w:rsid w:val="00C85E04"/>
    <w:rsid w:val="00CB1A5F"/>
    <w:rsid w:val="00CB5E8D"/>
    <w:rsid w:val="00CE0DBB"/>
    <w:rsid w:val="00D2321E"/>
    <w:rsid w:val="00D26004"/>
    <w:rsid w:val="00D26DA0"/>
    <w:rsid w:val="00D27DB9"/>
    <w:rsid w:val="00D722F5"/>
    <w:rsid w:val="00D906C5"/>
    <w:rsid w:val="00D94727"/>
    <w:rsid w:val="00D94CF4"/>
    <w:rsid w:val="00D96CB8"/>
    <w:rsid w:val="00DC442F"/>
    <w:rsid w:val="00DC4DD4"/>
    <w:rsid w:val="00DD25F2"/>
    <w:rsid w:val="00DD547F"/>
    <w:rsid w:val="00DE2995"/>
    <w:rsid w:val="00DE331C"/>
    <w:rsid w:val="00DF393E"/>
    <w:rsid w:val="00E07218"/>
    <w:rsid w:val="00E10C79"/>
    <w:rsid w:val="00E25212"/>
    <w:rsid w:val="00E62D00"/>
    <w:rsid w:val="00E6568F"/>
    <w:rsid w:val="00E678D0"/>
    <w:rsid w:val="00E826BA"/>
    <w:rsid w:val="00E8658E"/>
    <w:rsid w:val="00E90DAF"/>
    <w:rsid w:val="00E968A5"/>
    <w:rsid w:val="00EA0BC1"/>
    <w:rsid w:val="00ED236E"/>
    <w:rsid w:val="00F0023F"/>
    <w:rsid w:val="00F129CD"/>
    <w:rsid w:val="00F2026A"/>
    <w:rsid w:val="00F228E8"/>
    <w:rsid w:val="00F26EFB"/>
    <w:rsid w:val="00F2742B"/>
    <w:rsid w:val="00F60740"/>
    <w:rsid w:val="00F63BF5"/>
    <w:rsid w:val="00F93A24"/>
    <w:rsid w:val="00FA32E0"/>
    <w:rsid w:val="00FB095B"/>
    <w:rsid w:val="00FC0C3B"/>
    <w:rsid w:val="00FC178C"/>
    <w:rsid w:val="00FD6BC6"/>
    <w:rsid w:val="00FE0F01"/>
    <w:rsid w:val="00FE12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BDE"/>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984BDE"/>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984BDE"/>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4BDE"/>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984BDE"/>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984BDE"/>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984BDE"/>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984BDE"/>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984BDE"/>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984BDE"/>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DE"/>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984BDE"/>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984BDE"/>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984BDE"/>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984BDE"/>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984BDE"/>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984BDE"/>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984BDE"/>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984BDE"/>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984BDE"/>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984BDE"/>
    <w:rPr>
      <w:rFonts w:ascii="Times New Roman" w:hAnsi="Times New Roman" w:cs="Arial"/>
      <w:color w:val="000000"/>
      <w:sz w:val="20"/>
      <w:lang w:val="pt-BR"/>
    </w:rPr>
  </w:style>
  <w:style w:type="paragraph" w:styleId="Bibliography">
    <w:name w:val="Bibliography"/>
    <w:basedOn w:val="Normal"/>
    <w:next w:val="Normal"/>
    <w:uiPriority w:val="37"/>
    <w:unhideWhenUsed/>
    <w:rsid w:val="00E10C79"/>
    <w:pPr>
      <w:spacing w:after="240" w:line="240" w:lineRule="auto"/>
      <w:ind w:firstLine="0"/>
    </w:pPr>
  </w:style>
  <w:style w:type="paragraph" w:styleId="BalloonText">
    <w:name w:val="Balloon Text"/>
    <w:basedOn w:val="Normal"/>
    <w:link w:val="BalloonTextChar"/>
    <w:uiPriority w:val="99"/>
    <w:semiHidden/>
    <w:unhideWhenUsed/>
    <w:rsid w:val="000063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315"/>
    <w:rPr>
      <w:rFonts w:ascii="Tahoma" w:hAnsi="Tahoma" w:cs="Tahoma"/>
      <w:sz w:val="16"/>
      <w:szCs w:val="16"/>
      <w:lang w:val="pt-BR"/>
    </w:rPr>
  </w:style>
  <w:style w:type="paragraph" w:styleId="Caption">
    <w:name w:val="caption"/>
    <w:basedOn w:val="Normal"/>
    <w:next w:val="Normal"/>
    <w:uiPriority w:val="35"/>
    <w:unhideWhenUsed/>
    <w:qFormat/>
    <w:rsid w:val="00B102D1"/>
    <w:pPr>
      <w:spacing w:after="200" w:line="240" w:lineRule="auto"/>
    </w:pPr>
    <w:rPr>
      <w:b/>
      <w:bCs/>
      <w:szCs w:val="18"/>
    </w:rPr>
  </w:style>
  <w:style w:type="paragraph" w:styleId="FootnoteText">
    <w:name w:val="footnote text"/>
    <w:basedOn w:val="Normal"/>
    <w:link w:val="FootnoteTextChar"/>
    <w:uiPriority w:val="99"/>
    <w:unhideWhenUsed/>
    <w:rsid w:val="009B29FB"/>
    <w:pPr>
      <w:spacing w:line="240" w:lineRule="auto"/>
    </w:pPr>
    <w:rPr>
      <w:sz w:val="20"/>
      <w:szCs w:val="20"/>
    </w:rPr>
  </w:style>
  <w:style w:type="character" w:customStyle="1" w:styleId="FootnoteTextChar">
    <w:name w:val="Footnote Text Char"/>
    <w:basedOn w:val="DefaultParagraphFont"/>
    <w:link w:val="FootnoteText"/>
    <w:uiPriority w:val="99"/>
    <w:rsid w:val="009B29FB"/>
    <w:rPr>
      <w:rFonts w:ascii="Times New Roman" w:hAnsi="Times New Roman"/>
      <w:sz w:val="20"/>
      <w:szCs w:val="20"/>
      <w:lang w:val="pt-BR"/>
    </w:rPr>
  </w:style>
  <w:style w:type="character" w:styleId="FootnoteReference">
    <w:name w:val="footnote reference"/>
    <w:basedOn w:val="DefaultParagraphFont"/>
    <w:uiPriority w:val="99"/>
    <w:semiHidden/>
    <w:unhideWhenUsed/>
    <w:rsid w:val="009B29FB"/>
    <w:rPr>
      <w:vertAlign w:val="superscript"/>
    </w:rPr>
  </w:style>
  <w:style w:type="character" w:styleId="CommentReference">
    <w:name w:val="annotation reference"/>
    <w:basedOn w:val="DefaultParagraphFont"/>
    <w:uiPriority w:val="99"/>
    <w:semiHidden/>
    <w:unhideWhenUsed/>
    <w:rsid w:val="001460D8"/>
    <w:rPr>
      <w:sz w:val="16"/>
      <w:szCs w:val="16"/>
    </w:rPr>
  </w:style>
  <w:style w:type="paragraph" w:styleId="CommentText">
    <w:name w:val="annotation text"/>
    <w:basedOn w:val="Normal"/>
    <w:link w:val="CommentTextChar"/>
    <w:uiPriority w:val="99"/>
    <w:semiHidden/>
    <w:unhideWhenUsed/>
    <w:rsid w:val="001460D8"/>
    <w:pPr>
      <w:spacing w:line="240" w:lineRule="auto"/>
    </w:pPr>
    <w:rPr>
      <w:sz w:val="20"/>
      <w:szCs w:val="20"/>
    </w:rPr>
  </w:style>
  <w:style w:type="character" w:customStyle="1" w:styleId="CommentTextChar">
    <w:name w:val="Comment Text Char"/>
    <w:basedOn w:val="DefaultParagraphFont"/>
    <w:link w:val="CommentText"/>
    <w:uiPriority w:val="99"/>
    <w:semiHidden/>
    <w:rsid w:val="001460D8"/>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1460D8"/>
    <w:rPr>
      <w:b/>
      <w:bCs/>
    </w:rPr>
  </w:style>
  <w:style w:type="character" w:customStyle="1" w:styleId="CommentSubjectChar">
    <w:name w:val="Comment Subject Char"/>
    <w:basedOn w:val="CommentTextChar"/>
    <w:link w:val="CommentSubject"/>
    <w:uiPriority w:val="99"/>
    <w:semiHidden/>
    <w:rsid w:val="001460D8"/>
    <w:rPr>
      <w:rFonts w:ascii="Times New Roman" w:hAnsi="Times New Roman"/>
      <w:b/>
      <w:bCs/>
      <w:sz w:val="20"/>
      <w:szCs w:val="20"/>
      <w:lang w:val="pt-BR"/>
    </w:rPr>
  </w:style>
  <w:style w:type="paragraph" w:styleId="Revision">
    <w:name w:val="Revision"/>
    <w:hidden/>
    <w:uiPriority w:val="99"/>
    <w:semiHidden/>
    <w:rsid w:val="00CE0DBB"/>
    <w:pPr>
      <w:spacing w:after="0" w:line="240" w:lineRule="auto"/>
    </w:pPr>
    <w:rPr>
      <w:rFonts w:ascii="Times New Roman" w:hAnsi="Times New Roman"/>
      <w:sz w:val="24"/>
      <w:lang w:val="pt-B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F47538-111B-4639-A670-82E2DCCF4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15</Pages>
  <Words>9251</Words>
  <Characters>52735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124</cp:revision>
  <dcterms:created xsi:type="dcterms:W3CDTF">2013-06-22T18:48:00Z</dcterms:created>
  <dcterms:modified xsi:type="dcterms:W3CDTF">2013-07-05T00:32:00Z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id="Zt0QbkaI"/&gt;&lt;style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