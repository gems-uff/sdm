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F9AFDE" w14:textId="77777777" w:rsidR="00330F8B" w:rsidRPr="001E187B" w:rsidRDefault="00330F8B" w:rsidP="00330F8B">
      <w:pPr>
        <w:jc w:val="center"/>
        <w:rPr>
          <w:rStyle w:val="TextoSimplesChar"/>
          <w:rFonts w:cs="Times New Roman"/>
          <w:b w:val="0"/>
          <w:lang w:val="en-US"/>
        </w:rPr>
      </w:pPr>
    </w:p>
    <w:p w14:paraId="36DCB29D" w14:textId="77777777" w:rsidR="00330F8B" w:rsidRPr="001E187B" w:rsidRDefault="00330F8B" w:rsidP="00330F8B">
      <w:pPr>
        <w:jc w:val="center"/>
        <w:rPr>
          <w:rStyle w:val="TextoSimplesChar"/>
          <w:rFonts w:cs="Times New Roman"/>
          <w:b w:val="0"/>
          <w:lang w:val="en-US"/>
        </w:rPr>
      </w:pPr>
    </w:p>
    <w:p w14:paraId="4BBCF824" w14:textId="77777777" w:rsidR="00941844" w:rsidRPr="00E738AC" w:rsidRDefault="0077101A"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14:paraId="2B886561" w14:textId="77777777" w:rsidR="00941844" w:rsidRPr="00E738AC" w:rsidRDefault="00941844" w:rsidP="00330F8B">
      <w:pPr>
        <w:rPr>
          <w:szCs w:val="24"/>
          <w:lang w:val="en-US"/>
        </w:rPr>
      </w:pPr>
    </w:p>
    <w:p w14:paraId="2AA60E16" w14:textId="77777777" w:rsidR="00330F8B" w:rsidRPr="00E738AC" w:rsidRDefault="00330F8B" w:rsidP="00330F8B">
      <w:pPr>
        <w:rPr>
          <w:szCs w:val="24"/>
          <w:lang w:val="en-US"/>
        </w:rPr>
      </w:pPr>
    </w:p>
    <w:p w14:paraId="3F771F49" w14:textId="77777777" w:rsidR="00330F8B" w:rsidRPr="00E738AC" w:rsidRDefault="00330F8B" w:rsidP="00330F8B">
      <w:pPr>
        <w:rPr>
          <w:szCs w:val="24"/>
          <w:lang w:val="en-US"/>
        </w:rPr>
      </w:pPr>
    </w:p>
    <w:p w14:paraId="57F7FD53" w14:textId="77777777" w:rsidR="001B5E6A" w:rsidRPr="00E738AC" w:rsidRDefault="001B5E6A" w:rsidP="00330F8B">
      <w:pPr>
        <w:rPr>
          <w:b/>
          <w:szCs w:val="24"/>
          <w:lang w:val="en-US"/>
        </w:rPr>
      </w:pPr>
    </w:p>
    <w:p w14:paraId="5FBE2FC5" w14:textId="77777777" w:rsidR="00941844" w:rsidRPr="00E738AC" w:rsidRDefault="00CB59C7" w:rsidP="00274BFA">
      <w:pPr>
        <w:ind w:firstLine="0"/>
        <w:jc w:val="center"/>
        <w:rPr>
          <w:caps/>
          <w:szCs w:val="24"/>
          <w:lang w:val="en-US"/>
        </w:rPr>
      </w:pPr>
      <w:r>
        <w:rPr>
          <w:caps/>
          <w:lang w:val="en-US"/>
        </w:rPr>
        <w:t>Provenance in Games</w:t>
      </w:r>
    </w:p>
    <w:p w14:paraId="1E3B7182" w14:textId="77777777" w:rsidR="00941844" w:rsidRPr="00E738AC" w:rsidRDefault="00941844" w:rsidP="00330F8B">
      <w:pPr>
        <w:rPr>
          <w:b/>
          <w:szCs w:val="24"/>
          <w:lang w:val="en-US"/>
        </w:rPr>
      </w:pPr>
    </w:p>
    <w:p w14:paraId="697E5301" w14:textId="77777777" w:rsidR="00941844" w:rsidRPr="00E738AC" w:rsidRDefault="00941844" w:rsidP="00330F8B">
      <w:pPr>
        <w:rPr>
          <w:b/>
          <w:szCs w:val="24"/>
          <w:lang w:val="en-US"/>
        </w:rPr>
      </w:pPr>
    </w:p>
    <w:p w14:paraId="2E4331D8" w14:textId="77777777" w:rsidR="00491E78" w:rsidRPr="00E738AC" w:rsidRDefault="00491E78" w:rsidP="00330F8B">
      <w:pPr>
        <w:rPr>
          <w:b/>
          <w:szCs w:val="24"/>
          <w:lang w:val="en-US"/>
        </w:rPr>
      </w:pPr>
    </w:p>
    <w:p w14:paraId="62DBF532" w14:textId="77777777" w:rsidR="00491E78" w:rsidRPr="00E738AC" w:rsidRDefault="00491E78" w:rsidP="00330F8B">
      <w:pPr>
        <w:rPr>
          <w:b/>
          <w:szCs w:val="24"/>
          <w:lang w:val="en-US"/>
        </w:rPr>
      </w:pPr>
    </w:p>
    <w:p w14:paraId="2B5A752D" w14:textId="77777777" w:rsidR="00941844" w:rsidRPr="00E5547C" w:rsidRDefault="00CB59C7" w:rsidP="004913AD">
      <w:pPr>
        <w:ind w:left="4536" w:firstLine="0"/>
        <w:rPr>
          <w:szCs w:val="24"/>
          <w:lang w:val="en-US"/>
        </w:rPr>
      </w:pPr>
      <w:r w:rsidRPr="00E5547C">
        <w:rPr>
          <w:szCs w:val="24"/>
          <w:lang w:val="en-US"/>
        </w:rPr>
        <w:t xml:space="preserve">Dissertation presented to the </w:t>
      </w:r>
      <w:r w:rsidR="00E738AC">
        <w:rPr>
          <w:szCs w:val="24"/>
          <w:lang w:val="en-US"/>
        </w:rPr>
        <w:t>Computing G</w:t>
      </w:r>
      <w:r w:rsidRPr="00E5547C">
        <w:rPr>
          <w:szCs w:val="24"/>
          <w:lang w:val="en-US"/>
        </w:rPr>
        <w:t>raduate program</w:t>
      </w:r>
      <w:r w:rsidR="00E738AC">
        <w:rPr>
          <w:szCs w:val="24"/>
          <w:lang w:val="en-US"/>
        </w:rPr>
        <w:t xml:space="preserve"> of the</w:t>
      </w:r>
      <w:r w:rsidR="00941844" w:rsidRPr="00E5547C">
        <w:rPr>
          <w:szCs w:val="24"/>
          <w:lang w:val="en-US"/>
        </w:rPr>
        <w:t xml:space="preserve"> Universidade Federal Fluminense</w:t>
      </w:r>
      <w:r w:rsidR="00E738AC">
        <w:rPr>
          <w:szCs w:val="24"/>
          <w:lang w:val="en-US"/>
        </w:rPr>
        <w:t xml:space="preserve"> in partial fulfillment of the req</w:t>
      </w:r>
      <w:r w:rsidRPr="00E5547C">
        <w:rPr>
          <w:szCs w:val="24"/>
          <w:lang w:val="en-US"/>
        </w:rPr>
        <w:t>uirement</w:t>
      </w:r>
      <w:r w:rsidR="00E738AC">
        <w:rPr>
          <w:szCs w:val="24"/>
          <w:lang w:val="en-US"/>
        </w:rPr>
        <w:t>s</w:t>
      </w:r>
      <w:r w:rsidRPr="00E5547C">
        <w:rPr>
          <w:szCs w:val="24"/>
          <w:lang w:val="en-US"/>
        </w:rPr>
        <w:t xml:space="preserve"> for </w:t>
      </w:r>
      <w:r w:rsidR="00E738AC">
        <w:rPr>
          <w:szCs w:val="24"/>
          <w:lang w:val="en-US"/>
        </w:rPr>
        <w:t>the degree of Master of Science</w:t>
      </w:r>
      <w:r w:rsidRPr="00E5547C">
        <w:rPr>
          <w:szCs w:val="24"/>
          <w:lang w:val="en-US"/>
        </w:rPr>
        <w:t xml:space="preserve">. </w:t>
      </w:r>
      <w:r w:rsidR="00E738AC">
        <w:rPr>
          <w:szCs w:val="24"/>
          <w:lang w:val="en-US"/>
        </w:rPr>
        <w:t>Topic</w:t>
      </w:r>
      <w:r w:rsidRPr="00E5547C">
        <w:rPr>
          <w:szCs w:val="24"/>
          <w:lang w:val="en-US"/>
        </w:rPr>
        <w:t xml:space="preserve"> area: Visual Computing.</w:t>
      </w:r>
      <w:r w:rsidR="00941844" w:rsidRPr="00E5547C">
        <w:rPr>
          <w:szCs w:val="24"/>
          <w:lang w:val="en-US"/>
        </w:rPr>
        <w:t xml:space="preserve"> </w:t>
      </w:r>
    </w:p>
    <w:p w14:paraId="484E1C69" w14:textId="77777777" w:rsidR="00941844" w:rsidRPr="00E738AC" w:rsidRDefault="00941844" w:rsidP="00330F8B">
      <w:pPr>
        <w:rPr>
          <w:szCs w:val="24"/>
          <w:lang w:val="en-US"/>
        </w:rPr>
      </w:pPr>
    </w:p>
    <w:p w14:paraId="77A4B28C" w14:textId="77777777" w:rsidR="00491E78" w:rsidRPr="00E738AC" w:rsidRDefault="00491E78" w:rsidP="00330F8B">
      <w:pPr>
        <w:rPr>
          <w:szCs w:val="24"/>
          <w:lang w:val="en-US"/>
        </w:rPr>
      </w:pPr>
    </w:p>
    <w:p w14:paraId="04628CDD" w14:textId="77777777" w:rsidR="001B5E6A" w:rsidRPr="00E738AC" w:rsidRDefault="001B5E6A" w:rsidP="00330F8B">
      <w:pPr>
        <w:rPr>
          <w:szCs w:val="24"/>
          <w:lang w:val="en-US"/>
        </w:rPr>
      </w:pPr>
    </w:p>
    <w:p w14:paraId="53C2B241" w14:textId="77777777" w:rsidR="00491E78" w:rsidRPr="00E738AC" w:rsidRDefault="00491E78" w:rsidP="00330F8B">
      <w:pPr>
        <w:rPr>
          <w:szCs w:val="24"/>
          <w:lang w:val="en-US"/>
        </w:rPr>
      </w:pPr>
    </w:p>
    <w:p w14:paraId="6F3D5BC0" w14:textId="77777777"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AC4617">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Esteban Gonzalez Walter Clua</w:t>
      </w:r>
      <w:r w:rsidR="00AC4617">
        <w:rPr>
          <w:lang w:val="en-US"/>
        </w:rPr>
        <w:fldChar w:fldCharType="end"/>
      </w:r>
    </w:p>
    <w:p w14:paraId="1FF5C36C" w14:textId="77777777" w:rsidR="006D4E74" w:rsidRPr="007A441F" w:rsidRDefault="006D4E74" w:rsidP="006D4E74">
      <w:pPr>
        <w:ind w:left="1416" w:firstLine="708"/>
        <w:jc w:val="center"/>
        <w:rPr>
          <w:szCs w:val="24"/>
        </w:rPr>
      </w:pPr>
      <w:r w:rsidRPr="00AC4617">
        <w:rPr>
          <w:szCs w:val="24"/>
        </w:rPr>
        <w:t>Prof. D</w:t>
      </w:r>
      <w:r w:rsidR="00AC4617" w:rsidRPr="00AC4617">
        <w:rPr>
          <w:szCs w:val="24"/>
        </w:rPr>
        <w:t>.</w:t>
      </w:r>
      <w:r w:rsidR="00E738AC" w:rsidRPr="00AC4617">
        <w:rPr>
          <w:szCs w:val="24"/>
        </w:rPr>
        <w:t>Sc</w:t>
      </w:r>
      <w:r w:rsidRPr="00AC4617">
        <w:rPr>
          <w:szCs w:val="24"/>
        </w:rPr>
        <w:t xml:space="preserve">. </w:t>
      </w:r>
      <w:r w:rsidR="00AC4617">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AC4617">
        <w:rPr>
          <w:lang w:val="en-US"/>
        </w:rPr>
      </w:r>
      <w:r w:rsidR="00AC4617">
        <w:rPr>
          <w:lang w:val="en-US"/>
        </w:rPr>
        <w:fldChar w:fldCharType="separate"/>
      </w:r>
      <w:r w:rsidR="00AC4617" w:rsidRPr="00AC4617">
        <w:rPr>
          <w:noProof/>
        </w:rPr>
        <w:t xml:space="preserve"> Leonardo Gresta Paulino Murta</w:t>
      </w:r>
      <w:r w:rsidR="00AC4617">
        <w:rPr>
          <w:lang w:val="en-US"/>
        </w:rPr>
        <w:fldChar w:fldCharType="end"/>
      </w:r>
    </w:p>
    <w:p w14:paraId="3256C4A7" w14:textId="77777777" w:rsidR="00190536" w:rsidRPr="007A441F" w:rsidRDefault="00190536" w:rsidP="00330F8B"/>
    <w:p w14:paraId="45C2F9E8" w14:textId="77777777" w:rsidR="00491E78" w:rsidRPr="007A441F" w:rsidRDefault="00491E78" w:rsidP="00330F8B">
      <w:pPr>
        <w:rPr>
          <w:szCs w:val="24"/>
        </w:rPr>
      </w:pPr>
    </w:p>
    <w:p w14:paraId="63FA1ECF" w14:textId="77777777" w:rsidR="00491E78" w:rsidRPr="007A441F" w:rsidRDefault="00491E78" w:rsidP="00330F8B">
      <w:pPr>
        <w:rPr>
          <w:szCs w:val="24"/>
        </w:rPr>
      </w:pPr>
    </w:p>
    <w:p w14:paraId="0D7CC9C3" w14:textId="77777777" w:rsidR="00330F8B" w:rsidRPr="007A441F" w:rsidRDefault="00330F8B" w:rsidP="00330F8B">
      <w:pPr>
        <w:rPr>
          <w:szCs w:val="24"/>
        </w:rPr>
      </w:pPr>
    </w:p>
    <w:p w14:paraId="0754FA29" w14:textId="77777777" w:rsidR="00330F8B" w:rsidRPr="007A441F" w:rsidRDefault="00330F8B" w:rsidP="00330F8B">
      <w:pPr>
        <w:rPr>
          <w:szCs w:val="24"/>
        </w:rPr>
      </w:pPr>
    </w:p>
    <w:p w14:paraId="620DB2D6" w14:textId="77777777" w:rsidR="00941844" w:rsidRPr="007A441F" w:rsidRDefault="00941844" w:rsidP="00330F8B">
      <w:pPr>
        <w:rPr>
          <w:szCs w:val="24"/>
        </w:rPr>
      </w:pPr>
    </w:p>
    <w:p w14:paraId="4292A192" w14:textId="77777777" w:rsidR="00491E78" w:rsidRPr="007A441F" w:rsidRDefault="00491E78" w:rsidP="006D4E74">
      <w:pPr>
        <w:ind w:firstLine="0"/>
        <w:rPr>
          <w:szCs w:val="24"/>
        </w:rPr>
      </w:pPr>
    </w:p>
    <w:p w14:paraId="0E4D321D" w14:textId="77777777" w:rsidR="00941844" w:rsidRPr="006D4E74" w:rsidRDefault="00491E78" w:rsidP="00274BFA">
      <w:pPr>
        <w:ind w:firstLine="0"/>
        <w:jc w:val="center"/>
      </w:pPr>
      <w:r w:rsidRPr="006D4E74">
        <w:t>Niterói</w:t>
      </w:r>
    </w:p>
    <w:p w14:paraId="42882E5E" w14:textId="77777777" w:rsidR="00144A67" w:rsidRPr="006D4E74" w:rsidRDefault="0077101A"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14:paraId="7D67AFF3" w14:textId="77777777" w:rsidR="00144A67" w:rsidRPr="006D4E74" w:rsidRDefault="00144A67">
      <w:pPr>
        <w:spacing w:after="200" w:line="276" w:lineRule="auto"/>
        <w:jc w:val="left"/>
        <w:rPr>
          <w:b/>
          <w:szCs w:val="24"/>
        </w:rPr>
      </w:pPr>
      <w:r w:rsidRPr="006D4E74">
        <w:rPr>
          <w:b/>
          <w:szCs w:val="24"/>
        </w:rPr>
        <w:br w:type="page"/>
      </w:r>
    </w:p>
    <w:p w14:paraId="0DD5FB63" w14:textId="77777777" w:rsidR="00170830" w:rsidRPr="006D4E74" w:rsidRDefault="006A4744" w:rsidP="00645486">
      <w:pPr>
        <w:ind w:firstLine="0"/>
      </w:pPr>
      <w:r w:rsidRPr="006D4E74">
        <w:lastRenderedPageBreak/>
        <w:t xml:space="preserve">Ficha Catalográfica </w:t>
      </w:r>
      <w:r w:rsidR="00645486" w:rsidRPr="006D4E74">
        <w:t>– Esta página deve ser removida na versão a ser entregue para a banca, mas deve ser reinserida na versão final, com a ficha catalográfica fornecida pela biblioteca. Informações sobre este processo devem ser obtidas na secretaria da pós-graduação.</w:t>
      </w:r>
    </w:p>
    <w:p w14:paraId="6519AD0D" w14:textId="77777777" w:rsidR="00144A67" w:rsidRPr="006D4E74" w:rsidRDefault="00144A67" w:rsidP="00144A67">
      <w:pPr>
        <w:rPr>
          <w:b/>
          <w:caps/>
        </w:rPr>
      </w:pPr>
      <w:r w:rsidRPr="006D4E74">
        <w:rPr>
          <w:b/>
          <w:caps/>
        </w:rPr>
        <w:br w:type="page"/>
      </w:r>
    </w:p>
    <w:p w14:paraId="2510AC62" w14:textId="77777777" w:rsidR="003505FE" w:rsidRPr="00CB59C7" w:rsidRDefault="00F03781"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14:paraId="0BB1EB38" w14:textId="77777777" w:rsidR="001B5E6A" w:rsidRPr="00CB59C7" w:rsidRDefault="001B5E6A" w:rsidP="00144A67">
      <w:pPr>
        <w:rPr>
          <w:rFonts w:cs="Times New Roman"/>
          <w:b/>
          <w:szCs w:val="24"/>
          <w:lang w:val="en-US"/>
        </w:rPr>
      </w:pPr>
    </w:p>
    <w:p w14:paraId="43997EFD" w14:textId="77777777" w:rsidR="003505FE" w:rsidRPr="00CB59C7" w:rsidRDefault="00F03781"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14:paraId="72A979DD" w14:textId="77777777" w:rsidR="00491E78" w:rsidRPr="00CB59C7" w:rsidRDefault="00491E78" w:rsidP="00144A67">
      <w:pPr>
        <w:rPr>
          <w:lang w:val="en-US"/>
        </w:rPr>
      </w:pPr>
    </w:p>
    <w:p w14:paraId="6AB4F7D6" w14:textId="77777777" w:rsidR="00E738AC" w:rsidRPr="00E5547C" w:rsidRDefault="00E738AC" w:rsidP="00E738AC">
      <w:pPr>
        <w:ind w:left="4536" w:firstLine="0"/>
        <w:rPr>
          <w:szCs w:val="24"/>
          <w:lang w:val="en-US"/>
        </w:rPr>
      </w:pPr>
      <w:r w:rsidRPr="00E5547C">
        <w:rPr>
          <w:szCs w:val="24"/>
          <w:lang w:val="en-US"/>
        </w:rPr>
        <w:t xml:space="preserve">Dissertation presented to the </w:t>
      </w:r>
      <w:r>
        <w:rPr>
          <w:szCs w:val="24"/>
          <w:lang w:val="en-US"/>
        </w:rPr>
        <w:t>Computing G</w:t>
      </w:r>
      <w:r w:rsidRPr="00E5547C">
        <w:rPr>
          <w:szCs w:val="24"/>
          <w:lang w:val="en-US"/>
        </w:rPr>
        <w:t>raduate program</w:t>
      </w:r>
      <w:r>
        <w:rPr>
          <w:szCs w:val="24"/>
          <w:lang w:val="en-US"/>
        </w:rPr>
        <w:t xml:space="preserve"> of the</w:t>
      </w:r>
      <w:r w:rsidRPr="00E5547C">
        <w:rPr>
          <w:szCs w:val="24"/>
          <w:lang w:val="en-US"/>
        </w:rPr>
        <w:t xml:space="preserve"> Universidade Federal Fluminense</w:t>
      </w:r>
      <w:r>
        <w:rPr>
          <w:szCs w:val="24"/>
          <w:lang w:val="en-US"/>
        </w:rPr>
        <w:t xml:space="preserve"> in partial fulfillment of the req</w:t>
      </w:r>
      <w:r w:rsidRPr="00E5547C">
        <w:rPr>
          <w:szCs w:val="24"/>
          <w:lang w:val="en-US"/>
        </w:rPr>
        <w:t>uirement</w:t>
      </w:r>
      <w:r>
        <w:rPr>
          <w:szCs w:val="24"/>
          <w:lang w:val="en-US"/>
        </w:rPr>
        <w:t>s</w:t>
      </w:r>
      <w:r w:rsidRPr="00E5547C">
        <w:rPr>
          <w:szCs w:val="24"/>
          <w:lang w:val="en-US"/>
        </w:rPr>
        <w:t xml:space="preserve"> for </w:t>
      </w:r>
      <w:r>
        <w:rPr>
          <w:szCs w:val="24"/>
          <w:lang w:val="en-US"/>
        </w:rPr>
        <w:t>the degree of Master of Science</w:t>
      </w:r>
      <w:r w:rsidRPr="00E5547C">
        <w:rPr>
          <w:szCs w:val="24"/>
          <w:lang w:val="en-US"/>
        </w:rPr>
        <w:t xml:space="preserve">. </w:t>
      </w:r>
      <w:r>
        <w:rPr>
          <w:szCs w:val="24"/>
          <w:lang w:val="en-US"/>
        </w:rPr>
        <w:t>Topic</w:t>
      </w:r>
      <w:r w:rsidRPr="00E5547C">
        <w:rPr>
          <w:szCs w:val="24"/>
          <w:lang w:val="en-US"/>
        </w:rPr>
        <w:t xml:space="preserve"> area: Visual Computing. </w:t>
      </w:r>
    </w:p>
    <w:p w14:paraId="3B94C3F4" w14:textId="77777777" w:rsidR="00491E78" w:rsidRPr="00E738AC" w:rsidRDefault="00491E78" w:rsidP="00144A67">
      <w:pPr>
        <w:rPr>
          <w:lang w:val="en-US"/>
        </w:rPr>
      </w:pPr>
    </w:p>
    <w:p w14:paraId="552E411B" w14:textId="77777777" w:rsidR="003505FE" w:rsidRPr="00CB59C7" w:rsidRDefault="00CB59C7" w:rsidP="00BA43F3">
      <w:pPr>
        <w:ind w:firstLine="0"/>
        <w:jc w:val="left"/>
        <w:rPr>
          <w:rFonts w:cs="Times New Roman"/>
          <w:szCs w:val="24"/>
          <w:lang w:val="en-US"/>
        </w:rPr>
      </w:pPr>
      <w:r w:rsidRPr="00CB59C7">
        <w:rPr>
          <w:rFonts w:cs="Times New Roman"/>
          <w:szCs w:val="24"/>
          <w:lang w:val="en-US"/>
        </w:rPr>
        <w:t>Approved on</w:t>
      </w:r>
      <w:r w:rsidR="00A938DD" w:rsidRPr="00CB59C7">
        <w:rPr>
          <w:rFonts w:cs="Times New Roman"/>
          <w:szCs w:val="24"/>
          <w:lang w:val="en-US"/>
        </w:rPr>
        <w:t xml:space="preserve"> </w:t>
      </w:r>
      <w:r w:rsidR="00AC4617">
        <w:rPr>
          <w:lang w:val="en-US"/>
        </w:rPr>
        <w:fldChar w:fldCharType="begin">
          <w:ffData>
            <w:name w:val=""/>
            <w:enabled/>
            <w:calcOnExit w:val="0"/>
            <w:textInput>
              <w:default w:val="August"/>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August</w:t>
      </w:r>
      <w:r w:rsidR="00AC4617">
        <w:rPr>
          <w:lang w:val="en-US"/>
        </w:rPr>
        <w:fldChar w:fldCharType="end"/>
      </w:r>
      <w:r w:rsidR="00A938DD" w:rsidRPr="00CB59C7">
        <w:rPr>
          <w:rFonts w:cs="Times New Roman"/>
          <w:szCs w:val="24"/>
          <w:lang w:val="en-US"/>
        </w:rPr>
        <w:t xml:space="preserve"> </w:t>
      </w:r>
      <w:r w:rsidR="00AC4617">
        <w:rPr>
          <w:lang w:val="en-US"/>
        </w:rPr>
        <w:fldChar w:fldCharType="begin">
          <w:ffData>
            <w:name w:val=""/>
            <w:enabled/>
            <w:calcOnExit w:val="0"/>
            <w:textInput>
              <w:default w:val="2013"/>
            </w:textInput>
          </w:ffData>
        </w:fldChar>
      </w:r>
      <w:r w:rsidR="00AC4617">
        <w:rPr>
          <w:lang w:val="en-US"/>
        </w:rPr>
        <w:instrText xml:space="preserve"> FORMTEXT </w:instrText>
      </w:r>
      <w:r w:rsidR="00AC4617">
        <w:rPr>
          <w:lang w:val="en-US"/>
        </w:rPr>
      </w:r>
      <w:r w:rsidR="00AC4617">
        <w:rPr>
          <w:lang w:val="en-US"/>
        </w:rPr>
        <w:fldChar w:fldCharType="separate"/>
      </w:r>
      <w:r w:rsidR="00AC4617">
        <w:rPr>
          <w:noProof/>
          <w:lang w:val="en-US"/>
        </w:rPr>
        <w:t>2013</w:t>
      </w:r>
      <w:r w:rsidR="00AC4617">
        <w:rPr>
          <w:lang w:val="en-US"/>
        </w:rPr>
        <w:fldChar w:fldCharType="end"/>
      </w:r>
      <w:r w:rsidR="00A938DD" w:rsidRPr="00CB59C7">
        <w:rPr>
          <w:rFonts w:cs="Times New Roman"/>
          <w:szCs w:val="24"/>
          <w:lang w:val="en-US"/>
        </w:rPr>
        <w:t>.</w:t>
      </w:r>
    </w:p>
    <w:p w14:paraId="6A847E00" w14:textId="77777777" w:rsidR="00A938DD" w:rsidRPr="00CB59C7" w:rsidRDefault="00A938DD" w:rsidP="00144A67">
      <w:pPr>
        <w:rPr>
          <w:rFonts w:cs="Times New Roman"/>
          <w:b/>
          <w:szCs w:val="24"/>
          <w:lang w:val="en-US"/>
        </w:rPr>
      </w:pPr>
    </w:p>
    <w:p w14:paraId="77E2B3FE" w14:textId="77777777" w:rsidR="00A938DD" w:rsidRPr="00E738AC" w:rsidRDefault="00E738AC" w:rsidP="003A0C7D">
      <w:pPr>
        <w:ind w:firstLine="0"/>
        <w:jc w:val="center"/>
        <w:rPr>
          <w:rFonts w:cs="Times New Roman"/>
          <w:szCs w:val="24"/>
          <w:lang w:val="en-US"/>
        </w:rPr>
      </w:pPr>
      <w:r>
        <w:rPr>
          <w:rFonts w:cs="Times New Roman"/>
          <w:szCs w:val="24"/>
          <w:lang w:val="en-US"/>
        </w:rPr>
        <w:t>APPROVED BY</w:t>
      </w:r>
    </w:p>
    <w:p w14:paraId="4F2009FD" w14:textId="77777777" w:rsidR="00097A67" w:rsidRPr="00E738AC" w:rsidRDefault="00097A67" w:rsidP="00144A67">
      <w:pPr>
        <w:jc w:val="center"/>
        <w:rPr>
          <w:rFonts w:cs="Times New Roman"/>
          <w:szCs w:val="24"/>
          <w:lang w:val="en-US"/>
        </w:rPr>
      </w:pPr>
    </w:p>
    <w:p w14:paraId="1B2C0C59" w14:textId="77777777"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14:paraId="03E27938" w14:textId="77777777"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Esteban Gonzalez Walter Clu</w:t>
      </w:r>
      <w:r w:rsidR="00AC4617">
        <w:rPr>
          <w:lang w:val="en-US"/>
        </w:rPr>
        <w:t>a</w:t>
      </w:r>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14:paraId="22510661" w14:textId="77777777" w:rsidR="00A938DD" w:rsidRPr="009C73C1" w:rsidRDefault="00E738AC" w:rsidP="003A0C7D">
      <w:pPr>
        <w:ind w:firstLine="0"/>
        <w:jc w:val="center"/>
        <w:rPr>
          <w:rFonts w:cs="Times New Roman"/>
          <w:szCs w:val="24"/>
          <w:rPrChange w:id="0" w:author="Micro" w:date="2013-07-15T15:47:00Z">
            <w:rPr>
              <w:rFonts w:cs="Times New Roman"/>
              <w:szCs w:val="24"/>
              <w:lang w:val="en-US"/>
            </w:rPr>
          </w:rPrChange>
        </w:rPr>
      </w:pPr>
      <w:r w:rsidRPr="009C73C1">
        <w:rPr>
          <w:rFonts w:cs="Times New Roman"/>
          <w:szCs w:val="24"/>
          <w:rPrChange w:id="1" w:author="Micro" w:date="2013-07-15T15:47:00Z">
            <w:rPr>
              <w:rFonts w:cs="Times New Roman"/>
              <w:szCs w:val="24"/>
              <w:lang w:val="en-US"/>
            </w:rPr>
          </w:rPrChange>
        </w:rPr>
        <w:t>IC-</w:t>
      </w:r>
      <w:r w:rsidR="00A938DD" w:rsidRPr="009C73C1">
        <w:rPr>
          <w:rFonts w:cs="Times New Roman"/>
          <w:szCs w:val="24"/>
          <w:rPrChange w:id="2" w:author="Micro" w:date="2013-07-15T15:47:00Z">
            <w:rPr>
              <w:rFonts w:cs="Times New Roman"/>
              <w:szCs w:val="24"/>
              <w:lang w:val="en-US"/>
            </w:rPr>
          </w:rPrChange>
        </w:rPr>
        <w:t>UFF</w:t>
      </w:r>
    </w:p>
    <w:p w14:paraId="196E7116" w14:textId="77777777" w:rsidR="009F454B" w:rsidRPr="009C73C1" w:rsidRDefault="009F454B" w:rsidP="003A0C7D">
      <w:pPr>
        <w:ind w:firstLine="0"/>
        <w:jc w:val="center"/>
        <w:rPr>
          <w:rFonts w:cs="Times New Roman"/>
          <w:szCs w:val="24"/>
          <w:rPrChange w:id="3" w:author="Micro" w:date="2013-07-15T15:47:00Z">
            <w:rPr>
              <w:rFonts w:cs="Times New Roman"/>
              <w:szCs w:val="24"/>
              <w:lang w:val="en-US"/>
            </w:rPr>
          </w:rPrChange>
        </w:rPr>
      </w:pPr>
    </w:p>
    <w:p w14:paraId="3CF51529" w14:textId="77777777" w:rsidR="00CB59C7" w:rsidRPr="009C73C1" w:rsidRDefault="00CB59C7" w:rsidP="00CB59C7">
      <w:pPr>
        <w:ind w:firstLine="0"/>
        <w:jc w:val="center"/>
        <w:rPr>
          <w:rFonts w:cs="Times New Roman"/>
          <w:szCs w:val="24"/>
          <w:rPrChange w:id="4" w:author="Micro" w:date="2013-07-15T15:47:00Z">
            <w:rPr>
              <w:rFonts w:cs="Times New Roman"/>
              <w:szCs w:val="24"/>
              <w:lang w:val="en-US"/>
            </w:rPr>
          </w:rPrChange>
        </w:rPr>
      </w:pPr>
      <w:r w:rsidRPr="009C73C1">
        <w:rPr>
          <w:rFonts w:cs="Times New Roman"/>
          <w:szCs w:val="24"/>
          <w:rPrChange w:id="5" w:author="Micro" w:date="2013-07-15T15:47:00Z">
            <w:rPr>
              <w:rFonts w:cs="Times New Roman"/>
              <w:szCs w:val="24"/>
              <w:lang w:val="en-US"/>
            </w:rPr>
          </w:rPrChange>
        </w:rPr>
        <w:t>_____________________________________________________________</w:t>
      </w:r>
    </w:p>
    <w:p w14:paraId="21399A44" w14:textId="77777777"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14:paraId="39DFEA69" w14:textId="77777777" w:rsidR="00CB59C7" w:rsidRPr="009C73C1" w:rsidRDefault="00E738AC" w:rsidP="00CB59C7">
      <w:pPr>
        <w:ind w:firstLine="0"/>
        <w:jc w:val="center"/>
        <w:rPr>
          <w:rFonts w:cs="Times New Roman"/>
          <w:szCs w:val="24"/>
          <w:rPrChange w:id="6" w:author="Micro" w:date="2013-07-15T15:47:00Z">
            <w:rPr>
              <w:rFonts w:cs="Times New Roman"/>
              <w:szCs w:val="24"/>
              <w:lang w:val="en-US"/>
            </w:rPr>
          </w:rPrChange>
        </w:rPr>
      </w:pPr>
      <w:r w:rsidRPr="009C73C1">
        <w:rPr>
          <w:rFonts w:cs="Times New Roman"/>
          <w:szCs w:val="24"/>
          <w:rPrChange w:id="7" w:author="Micro" w:date="2013-07-15T15:47:00Z">
            <w:rPr>
              <w:rFonts w:cs="Times New Roman"/>
              <w:szCs w:val="24"/>
              <w:lang w:val="en-US"/>
            </w:rPr>
          </w:rPrChange>
        </w:rPr>
        <w:t>IC-</w:t>
      </w:r>
      <w:r w:rsidR="00CB59C7" w:rsidRPr="009C73C1">
        <w:rPr>
          <w:rFonts w:cs="Times New Roman"/>
          <w:szCs w:val="24"/>
          <w:rPrChange w:id="8" w:author="Micro" w:date="2013-07-15T15:47:00Z">
            <w:rPr>
              <w:rFonts w:cs="Times New Roman"/>
              <w:szCs w:val="24"/>
              <w:lang w:val="en-US"/>
            </w:rPr>
          </w:rPrChange>
        </w:rPr>
        <w:t>UFF</w:t>
      </w:r>
    </w:p>
    <w:p w14:paraId="5E309177" w14:textId="77777777" w:rsidR="00525FCA" w:rsidRPr="009C73C1" w:rsidRDefault="00525FCA" w:rsidP="00144A67">
      <w:pPr>
        <w:jc w:val="center"/>
        <w:rPr>
          <w:rFonts w:cs="Times New Roman"/>
          <w:szCs w:val="24"/>
          <w:rPrChange w:id="9" w:author="Micro" w:date="2013-07-15T15:47:00Z">
            <w:rPr>
              <w:rFonts w:cs="Times New Roman"/>
              <w:szCs w:val="24"/>
              <w:lang w:val="en-US"/>
            </w:rPr>
          </w:rPrChange>
        </w:rPr>
      </w:pPr>
    </w:p>
    <w:p w14:paraId="08495B79" w14:textId="77777777" w:rsidR="00097A67" w:rsidRPr="009C73C1" w:rsidRDefault="00097A67" w:rsidP="00144A67">
      <w:pPr>
        <w:jc w:val="center"/>
        <w:rPr>
          <w:rFonts w:cs="Times New Roman"/>
          <w:szCs w:val="24"/>
          <w:rPrChange w:id="10" w:author="Micro" w:date="2013-07-15T15:47:00Z">
            <w:rPr>
              <w:rFonts w:cs="Times New Roman"/>
              <w:szCs w:val="24"/>
              <w:lang w:val="en-US"/>
            </w:rPr>
          </w:rPrChange>
        </w:rPr>
      </w:pPr>
    </w:p>
    <w:p w14:paraId="0146F140" w14:textId="77777777" w:rsidR="00A938DD" w:rsidRPr="009C73C1" w:rsidRDefault="00A938DD" w:rsidP="003A0C7D">
      <w:pPr>
        <w:ind w:firstLine="0"/>
        <w:jc w:val="center"/>
        <w:rPr>
          <w:rFonts w:cs="Times New Roman"/>
          <w:szCs w:val="24"/>
          <w:rPrChange w:id="11" w:author="Micro" w:date="2013-07-15T15:47:00Z">
            <w:rPr>
              <w:rFonts w:cs="Times New Roman"/>
              <w:szCs w:val="24"/>
              <w:lang w:val="en-US"/>
            </w:rPr>
          </w:rPrChange>
        </w:rPr>
      </w:pPr>
      <w:r w:rsidRPr="009C73C1">
        <w:rPr>
          <w:rFonts w:cs="Times New Roman"/>
          <w:szCs w:val="24"/>
          <w:rPrChange w:id="12" w:author="Micro" w:date="2013-07-15T15:47:00Z">
            <w:rPr>
              <w:rFonts w:cs="Times New Roman"/>
              <w:szCs w:val="24"/>
              <w:lang w:val="en-US"/>
            </w:rPr>
          </w:rPrChange>
        </w:rPr>
        <w:t>_____________________________________________________________</w:t>
      </w:r>
    </w:p>
    <w:p w14:paraId="19A1D1E2" w14:textId="77777777" w:rsidR="00A938DD" w:rsidRPr="006D4E74" w:rsidRDefault="00A938DD" w:rsidP="003A0C7D">
      <w:pPr>
        <w:ind w:firstLine="0"/>
        <w:jc w:val="center"/>
        <w:rPr>
          <w:rFonts w:cs="Times New Roman"/>
          <w:szCs w:val="24"/>
        </w:rPr>
      </w:pPr>
      <w:r w:rsidRPr="009C73C1">
        <w:rPr>
          <w:rFonts w:cs="Times New Roman"/>
          <w:szCs w:val="24"/>
          <w:rPrChange w:id="13" w:author="Micro" w:date="2013-07-15T15:47:00Z">
            <w:rPr>
              <w:rFonts w:cs="Times New Roman"/>
              <w:szCs w:val="24"/>
              <w:lang w:val="en-US"/>
            </w:rPr>
          </w:rPrChange>
        </w:rPr>
        <w:t xml:space="preserve">Prof. </w:t>
      </w:r>
      <w:proofErr w:type="spellStart"/>
      <w:proofErr w:type="gramStart"/>
      <w:r w:rsidRPr="009C73C1">
        <w:rPr>
          <w:rFonts w:cs="Times New Roman"/>
          <w:szCs w:val="24"/>
          <w:rPrChange w:id="14" w:author="Micro" w:date="2013-07-15T15:47:00Z">
            <w:rPr>
              <w:rFonts w:cs="Times New Roman"/>
              <w:szCs w:val="24"/>
              <w:lang w:val="en-US"/>
            </w:rPr>
          </w:rPrChange>
        </w:rPr>
        <w:t>D</w:t>
      </w:r>
      <w:r w:rsidR="00AC4617" w:rsidRPr="009C73C1">
        <w:rPr>
          <w:szCs w:val="24"/>
          <w:rPrChange w:id="15" w:author="Micro" w:date="2013-07-15T15:47:00Z">
            <w:rPr>
              <w:szCs w:val="24"/>
              <w:lang w:val="en-US"/>
            </w:rPr>
          </w:rPrChange>
        </w:rPr>
        <w:t>.</w:t>
      </w:r>
      <w:proofErr w:type="gramEnd"/>
      <w:r w:rsidR="00E738AC" w:rsidRPr="009C73C1">
        <w:rPr>
          <w:szCs w:val="24"/>
          <w:rPrChange w:id="16" w:author="Micro" w:date="2013-07-15T15:47:00Z">
            <w:rPr>
              <w:szCs w:val="24"/>
              <w:lang w:val="en-US"/>
            </w:rPr>
          </w:rPrChange>
        </w:rPr>
        <w:t>Sc</w:t>
      </w:r>
      <w:proofErr w:type="spellEnd"/>
      <w:r w:rsidRPr="009C73C1">
        <w:rPr>
          <w:rFonts w:cs="Times New Roman"/>
          <w:szCs w:val="24"/>
          <w:rPrChange w:id="17" w:author="Micro" w:date="2013-07-15T15:47:00Z">
            <w:rPr>
              <w:rFonts w:cs="Times New Roman"/>
              <w:szCs w:val="24"/>
              <w:lang w:val="en-US"/>
            </w:rPr>
          </w:rPrChange>
        </w:rPr>
        <w:t xml:space="preserve">. </w:t>
      </w:r>
      <w:r w:rsidR="00AC4617">
        <w:rPr>
          <w:lang w:val="en-US"/>
        </w:rPr>
        <w:fldChar w:fldCharType="begin">
          <w:ffData>
            <w:name w:val=""/>
            <w:enabled/>
            <w:calcOnExit w:val="0"/>
            <w:textInput>
              <w:default w:val="Daniel Cardoso Moraes de Oliveira"/>
            </w:textInput>
          </w:ffData>
        </w:fldChar>
      </w:r>
      <w:r w:rsidR="00AC4617" w:rsidRPr="009C73C1">
        <w:rPr>
          <w:rPrChange w:id="18" w:author="Micro" w:date="2013-07-15T15:47:00Z">
            <w:rPr>
              <w:lang w:val="en-US"/>
            </w:rPr>
          </w:rPrChange>
        </w:rPr>
        <w:instrText xml:space="preserve"> FORMTEXT </w:instrText>
      </w:r>
      <w:r w:rsidR="00AC4617">
        <w:rPr>
          <w:lang w:val="en-US"/>
        </w:rPr>
      </w:r>
      <w:r w:rsidR="00AC4617">
        <w:rPr>
          <w:lang w:val="en-US"/>
        </w:rPr>
        <w:fldChar w:fldCharType="separate"/>
      </w:r>
      <w:r w:rsidR="00AC4617" w:rsidRPr="00AC4617">
        <w:rPr>
          <w:noProof/>
        </w:rPr>
        <w:t>Daniel Cardoso Moraes de Oliveira</w:t>
      </w:r>
      <w:r w:rsidR="00AC4617">
        <w:rPr>
          <w:lang w:val="en-US"/>
        </w:rPr>
        <w:fldChar w:fldCharType="end"/>
      </w:r>
    </w:p>
    <w:p w14:paraId="6FFD9654" w14:textId="77777777" w:rsidR="00A938DD" w:rsidRPr="009C73C1" w:rsidRDefault="00AC4617" w:rsidP="003A0C7D">
      <w:pPr>
        <w:ind w:firstLine="0"/>
        <w:jc w:val="center"/>
        <w:rPr>
          <w:rFonts w:cs="Times New Roman"/>
          <w:caps/>
          <w:szCs w:val="24"/>
          <w:lang w:val="en-US"/>
          <w:rPrChange w:id="19" w:author="Micro" w:date="2013-07-15T15:47:00Z">
            <w:rPr>
              <w:rFonts w:cs="Times New Roman"/>
              <w:caps/>
              <w:szCs w:val="24"/>
            </w:rPr>
          </w:rPrChange>
        </w:rPr>
      </w:pPr>
      <w:r>
        <w:rPr>
          <w:lang w:val="en-US"/>
        </w:rPr>
        <w:fldChar w:fldCharType="begin">
          <w:ffData>
            <w:name w:val=""/>
            <w:enabled/>
            <w:calcOnExit w:val="0"/>
            <w:textInput>
              <w:default w:val="IC-UFF"/>
            </w:textInput>
          </w:ffData>
        </w:fldChar>
      </w:r>
      <w:r w:rsidRPr="009C73C1">
        <w:rPr>
          <w:lang w:val="en-US"/>
          <w:rPrChange w:id="20" w:author="Micro" w:date="2013-07-15T15:47:00Z">
            <w:rPr/>
          </w:rPrChange>
        </w:rPr>
        <w:instrText xml:space="preserve"> FORMTEXT </w:instrText>
      </w:r>
      <w:r>
        <w:rPr>
          <w:lang w:val="en-US"/>
        </w:rPr>
      </w:r>
      <w:r>
        <w:rPr>
          <w:lang w:val="en-US"/>
        </w:rPr>
        <w:fldChar w:fldCharType="separate"/>
      </w:r>
      <w:r w:rsidRPr="009C73C1">
        <w:rPr>
          <w:noProof/>
          <w:lang w:val="en-US"/>
          <w:rPrChange w:id="21" w:author="Micro" w:date="2013-07-15T15:47:00Z">
            <w:rPr>
              <w:noProof/>
            </w:rPr>
          </w:rPrChange>
        </w:rPr>
        <w:t>IC-UFF</w:t>
      </w:r>
      <w:r>
        <w:rPr>
          <w:lang w:val="en-US"/>
        </w:rPr>
        <w:fldChar w:fldCharType="end"/>
      </w:r>
    </w:p>
    <w:p w14:paraId="6E7D07F1" w14:textId="77777777" w:rsidR="00525FCA" w:rsidRPr="009C73C1" w:rsidRDefault="00525FCA" w:rsidP="00144A67">
      <w:pPr>
        <w:jc w:val="center"/>
        <w:rPr>
          <w:rFonts w:cs="Times New Roman"/>
          <w:szCs w:val="24"/>
          <w:lang w:val="en-US"/>
          <w:rPrChange w:id="22" w:author="Micro" w:date="2013-07-15T15:47:00Z">
            <w:rPr>
              <w:rFonts w:cs="Times New Roman"/>
              <w:szCs w:val="24"/>
            </w:rPr>
          </w:rPrChange>
        </w:rPr>
      </w:pPr>
    </w:p>
    <w:p w14:paraId="4DA68EAD" w14:textId="77777777" w:rsidR="00097A67" w:rsidRPr="009C73C1" w:rsidRDefault="00097A67" w:rsidP="00144A67">
      <w:pPr>
        <w:jc w:val="center"/>
        <w:rPr>
          <w:rFonts w:cs="Times New Roman"/>
          <w:szCs w:val="24"/>
          <w:lang w:val="en-US"/>
          <w:rPrChange w:id="23" w:author="Micro" w:date="2013-07-15T15:47:00Z">
            <w:rPr>
              <w:rFonts w:cs="Times New Roman"/>
              <w:szCs w:val="24"/>
            </w:rPr>
          </w:rPrChange>
        </w:rPr>
      </w:pPr>
    </w:p>
    <w:p w14:paraId="09BC72DE" w14:textId="77777777" w:rsidR="00A938DD" w:rsidRPr="009C73C1" w:rsidRDefault="00A938DD" w:rsidP="003A0C7D">
      <w:pPr>
        <w:ind w:firstLine="0"/>
        <w:jc w:val="center"/>
        <w:rPr>
          <w:rFonts w:cs="Times New Roman"/>
          <w:szCs w:val="24"/>
          <w:lang w:val="en-US"/>
          <w:rPrChange w:id="24" w:author="Micro" w:date="2013-07-15T15:47:00Z">
            <w:rPr>
              <w:rFonts w:cs="Times New Roman"/>
              <w:szCs w:val="24"/>
            </w:rPr>
          </w:rPrChange>
        </w:rPr>
      </w:pPr>
      <w:r w:rsidRPr="009C73C1">
        <w:rPr>
          <w:rFonts w:cs="Times New Roman"/>
          <w:szCs w:val="24"/>
          <w:lang w:val="en-US"/>
          <w:rPrChange w:id="25" w:author="Micro" w:date="2013-07-15T15:47:00Z">
            <w:rPr>
              <w:rFonts w:cs="Times New Roman"/>
              <w:szCs w:val="24"/>
            </w:rPr>
          </w:rPrChange>
        </w:rPr>
        <w:t>_____________________________________________________________</w:t>
      </w:r>
    </w:p>
    <w:p w14:paraId="1D8F7755" w14:textId="77777777" w:rsidR="00491E78" w:rsidRPr="006D4E74" w:rsidRDefault="00491E78" w:rsidP="003A0C7D">
      <w:pPr>
        <w:ind w:firstLine="0"/>
        <w:jc w:val="center"/>
        <w:rPr>
          <w:rFonts w:cs="Times New Roman"/>
          <w:szCs w:val="24"/>
        </w:rPr>
      </w:pPr>
      <w:r w:rsidRPr="009C73C1">
        <w:rPr>
          <w:rFonts w:cs="Times New Roman"/>
          <w:szCs w:val="24"/>
          <w:lang w:val="en-US"/>
          <w:rPrChange w:id="26" w:author="Micro" w:date="2013-07-15T15:47:00Z">
            <w:rPr>
              <w:rFonts w:cs="Times New Roman"/>
              <w:szCs w:val="24"/>
            </w:rPr>
          </w:rPrChange>
        </w:rPr>
        <w:t>Prof. D</w:t>
      </w:r>
      <w:r w:rsidR="00AC4617" w:rsidRPr="009C73C1">
        <w:rPr>
          <w:szCs w:val="24"/>
          <w:lang w:val="en-US"/>
          <w:rPrChange w:id="27" w:author="Micro" w:date="2013-07-15T15:47:00Z">
            <w:rPr>
              <w:szCs w:val="24"/>
            </w:rPr>
          </w:rPrChange>
        </w:rPr>
        <w:t>.</w:t>
      </w:r>
      <w:r w:rsidR="00E738AC" w:rsidRPr="009C73C1">
        <w:rPr>
          <w:szCs w:val="24"/>
          <w:lang w:val="en-US"/>
          <w:rPrChange w:id="28" w:author="Micro" w:date="2013-07-15T15:47:00Z">
            <w:rPr>
              <w:szCs w:val="24"/>
            </w:rPr>
          </w:rPrChange>
        </w:rPr>
        <w:t>Sc</w:t>
      </w:r>
      <w:r w:rsidRPr="009C73C1">
        <w:rPr>
          <w:rFonts w:cs="Times New Roman"/>
          <w:szCs w:val="24"/>
          <w:lang w:val="en-US"/>
          <w:rPrChange w:id="29" w:author="Micro" w:date="2013-07-15T15:47:00Z">
            <w:rPr>
              <w:rFonts w:cs="Times New Roman"/>
              <w:szCs w:val="24"/>
            </w:rPr>
          </w:rPrChange>
        </w:rPr>
        <w:t>.</w:t>
      </w:r>
      <w:r w:rsidR="00BA43F3" w:rsidRPr="009C73C1">
        <w:rPr>
          <w:rFonts w:cs="Times New Roman"/>
          <w:szCs w:val="24"/>
          <w:lang w:val="en-US"/>
          <w:rPrChange w:id="30" w:author="Micro" w:date="2013-07-15T15:47:00Z">
            <w:rPr>
              <w:rFonts w:cs="Times New Roman"/>
              <w:szCs w:val="24"/>
            </w:rPr>
          </w:rPrChange>
        </w:rPr>
        <w:t xml:space="preserve"> </w:t>
      </w:r>
      <w:r w:rsidR="00AC4617">
        <w:rPr>
          <w:lang w:val="en-US"/>
        </w:rPr>
        <w:fldChar w:fldCharType="begin">
          <w:ffData>
            <w:name w:val=""/>
            <w:enabled/>
            <w:calcOnExit w:val="0"/>
            <w:textInput>
              <w:default w:val="Bruno Feijó"/>
            </w:textInput>
          </w:ffData>
        </w:fldChar>
      </w:r>
      <w:r w:rsidR="00AC4617">
        <w:rPr>
          <w:lang w:val="en-US"/>
        </w:rPr>
        <w:instrText xml:space="preserve"> FORMTEXT </w:instrText>
      </w:r>
      <w:r w:rsidR="00AC4617">
        <w:rPr>
          <w:lang w:val="en-US"/>
        </w:rPr>
      </w:r>
      <w:r w:rsidR="00AC4617">
        <w:rPr>
          <w:lang w:val="en-US"/>
        </w:rPr>
        <w:fldChar w:fldCharType="separate"/>
      </w:r>
      <w:r w:rsidR="00AC4617" w:rsidRPr="009C73C1">
        <w:rPr>
          <w:noProof/>
          <w:rPrChange w:id="31" w:author="Micro" w:date="2013-07-15T15:47:00Z">
            <w:rPr>
              <w:noProof/>
              <w:lang w:val="en-US"/>
            </w:rPr>
          </w:rPrChange>
        </w:rPr>
        <w:t>Bruno Feijó</w:t>
      </w:r>
      <w:r w:rsidR="00AC4617">
        <w:rPr>
          <w:lang w:val="en-US"/>
        </w:rPr>
        <w:fldChar w:fldCharType="end"/>
      </w:r>
    </w:p>
    <w:p w14:paraId="23E1B2B3" w14:textId="77777777" w:rsidR="00BA43F3" w:rsidRPr="006D4E74" w:rsidRDefault="00AC4617" w:rsidP="00BA43F3">
      <w:pPr>
        <w:ind w:firstLine="0"/>
        <w:jc w:val="center"/>
        <w:rPr>
          <w:rFonts w:cs="Times New Roman"/>
          <w:caps/>
          <w:szCs w:val="24"/>
        </w:rPr>
      </w:pPr>
      <w:r>
        <w:rPr>
          <w:lang w:val="en-US"/>
        </w:rPr>
        <w:fldChar w:fldCharType="begin">
          <w:ffData>
            <w:name w:val=""/>
            <w:enabled/>
            <w:calcOnExit w:val="0"/>
            <w:textInput>
              <w:default w:val="PUC-RIO"/>
            </w:textInput>
          </w:ffData>
        </w:fldChar>
      </w:r>
      <w:r w:rsidRPr="009C73C1">
        <w:rPr>
          <w:rPrChange w:id="32" w:author="Micro" w:date="2013-07-15T15:47:00Z">
            <w:rPr>
              <w:lang w:val="en-US"/>
            </w:rPr>
          </w:rPrChange>
        </w:rPr>
        <w:instrText xml:space="preserve"> FORMTEXT </w:instrText>
      </w:r>
      <w:r>
        <w:rPr>
          <w:lang w:val="en-US"/>
        </w:rPr>
      </w:r>
      <w:r>
        <w:rPr>
          <w:lang w:val="en-US"/>
        </w:rPr>
        <w:fldChar w:fldCharType="separate"/>
      </w:r>
      <w:r w:rsidRPr="009C73C1">
        <w:rPr>
          <w:noProof/>
          <w:rPrChange w:id="33" w:author="Micro" w:date="2013-07-15T15:47:00Z">
            <w:rPr>
              <w:noProof/>
              <w:lang w:val="en-US"/>
            </w:rPr>
          </w:rPrChange>
        </w:rPr>
        <w:t>PUC-RIO</w:t>
      </w:r>
      <w:r>
        <w:rPr>
          <w:lang w:val="en-US"/>
        </w:rPr>
        <w:fldChar w:fldCharType="end"/>
      </w:r>
    </w:p>
    <w:p w14:paraId="2491470F" w14:textId="77777777" w:rsidR="00525FCA" w:rsidRPr="006D4E74" w:rsidRDefault="00525FCA" w:rsidP="00144A67">
      <w:pPr>
        <w:jc w:val="center"/>
        <w:rPr>
          <w:rFonts w:cs="Times New Roman"/>
          <w:szCs w:val="24"/>
        </w:rPr>
      </w:pPr>
    </w:p>
    <w:p w14:paraId="745FCF9B" w14:textId="77777777" w:rsidR="00A938DD" w:rsidRPr="009C73C1" w:rsidRDefault="00491E78" w:rsidP="003A0C7D">
      <w:pPr>
        <w:ind w:firstLine="0"/>
        <w:jc w:val="center"/>
        <w:rPr>
          <w:rPrChange w:id="34" w:author="Micro" w:date="2013-07-15T15:47:00Z">
            <w:rPr>
              <w:lang w:val="en-US"/>
            </w:rPr>
          </w:rPrChange>
        </w:rPr>
      </w:pPr>
      <w:r w:rsidRPr="009C73C1">
        <w:rPr>
          <w:rPrChange w:id="35" w:author="Micro" w:date="2013-07-15T15:47:00Z">
            <w:rPr>
              <w:lang w:val="en-US"/>
            </w:rPr>
          </w:rPrChange>
        </w:rPr>
        <w:t>Niterói</w:t>
      </w:r>
    </w:p>
    <w:p w14:paraId="1AAC6040" w14:textId="77777777" w:rsidR="00552A48" w:rsidRPr="009C73C1" w:rsidRDefault="00CB59C7" w:rsidP="000A2BDF">
      <w:pPr>
        <w:ind w:firstLine="0"/>
        <w:jc w:val="center"/>
        <w:rPr>
          <w:rPrChange w:id="36" w:author="Micro" w:date="2013-07-15T15:47:00Z">
            <w:rPr>
              <w:lang w:val="en-US"/>
            </w:rPr>
          </w:rPrChange>
        </w:rPr>
      </w:pPr>
      <w:r w:rsidRPr="009C73C1">
        <w:rPr>
          <w:rPrChange w:id="37" w:author="Micro" w:date="2013-07-15T15:47:00Z">
            <w:rPr>
              <w:lang w:val="en-US"/>
            </w:rPr>
          </w:rPrChange>
        </w:rPr>
        <w:t>2013</w:t>
      </w:r>
      <w:r w:rsidR="00144A67" w:rsidRPr="009C73C1">
        <w:rPr>
          <w:rFonts w:cs="Times New Roman"/>
          <w:szCs w:val="24"/>
          <w:rPrChange w:id="38" w:author="Micro" w:date="2013-07-15T15:47:00Z">
            <w:rPr>
              <w:rFonts w:cs="Times New Roman"/>
              <w:szCs w:val="24"/>
              <w:lang w:val="en-US"/>
            </w:rPr>
          </w:rPrChange>
        </w:rPr>
        <w:br w:type="page"/>
      </w:r>
    </w:p>
    <w:p w14:paraId="61F5434D" w14:textId="77777777" w:rsidR="00552A48" w:rsidRPr="009C73C1" w:rsidRDefault="00552A48" w:rsidP="00144A67">
      <w:pPr>
        <w:rPr>
          <w:rPrChange w:id="39" w:author="Micro" w:date="2013-07-15T15:47:00Z">
            <w:rPr>
              <w:lang w:val="en-US"/>
            </w:rPr>
          </w:rPrChange>
        </w:rPr>
      </w:pPr>
    </w:p>
    <w:p w14:paraId="1923C8D3" w14:textId="77777777" w:rsidR="00552A48" w:rsidRPr="009C73C1" w:rsidRDefault="00552A48" w:rsidP="00144A67">
      <w:pPr>
        <w:rPr>
          <w:rPrChange w:id="40" w:author="Micro" w:date="2013-07-15T15:47:00Z">
            <w:rPr>
              <w:lang w:val="en-US"/>
            </w:rPr>
          </w:rPrChange>
        </w:rPr>
      </w:pPr>
    </w:p>
    <w:p w14:paraId="0CDC170E" w14:textId="77777777" w:rsidR="00552A48" w:rsidRPr="009C73C1" w:rsidRDefault="00552A48" w:rsidP="00144A67">
      <w:pPr>
        <w:rPr>
          <w:rPrChange w:id="41" w:author="Micro" w:date="2013-07-15T15:47:00Z">
            <w:rPr>
              <w:lang w:val="en-US"/>
            </w:rPr>
          </w:rPrChange>
        </w:rPr>
      </w:pPr>
    </w:p>
    <w:p w14:paraId="726D23BD" w14:textId="77777777" w:rsidR="00552A48" w:rsidRPr="009C73C1" w:rsidRDefault="00552A48" w:rsidP="00144A67">
      <w:pPr>
        <w:rPr>
          <w:rPrChange w:id="42" w:author="Micro" w:date="2013-07-15T15:47:00Z">
            <w:rPr>
              <w:lang w:val="en-US"/>
            </w:rPr>
          </w:rPrChange>
        </w:rPr>
      </w:pPr>
    </w:p>
    <w:p w14:paraId="6000F794" w14:textId="77777777" w:rsidR="00552A48" w:rsidRPr="009C73C1" w:rsidRDefault="00552A48" w:rsidP="00144A67">
      <w:pPr>
        <w:rPr>
          <w:rPrChange w:id="43" w:author="Micro" w:date="2013-07-15T15:47:00Z">
            <w:rPr>
              <w:lang w:val="en-US"/>
            </w:rPr>
          </w:rPrChange>
        </w:rPr>
      </w:pPr>
    </w:p>
    <w:p w14:paraId="2026D497" w14:textId="77777777" w:rsidR="00552A48" w:rsidRPr="009C73C1" w:rsidRDefault="00552A48" w:rsidP="00144A67">
      <w:pPr>
        <w:rPr>
          <w:rPrChange w:id="44" w:author="Micro" w:date="2013-07-15T15:47:00Z">
            <w:rPr>
              <w:lang w:val="en-US"/>
            </w:rPr>
          </w:rPrChange>
        </w:rPr>
      </w:pPr>
    </w:p>
    <w:p w14:paraId="0CB666F2" w14:textId="77777777" w:rsidR="00552A48" w:rsidRPr="009C73C1" w:rsidRDefault="00552A48" w:rsidP="00144A67">
      <w:pPr>
        <w:rPr>
          <w:rPrChange w:id="45" w:author="Micro" w:date="2013-07-15T15:47:00Z">
            <w:rPr>
              <w:lang w:val="en-US"/>
            </w:rPr>
          </w:rPrChange>
        </w:rPr>
      </w:pPr>
    </w:p>
    <w:p w14:paraId="4C980D55" w14:textId="77777777" w:rsidR="00552A48" w:rsidRPr="009C73C1" w:rsidRDefault="00552A48" w:rsidP="00144A67">
      <w:pPr>
        <w:rPr>
          <w:rPrChange w:id="46" w:author="Micro" w:date="2013-07-15T15:47:00Z">
            <w:rPr>
              <w:lang w:val="en-US"/>
            </w:rPr>
          </w:rPrChange>
        </w:rPr>
      </w:pPr>
    </w:p>
    <w:p w14:paraId="0044514C" w14:textId="77777777" w:rsidR="00552A48" w:rsidRPr="009C73C1" w:rsidRDefault="00552A48" w:rsidP="00144A67">
      <w:pPr>
        <w:rPr>
          <w:rPrChange w:id="47" w:author="Micro" w:date="2013-07-15T15:47:00Z">
            <w:rPr>
              <w:lang w:val="en-US"/>
            </w:rPr>
          </w:rPrChange>
        </w:rPr>
      </w:pPr>
    </w:p>
    <w:p w14:paraId="57EF74CC" w14:textId="77777777" w:rsidR="00552A48" w:rsidRPr="009C73C1" w:rsidRDefault="00552A48" w:rsidP="00144A67">
      <w:pPr>
        <w:rPr>
          <w:rPrChange w:id="48" w:author="Micro" w:date="2013-07-15T15:47:00Z">
            <w:rPr>
              <w:lang w:val="en-US"/>
            </w:rPr>
          </w:rPrChange>
        </w:rPr>
      </w:pPr>
    </w:p>
    <w:p w14:paraId="1860AC0D" w14:textId="77777777" w:rsidR="00552A48" w:rsidRPr="009C73C1" w:rsidRDefault="00552A48" w:rsidP="00144A67">
      <w:pPr>
        <w:rPr>
          <w:rPrChange w:id="49" w:author="Micro" w:date="2013-07-15T15:47:00Z">
            <w:rPr>
              <w:lang w:val="en-US"/>
            </w:rPr>
          </w:rPrChange>
        </w:rPr>
      </w:pPr>
    </w:p>
    <w:p w14:paraId="4FB52CD6" w14:textId="77777777" w:rsidR="00552A48" w:rsidRPr="009C73C1" w:rsidRDefault="00552A48" w:rsidP="00144A67">
      <w:pPr>
        <w:rPr>
          <w:rPrChange w:id="50" w:author="Micro" w:date="2013-07-15T15:47:00Z">
            <w:rPr>
              <w:lang w:val="en-US"/>
            </w:rPr>
          </w:rPrChange>
        </w:rPr>
      </w:pPr>
    </w:p>
    <w:p w14:paraId="7485FDD5" w14:textId="77777777" w:rsidR="00552A48" w:rsidRPr="009C73C1" w:rsidRDefault="00552A48" w:rsidP="00144A67">
      <w:pPr>
        <w:rPr>
          <w:rPrChange w:id="51" w:author="Micro" w:date="2013-07-15T15:47:00Z">
            <w:rPr>
              <w:lang w:val="en-US"/>
            </w:rPr>
          </w:rPrChange>
        </w:rPr>
      </w:pPr>
    </w:p>
    <w:p w14:paraId="5367CA64" w14:textId="77777777" w:rsidR="00552A48" w:rsidRPr="009C73C1" w:rsidRDefault="00552A48" w:rsidP="00144A67">
      <w:pPr>
        <w:rPr>
          <w:rPrChange w:id="52" w:author="Micro" w:date="2013-07-15T15:47:00Z">
            <w:rPr>
              <w:lang w:val="en-US"/>
            </w:rPr>
          </w:rPrChange>
        </w:rPr>
      </w:pPr>
    </w:p>
    <w:p w14:paraId="4FCC3B77" w14:textId="77777777" w:rsidR="008C0DA4" w:rsidRPr="009C73C1" w:rsidRDefault="008C0DA4" w:rsidP="00144A67">
      <w:pPr>
        <w:rPr>
          <w:rPrChange w:id="53" w:author="Micro" w:date="2013-07-15T15:47:00Z">
            <w:rPr>
              <w:lang w:val="en-US"/>
            </w:rPr>
          </w:rPrChange>
        </w:rPr>
      </w:pPr>
    </w:p>
    <w:p w14:paraId="6912159A" w14:textId="77777777" w:rsidR="008C0DA4" w:rsidRPr="009C73C1" w:rsidRDefault="008C0DA4" w:rsidP="00144A67">
      <w:pPr>
        <w:rPr>
          <w:rPrChange w:id="54" w:author="Micro" w:date="2013-07-15T15:47:00Z">
            <w:rPr>
              <w:lang w:val="en-US"/>
            </w:rPr>
          </w:rPrChange>
        </w:rPr>
      </w:pPr>
    </w:p>
    <w:p w14:paraId="75D398D2" w14:textId="77777777" w:rsidR="008C0DA4" w:rsidRPr="009C73C1" w:rsidRDefault="008C0DA4" w:rsidP="00144A67">
      <w:pPr>
        <w:rPr>
          <w:rPrChange w:id="55" w:author="Micro" w:date="2013-07-15T15:47:00Z">
            <w:rPr>
              <w:lang w:val="en-US"/>
            </w:rPr>
          </w:rPrChange>
        </w:rPr>
      </w:pPr>
    </w:p>
    <w:p w14:paraId="519AB55C" w14:textId="77777777" w:rsidR="008C0DA4" w:rsidRPr="009C73C1" w:rsidRDefault="008C0DA4" w:rsidP="00144A67">
      <w:pPr>
        <w:rPr>
          <w:rPrChange w:id="56" w:author="Micro" w:date="2013-07-15T15:47:00Z">
            <w:rPr>
              <w:lang w:val="en-US"/>
            </w:rPr>
          </w:rPrChange>
        </w:rPr>
      </w:pPr>
    </w:p>
    <w:p w14:paraId="372C7B0A" w14:textId="77777777" w:rsidR="008C0DA4" w:rsidRPr="009C73C1" w:rsidRDefault="008C0DA4" w:rsidP="00144A67">
      <w:pPr>
        <w:rPr>
          <w:rPrChange w:id="57" w:author="Micro" w:date="2013-07-15T15:47:00Z">
            <w:rPr>
              <w:lang w:val="en-US"/>
            </w:rPr>
          </w:rPrChange>
        </w:rPr>
      </w:pPr>
    </w:p>
    <w:p w14:paraId="407908B2" w14:textId="77777777" w:rsidR="008C0DA4" w:rsidRPr="009C73C1" w:rsidRDefault="008C0DA4" w:rsidP="00144A67">
      <w:pPr>
        <w:rPr>
          <w:rPrChange w:id="58" w:author="Micro" w:date="2013-07-15T15:47:00Z">
            <w:rPr>
              <w:lang w:val="en-US"/>
            </w:rPr>
          </w:rPrChange>
        </w:rPr>
      </w:pPr>
    </w:p>
    <w:p w14:paraId="7E4F7B3D" w14:textId="77777777" w:rsidR="008C0DA4" w:rsidRPr="009C73C1" w:rsidRDefault="008C0DA4" w:rsidP="00144A67">
      <w:pPr>
        <w:rPr>
          <w:rPrChange w:id="59" w:author="Micro" w:date="2013-07-15T15:47:00Z">
            <w:rPr>
              <w:lang w:val="en-US"/>
            </w:rPr>
          </w:rPrChange>
        </w:rPr>
      </w:pPr>
    </w:p>
    <w:p w14:paraId="4A37C68D" w14:textId="77777777" w:rsidR="00552A48" w:rsidRPr="009C73C1" w:rsidRDefault="00552A48" w:rsidP="00144A67">
      <w:pPr>
        <w:rPr>
          <w:rPrChange w:id="60" w:author="Micro" w:date="2013-07-15T15:47:00Z">
            <w:rPr>
              <w:lang w:val="en-US"/>
            </w:rPr>
          </w:rPrChange>
        </w:rPr>
      </w:pPr>
    </w:p>
    <w:p w14:paraId="58C8DE92" w14:textId="77777777" w:rsidR="00552A48" w:rsidRPr="009C73C1" w:rsidRDefault="00552A48" w:rsidP="00144A67">
      <w:pPr>
        <w:rPr>
          <w:rPrChange w:id="61" w:author="Micro" w:date="2013-07-15T15:47:00Z">
            <w:rPr>
              <w:lang w:val="en-US"/>
            </w:rPr>
          </w:rPrChange>
        </w:rPr>
      </w:pPr>
    </w:p>
    <w:p w14:paraId="2D0F6E97" w14:textId="77777777" w:rsidR="00552A48" w:rsidRPr="009C73C1" w:rsidRDefault="00552A48" w:rsidP="00144A67">
      <w:pPr>
        <w:rPr>
          <w:rPrChange w:id="62" w:author="Micro" w:date="2013-07-15T15:47:00Z">
            <w:rPr>
              <w:lang w:val="en-US"/>
            </w:rPr>
          </w:rPrChange>
        </w:rPr>
      </w:pPr>
    </w:p>
    <w:p w14:paraId="441271BE" w14:textId="77777777" w:rsidR="00552A48" w:rsidRPr="009C73C1" w:rsidRDefault="00552A48" w:rsidP="00144A67">
      <w:pPr>
        <w:rPr>
          <w:rPrChange w:id="63" w:author="Micro" w:date="2013-07-15T15:47:00Z">
            <w:rPr>
              <w:lang w:val="en-US"/>
            </w:rPr>
          </w:rPrChange>
        </w:rPr>
      </w:pPr>
    </w:p>
    <w:p w14:paraId="12A26C87" w14:textId="77777777" w:rsidR="00552A48" w:rsidRPr="009C73C1" w:rsidRDefault="00552A48" w:rsidP="00144A67">
      <w:pPr>
        <w:rPr>
          <w:rPrChange w:id="64" w:author="Micro" w:date="2013-07-15T15:47:00Z">
            <w:rPr>
              <w:lang w:val="en-US"/>
            </w:rPr>
          </w:rPrChange>
        </w:rPr>
      </w:pPr>
    </w:p>
    <w:p w14:paraId="7C2A3D19" w14:textId="77777777" w:rsidR="00552A48" w:rsidRPr="009C73C1" w:rsidRDefault="00552A48" w:rsidP="00144A67">
      <w:pPr>
        <w:rPr>
          <w:rPrChange w:id="65" w:author="Micro" w:date="2013-07-15T15:47:00Z">
            <w:rPr>
              <w:lang w:val="en-US"/>
            </w:rPr>
          </w:rPrChange>
        </w:rPr>
      </w:pPr>
    </w:p>
    <w:p w14:paraId="7B76E1EA" w14:textId="77777777" w:rsidR="00552A48" w:rsidRPr="009C73C1" w:rsidRDefault="00552A48" w:rsidP="00144A67">
      <w:pPr>
        <w:rPr>
          <w:rPrChange w:id="66" w:author="Micro" w:date="2013-07-15T15:47:00Z">
            <w:rPr>
              <w:lang w:val="en-US"/>
            </w:rPr>
          </w:rPrChange>
        </w:rPr>
      </w:pPr>
    </w:p>
    <w:p w14:paraId="1AC5B556" w14:textId="77777777"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14:paraId="2DCA6A4D" w14:textId="77777777" w:rsidR="008C0DA4" w:rsidRPr="00E41149" w:rsidRDefault="008C0DA4" w:rsidP="008C0DA4">
      <w:pPr>
        <w:jc w:val="left"/>
        <w:rPr>
          <w:caps/>
          <w:lang w:val="en-US"/>
        </w:rPr>
      </w:pPr>
    </w:p>
    <w:p w14:paraId="495CDF71" w14:textId="77777777" w:rsidR="008C0DA4" w:rsidRPr="00E41149" w:rsidRDefault="008C0DA4" w:rsidP="008C0DA4">
      <w:pPr>
        <w:jc w:val="left"/>
        <w:rPr>
          <w:caps/>
          <w:lang w:val="en-US"/>
        </w:rPr>
      </w:pPr>
    </w:p>
    <w:p w14:paraId="0AF4D93B" w14:textId="77777777" w:rsidR="008C0DA4" w:rsidRPr="00E41149" w:rsidRDefault="008C0DA4" w:rsidP="008C0DA4">
      <w:pPr>
        <w:jc w:val="left"/>
        <w:rPr>
          <w:caps/>
          <w:lang w:val="en-US"/>
        </w:rPr>
      </w:pPr>
    </w:p>
    <w:p w14:paraId="6E3E647A" w14:textId="77777777" w:rsidR="008C0DA4" w:rsidRPr="00E41149" w:rsidRDefault="008C0DA4" w:rsidP="008C0DA4">
      <w:pPr>
        <w:jc w:val="left"/>
        <w:rPr>
          <w:caps/>
          <w:lang w:val="en-US"/>
        </w:rPr>
      </w:pPr>
    </w:p>
    <w:p w14:paraId="6AA1976D" w14:textId="77777777" w:rsidR="008C0DA4" w:rsidRPr="00E41149" w:rsidRDefault="008C0DA4" w:rsidP="008C0DA4">
      <w:pPr>
        <w:jc w:val="left"/>
        <w:rPr>
          <w:caps/>
          <w:lang w:val="en-US"/>
        </w:rPr>
      </w:pPr>
    </w:p>
    <w:p w14:paraId="543B1B38" w14:textId="77777777" w:rsidR="008C0DA4" w:rsidRPr="00E41149" w:rsidRDefault="008C0DA4" w:rsidP="008C0DA4">
      <w:pPr>
        <w:jc w:val="left"/>
        <w:rPr>
          <w:caps/>
          <w:lang w:val="en-US"/>
        </w:rPr>
      </w:pPr>
    </w:p>
    <w:p w14:paraId="7A901F63" w14:textId="77777777" w:rsidR="008C0DA4" w:rsidRPr="00E41149" w:rsidRDefault="008C0DA4" w:rsidP="008C0DA4">
      <w:pPr>
        <w:jc w:val="left"/>
        <w:rPr>
          <w:caps/>
          <w:lang w:val="en-US"/>
        </w:rPr>
      </w:pPr>
    </w:p>
    <w:p w14:paraId="06111653" w14:textId="77777777" w:rsidR="008C0DA4" w:rsidRPr="00E41149" w:rsidRDefault="008C0DA4" w:rsidP="008C0DA4">
      <w:pPr>
        <w:jc w:val="left"/>
        <w:rPr>
          <w:caps/>
          <w:lang w:val="en-US"/>
        </w:rPr>
      </w:pPr>
    </w:p>
    <w:p w14:paraId="58921D48" w14:textId="77777777" w:rsidR="008C0DA4" w:rsidRPr="00E41149" w:rsidRDefault="008C0DA4" w:rsidP="008C0DA4">
      <w:pPr>
        <w:jc w:val="left"/>
        <w:rPr>
          <w:caps/>
          <w:lang w:val="en-US"/>
        </w:rPr>
      </w:pPr>
    </w:p>
    <w:p w14:paraId="787A36A8" w14:textId="77777777" w:rsidR="008C0DA4" w:rsidRPr="00E41149" w:rsidRDefault="008C0DA4" w:rsidP="008C0DA4">
      <w:pPr>
        <w:jc w:val="left"/>
        <w:rPr>
          <w:caps/>
          <w:lang w:val="en-US"/>
        </w:rPr>
      </w:pPr>
    </w:p>
    <w:p w14:paraId="038FD3A1" w14:textId="77777777" w:rsidR="008C0DA4" w:rsidRPr="00E41149" w:rsidRDefault="008C0DA4" w:rsidP="008C0DA4">
      <w:pPr>
        <w:jc w:val="left"/>
        <w:rPr>
          <w:caps/>
          <w:lang w:val="en-US"/>
        </w:rPr>
      </w:pPr>
    </w:p>
    <w:p w14:paraId="3FB6800F" w14:textId="77777777" w:rsidR="008C0DA4" w:rsidRPr="00E41149" w:rsidRDefault="008C0DA4" w:rsidP="008C0DA4">
      <w:pPr>
        <w:jc w:val="left"/>
        <w:rPr>
          <w:caps/>
          <w:lang w:val="en-US"/>
        </w:rPr>
      </w:pPr>
    </w:p>
    <w:p w14:paraId="575B9E9B" w14:textId="77777777" w:rsidR="008C0DA4" w:rsidRPr="00E41149" w:rsidRDefault="008C0DA4" w:rsidP="008C0DA4">
      <w:pPr>
        <w:jc w:val="left"/>
        <w:rPr>
          <w:caps/>
          <w:lang w:val="en-US"/>
        </w:rPr>
      </w:pPr>
    </w:p>
    <w:p w14:paraId="70E0945F" w14:textId="77777777" w:rsidR="008C0DA4" w:rsidRPr="00E41149" w:rsidRDefault="008C0DA4" w:rsidP="008C0DA4">
      <w:pPr>
        <w:jc w:val="left"/>
        <w:rPr>
          <w:caps/>
          <w:lang w:val="en-US"/>
        </w:rPr>
      </w:pPr>
    </w:p>
    <w:p w14:paraId="72A8E836" w14:textId="77777777" w:rsidR="008C0DA4" w:rsidRPr="00E41149" w:rsidRDefault="008C0DA4" w:rsidP="008C0DA4">
      <w:pPr>
        <w:jc w:val="left"/>
        <w:rPr>
          <w:caps/>
          <w:lang w:val="en-US"/>
        </w:rPr>
      </w:pPr>
    </w:p>
    <w:p w14:paraId="54E14871" w14:textId="77777777" w:rsidR="008C0DA4" w:rsidRPr="00E41149" w:rsidRDefault="008C0DA4" w:rsidP="008C0DA4">
      <w:pPr>
        <w:jc w:val="left"/>
        <w:rPr>
          <w:caps/>
          <w:lang w:val="en-US"/>
        </w:rPr>
      </w:pPr>
    </w:p>
    <w:p w14:paraId="61A4F562" w14:textId="77777777" w:rsidR="008C0DA4" w:rsidRPr="00E41149" w:rsidRDefault="008C0DA4" w:rsidP="008C0DA4">
      <w:pPr>
        <w:jc w:val="left"/>
        <w:rPr>
          <w:caps/>
          <w:lang w:val="en-US"/>
        </w:rPr>
      </w:pPr>
    </w:p>
    <w:p w14:paraId="1066A4BE" w14:textId="77777777" w:rsidR="008C0DA4" w:rsidRPr="00E41149" w:rsidRDefault="008C0DA4" w:rsidP="008C0DA4">
      <w:pPr>
        <w:jc w:val="left"/>
        <w:rPr>
          <w:caps/>
          <w:lang w:val="en-US"/>
        </w:rPr>
      </w:pPr>
    </w:p>
    <w:p w14:paraId="4CCAD554" w14:textId="77777777" w:rsidR="00915835" w:rsidRPr="006D4E74" w:rsidRDefault="00E5547C" w:rsidP="003A0C7D">
      <w:pPr>
        <w:ind w:left="1701" w:firstLine="0"/>
        <w:jc w:val="left"/>
        <w:rPr>
          <w:b/>
        </w:rPr>
      </w:pPr>
      <w:r>
        <w:rPr>
          <w:b/>
          <w:caps/>
        </w:rPr>
        <w:t>Acknowledgments</w:t>
      </w:r>
    </w:p>
    <w:p w14:paraId="1C66DC39" w14:textId="77777777" w:rsidR="002830AC" w:rsidRPr="006D4E74" w:rsidRDefault="0077101A"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r w:rsidRPr="001E187B">
        <w:rPr>
          <w:lang w:val="en-US"/>
        </w:rPr>
        <w:fldChar w:fldCharType="end"/>
      </w:r>
    </w:p>
    <w:p w14:paraId="311B2EFB" w14:textId="77777777" w:rsidR="008C0DA4" w:rsidRPr="006D4E74" w:rsidRDefault="008C0DA4" w:rsidP="00AC4617">
      <w:pPr>
        <w:ind w:firstLine="0"/>
        <w:rPr>
          <w:caps/>
        </w:rPr>
      </w:pPr>
      <w:r w:rsidRPr="006D4E74">
        <w:rPr>
          <w:caps/>
        </w:rPr>
        <w:br w:type="page"/>
      </w:r>
    </w:p>
    <w:p w14:paraId="7AE61677" w14:textId="77777777"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14:paraId="67F8D7C7" w14:textId="77777777"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del w:id="67" w:author="esteban clua" w:date="2013-07-12T17:56:00Z">
        <w:r w:rsidDel="000E74BC">
          <w:delText>mineirar</w:delText>
        </w:r>
        <w:r w:rsidRPr="00AE6A78" w:rsidDel="000E74BC">
          <w:delText xml:space="preserve"> </w:delText>
        </w:r>
      </w:del>
      <w:ins w:id="68" w:author="esteban clua" w:date="2013-07-12T17:56:00Z">
        <w:r w:rsidR="000E74BC">
          <w:t>buscar</w:t>
        </w:r>
        <w:r w:rsidR="000E74BC" w:rsidRPr="00AE6A78">
          <w:t xml:space="preserve"> </w:t>
        </w:r>
      </w:ins>
      <w:r w:rsidRPr="00AE6A78">
        <w:t xml:space="preserve">dados de situações específicas e até mesmo entender os aspectos educacionais em jogos sérios. Erros cometidos pelos jogadores podem resultar em falha para completar os objetivos do jogo. Estes erros, </w:t>
      </w:r>
      <w:del w:id="69" w:author="esteban clua" w:date="2013-07-12T17:58:00Z">
        <w:r w:rsidRPr="00AE6A78" w:rsidDel="000E74BC">
          <w:delText xml:space="preserve">que normalmente </w:delText>
        </w:r>
      </w:del>
      <w:ins w:id="70" w:author="esteban clua" w:date="2013-07-12T17:58:00Z">
        <w:r w:rsidR="000E74BC">
          <w:t>muitas vezes</w:t>
        </w:r>
        <w:r w:rsidR="000E74BC" w:rsidRPr="00AE6A78">
          <w:t xml:space="preserve"> </w:t>
        </w:r>
      </w:ins>
      <w:del w:id="71" w:author="esteban clua" w:date="2013-07-12T17:58:00Z">
        <w:r w:rsidRPr="00AE6A78" w:rsidDel="000E74BC">
          <w:delText xml:space="preserve">são </w:delText>
        </w:r>
      </w:del>
      <w:r w:rsidRPr="00AE6A78">
        <w:t xml:space="preserve">difíceis de </w:t>
      </w:r>
      <w:ins w:id="72" w:author="esteban clua" w:date="2013-07-12T17:58:00Z">
        <w:r w:rsidR="000E74BC">
          <w:t xml:space="preserve">serem </w:t>
        </w:r>
      </w:ins>
      <w:r w:rsidRPr="00AE6A78">
        <w:t>detecta</w:t>
      </w:r>
      <w:ins w:id="73" w:author="esteban clua" w:date="2013-07-12T17:58:00Z">
        <w:r w:rsidR="000E74BC">
          <w:t>dos</w:t>
        </w:r>
      </w:ins>
      <w:del w:id="74" w:author="esteban clua" w:date="2013-07-12T17:58:00Z">
        <w:r w:rsidRPr="00AE6A78" w:rsidDel="000E74BC">
          <w:delText>r</w:delText>
        </w:r>
      </w:del>
      <w:r w:rsidRPr="00AE6A78">
        <w:t xml:space="preserve"> ou reproduzi</w:t>
      </w:r>
      <w:ins w:id="75" w:author="esteban clua" w:date="2013-07-12T17:58:00Z">
        <w:r w:rsidR="000E74BC">
          <w:t>dos</w:t>
        </w:r>
      </w:ins>
      <w:del w:id="76" w:author="esteban clua" w:date="2013-07-12T17:58:00Z">
        <w:r w:rsidRPr="00AE6A78" w:rsidDel="000E74BC">
          <w:delText>r</w:delText>
        </w:r>
      </w:del>
      <w:r w:rsidRPr="00AE6A78">
        <w:t xml:space="preserve"> em </w:t>
      </w:r>
      <w:r>
        <w:t>sessões</w:t>
      </w:r>
      <w:r w:rsidRPr="00AE6A78">
        <w:t xml:space="preserve"> subsequentes, prejudica</w:t>
      </w:r>
      <w:r>
        <w:t>m diretamente a capacidade</w:t>
      </w:r>
      <w:r w:rsidRPr="00AE6A78">
        <w:t xml:space="preserve"> de aprendizagem dos jogos sérios</w:t>
      </w:r>
      <w:ins w:id="77" w:author="esteban clua" w:date="2013-07-12T17:58:00Z">
        <w:r w:rsidR="000E74BC">
          <w:t xml:space="preserve"> ou comprometem aspectos lúdicos de um jogo</w:t>
        </w:r>
      </w:ins>
      <w:r w:rsidRPr="00AE6A78">
        <w:t>. Para resolver esta questão, apresentamos uma nova abordagem basea</w:t>
      </w:r>
      <w:r>
        <w:t>da em conceitos de proveniência</w:t>
      </w:r>
      <w:r w:rsidRPr="00AE6A78">
        <w:t xml:space="preserve"> a fim de modelar e representar um fluxo de jogo. </w:t>
      </w:r>
      <w:del w:id="78" w:author="esteban clua" w:date="2013-07-12T17:59:00Z">
        <w:r w:rsidDel="000E74BC">
          <w:delText>Desta forma</w:delText>
        </w:r>
      </w:del>
      <w:ins w:id="79" w:author="esteban clua" w:date="2013-07-12T17:59:00Z">
        <w:r w:rsidR="000E74BC">
          <w:t>Primeiramente</w:t>
        </w:r>
      </w:ins>
      <w:r>
        <w:t xml:space="preserve">, </w:t>
      </w:r>
      <w:ins w:id="80" w:author="esteban clua" w:date="2013-07-12T17:59:00Z">
        <w:r w:rsidR="000E74BC">
          <w:t xml:space="preserve">propomos um processo de modelar e mapear </w:t>
        </w:r>
      </w:ins>
      <w:r w:rsidRPr="00AE6A78">
        <w:t xml:space="preserve">os dados do jogo </w:t>
      </w:r>
      <w:del w:id="81" w:author="esteban clua" w:date="2013-07-12T18:00:00Z">
        <w:r w:rsidDel="000E74BC">
          <w:delText>são modelados e mapeados</w:delText>
        </w:r>
        <w:r w:rsidRPr="00AE6A78" w:rsidDel="000E74BC">
          <w:delText xml:space="preserve"> </w:delText>
        </w:r>
      </w:del>
      <w:r>
        <w:t>par</w:t>
      </w:r>
      <w:r w:rsidRPr="00AE6A78">
        <w:t xml:space="preserve">a </w:t>
      </w:r>
      <w:ins w:id="82" w:author="esteban clua" w:date="2013-07-12T18:00:00Z">
        <w:r w:rsidR="000E74BC">
          <w:t xml:space="preserve">o conceito de </w:t>
        </w:r>
      </w:ins>
      <w:r w:rsidRPr="00AE6A78">
        <w:t>proveniência, a fim d</w:t>
      </w:r>
      <w:r>
        <w:t>e gerar um grafo proveniência que é utilizado</w:t>
      </w:r>
      <w:r w:rsidRPr="00AE6A78">
        <w:t xml:space="preserve"> para </w:t>
      </w:r>
      <w:ins w:id="83" w:author="esteban clua" w:date="2013-07-12T18:00:00Z">
        <w:r w:rsidR="000E74BC">
          <w:t xml:space="preserve">posterior </w:t>
        </w:r>
      </w:ins>
      <w:r w:rsidRPr="00AE6A78">
        <w:t xml:space="preserve">análise. Como prova de conceito, </w:t>
      </w:r>
      <w:r>
        <w:t>a abordagem proposta</w:t>
      </w:r>
      <w:r w:rsidRPr="00AE6A78">
        <w:t xml:space="preserve"> e </w:t>
      </w:r>
      <w:r>
        <w:t>a geração do</w:t>
      </w:r>
      <w:r w:rsidRPr="00AE6A78">
        <w:t xml:space="preserve"> gr</w:t>
      </w:r>
      <w:r>
        <w:t xml:space="preserve">afo foram </w:t>
      </w:r>
      <w:del w:id="84" w:author="esteban clua" w:date="2013-07-12T18:00:00Z">
        <w:r w:rsidDel="000E74BC">
          <w:delText>instanciadas</w:delText>
        </w:r>
        <w:r w:rsidRPr="00AE6A78" w:rsidDel="000E74BC">
          <w:delText xml:space="preserve"> </w:delText>
        </w:r>
      </w:del>
      <w:ins w:id="85" w:author="esteban clua" w:date="2013-07-12T18:00:00Z">
        <w:r w:rsidR="000E74BC">
          <w:t>aplicadas</w:t>
        </w:r>
        <w:r w:rsidR="000E74BC" w:rsidRPr="00AE6A78">
          <w:t xml:space="preserve"> </w:t>
        </w:r>
      </w:ins>
      <w:r w:rsidRPr="00AE6A78">
        <w:t xml:space="preserve">em um jogo de Engenharia de Software, </w:t>
      </w:r>
      <w:r>
        <w:t>permitindo</w:t>
      </w:r>
      <w:r w:rsidRPr="00AE6A78">
        <w:t xml:space="preserve"> </w:t>
      </w:r>
      <w:commentRangeStart w:id="86"/>
      <w:r>
        <w:t>jogadores</w:t>
      </w:r>
      <w:r w:rsidRPr="00AE6A78">
        <w:t xml:space="preserve"> </w:t>
      </w:r>
      <w:commentRangeEnd w:id="86"/>
      <w:r w:rsidR="000E74BC">
        <w:rPr>
          <w:rStyle w:val="Refdecomentrio"/>
        </w:rPr>
        <w:commentReference w:id="86"/>
      </w:r>
      <w:r w:rsidRPr="00AE6A78">
        <w:t>identificar</w:t>
      </w:r>
      <w:r>
        <w:t>em</w:t>
      </w:r>
      <w:r w:rsidRPr="00AE6A78">
        <w:t xml:space="preserve"> seus erros e aprender</w:t>
      </w:r>
      <w:r>
        <w:t>em</w:t>
      </w:r>
      <w:r w:rsidRPr="00AE6A78">
        <w:t xml:space="preserve"> com eles,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14:paraId="507AD392" w14:textId="77777777" w:rsidR="00C815D6" w:rsidRPr="0087188B" w:rsidRDefault="00C815D6" w:rsidP="00144A67">
      <w:pPr>
        <w:rPr>
          <w:b/>
        </w:rPr>
      </w:pPr>
    </w:p>
    <w:p w14:paraId="13135F8F" w14:textId="77777777" w:rsidR="00915835" w:rsidRPr="006D4E74" w:rsidRDefault="0079691A" w:rsidP="004913AD">
      <w:pPr>
        <w:ind w:firstLine="0"/>
      </w:pPr>
      <w:r w:rsidRPr="00E738AC">
        <w:rPr>
          <w:b/>
        </w:rPr>
        <w:t xml:space="preserve">Palavras-chave: </w:t>
      </w:r>
      <w:r w:rsidR="000A2BDF" w:rsidRPr="00E738AC">
        <w:rPr>
          <w:b/>
        </w:rPr>
        <w:t xml:space="preserve">fluxo de jogo, </w:t>
      </w:r>
      <w:r w:rsidR="0087188B" w:rsidRPr="00E738AC">
        <w:rPr>
          <w:b/>
        </w:rPr>
        <w:t xml:space="preserve">analise,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14:paraId="6945AA6B" w14:textId="77777777" w:rsidR="00895E77" w:rsidRPr="006D4E74" w:rsidRDefault="00895E77">
      <w:pPr>
        <w:spacing w:after="200" w:line="276" w:lineRule="auto"/>
        <w:jc w:val="left"/>
      </w:pPr>
      <w:r w:rsidRPr="006D4E74">
        <w:br w:type="page"/>
      </w:r>
    </w:p>
    <w:p w14:paraId="30A7B0ED" w14:textId="77777777" w:rsidR="00915835" w:rsidRPr="002703E3" w:rsidRDefault="00170830" w:rsidP="004913AD">
      <w:pPr>
        <w:spacing w:after="360"/>
        <w:ind w:firstLine="0"/>
        <w:jc w:val="center"/>
        <w:rPr>
          <w:b/>
          <w:caps/>
          <w:sz w:val="28"/>
          <w:szCs w:val="28"/>
          <w:lang w:val="en-US"/>
        </w:rPr>
      </w:pPr>
      <w:commentRangeStart w:id="87"/>
      <w:r w:rsidRPr="002703E3">
        <w:rPr>
          <w:b/>
          <w:caps/>
          <w:sz w:val="28"/>
          <w:szCs w:val="28"/>
          <w:lang w:val="en-US"/>
        </w:rPr>
        <w:lastRenderedPageBreak/>
        <w:t>Abstract</w:t>
      </w:r>
      <w:commentRangeEnd w:id="87"/>
      <w:r w:rsidR="000E74BC">
        <w:rPr>
          <w:rStyle w:val="Refdecomentrio"/>
        </w:rPr>
        <w:commentReference w:id="87"/>
      </w:r>
    </w:p>
    <w:p w14:paraId="2C3B36B6" w14:textId="77777777" w:rsidR="0087188B" w:rsidRDefault="0087188B" w:rsidP="0087188B">
      <w:pPr>
        <w:rPr>
          <w:rFonts w:eastAsia="Calibri"/>
          <w:lang w:val="en-US"/>
        </w:rPr>
      </w:pPr>
      <w:r w:rsidRPr="00C131F8">
        <w:rPr>
          <w:rFonts w:eastAsia="Calibri"/>
          <w:lang w:val="en-US"/>
        </w:rPr>
        <w:t>Winning or losing a game session is the final consequence of a series of decisions and actions made during the game. The analysis and understanding of events, mistakes, and flows of a concrete game play may be useful for different reasons: understanding problems of gameplay, data mining of specific situations, and even understanding educational aspects in serious games.</w:t>
      </w:r>
      <w:r>
        <w:rPr>
          <w:rFonts w:eastAsia="Calibri"/>
          <w:lang w:val="en-US"/>
        </w:rPr>
        <w:t xml:space="preserve"> </w:t>
      </w:r>
      <w:r w:rsidRPr="007469ED">
        <w:rPr>
          <w:rFonts w:eastAsia="Calibri"/>
          <w:lang w:val="en-US"/>
        </w:rPr>
        <w:t>Mistakes made by players may result in failure to complete the game objectives. These mistakes, which are usually difficult to spot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we introduce a novel approach based on provenance concepts to model and represent a game flow. We model the game data and map it to provenance</w:t>
      </w:r>
      <w:r>
        <w:rPr>
          <w:rFonts w:eastAsia="Calibri"/>
          <w:lang w:val="en-US"/>
        </w:rPr>
        <w:t>,</w:t>
      </w:r>
      <w:r w:rsidRPr="00C131F8">
        <w:rPr>
          <w:rFonts w:eastAsia="Calibri"/>
          <w:lang w:val="en-US"/>
        </w:rPr>
        <w:t xml:space="preserve"> generat</w:t>
      </w:r>
      <w:r>
        <w:rPr>
          <w:rFonts w:eastAsia="Calibri"/>
          <w:lang w:val="en-US"/>
        </w:rPr>
        <w:t>ing</w:t>
      </w:r>
      <w:r w:rsidRPr="00C131F8">
        <w:rPr>
          <w:rFonts w:eastAsia="Calibri"/>
          <w:lang w:val="en-US"/>
        </w:rPr>
        <w:t xml:space="preserve"> a provenance graph, used for analysis. As a proof of concept, we also instantiated our proposed framework and graph generation in a Software Engineering game, allowing players to identify their mistakes and learn through them by analyzing the generated provenance graph from collected gameplay data. </w:t>
      </w:r>
    </w:p>
    <w:p w14:paraId="76AEA9F3" w14:textId="77777777" w:rsidR="00097A67" w:rsidRPr="002703E3" w:rsidRDefault="00097A67" w:rsidP="00144A67">
      <w:pPr>
        <w:rPr>
          <w:lang w:val="en-US"/>
        </w:rPr>
      </w:pPr>
    </w:p>
    <w:p w14:paraId="25BAB435" w14:textId="77777777"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Game flow, analysis, player behavior, data logging, gameplay, provenance, graph.</w:t>
      </w:r>
    </w:p>
    <w:p w14:paraId="06A02282" w14:textId="77777777" w:rsidR="00895E77" w:rsidRPr="0087188B" w:rsidRDefault="00895E77">
      <w:pPr>
        <w:spacing w:after="200" w:line="276" w:lineRule="auto"/>
        <w:jc w:val="left"/>
        <w:rPr>
          <w:caps/>
          <w:lang w:val="en-US"/>
        </w:rPr>
      </w:pPr>
      <w:r w:rsidRPr="0087188B">
        <w:rPr>
          <w:caps/>
          <w:lang w:val="en-US"/>
        </w:rPr>
        <w:br w:type="page"/>
      </w:r>
    </w:p>
    <w:p w14:paraId="4858931E" w14:textId="77777777"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14:paraId="0910C117" w14:textId="77777777" w:rsidR="00E5547C" w:rsidRDefault="0077101A" w:rsidP="00E5547C">
      <w:pPr>
        <w:pStyle w:val="ndicedeilustra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124118" w:history="1">
        <w:r w:rsidR="00E5547C" w:rsidRPr="006E1CA7">
          <w:rPr>
            <w:rStyle w:val="Hyperlink"/>
            <w:noProof/>
            <w:lang w:val="en-US"/>
          </w:rPr>
          <w:t>Figure 1: A heat map representing shotgun kills on Gears of Wars 2.</w:t>
        </w:r>
        <w:r w:rsidR="00E5547C">
          <w:rPr>
            <w:noProof/>
            <w:webHidden/>
          </w:rPr>
          <w:tab/>
        </w:r>
        <w:r>
          <w:rPr>
            <w:noProof/>
            <w:webHidden/>
          </w:rPr>
          <w:fldChar w:fldCharType="begin"/>
        </w:r>
        <w:r w:rsidR="00E5547C">
          <w:rPr>
            <w:noProof/>
            <w:webHidden/>
          </w:rPr>
          <w:instrText xml:space="preserve"> PAGEREF _Toc361124118 \h </w:instrText>
        </w:r>
        <w:r>
          <w:rPr>
            <w:noProof/>
            <w:webHidden/>
          </w:rPr>
        </w:r>
        <w:r>
          <w:rPr>
            <w:noProof/>
            <w:webHidden/>
          </w:rPr>
          <w:fldChar w:fldCharType="separate"/>
        </w:r>
        <w:r w:rsidR="0063085F">
          <w:rPr>
            <w:noProof/>
            <w:webHidden/>
          </w:rPr>
          <w:t>21</w:t>
        </w:r>
        <w:r>
          <w:rPr>
            <w:noProof/>
            <w:webHidden/>
          </w:rPr>
          <w:fldChar w:fldCharType="end"/>
        </w:r>
      </w:hyperlink>
    </w:p>
    <w:p w14:paraId="62CC4501"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19" w:history="1">
        <w:r w:rsidR="00E5547C" w:rsidRPr="006E1CA7">
          <w:rPr>
            <w:rStyle w:val="Hyperlink"/>
            <w:noProof/>
            <w:lang w:val="en-US"/>
          </w:rPr>
          <w:t xml:space="preserve">Figure 2: The TRUE architecture. Figure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sidR="0077101A">
          <w:rPr>
            <w:noProof/>
            <w:webHidden/>
          </w:rPr>
          <w:fldChar w:fldCharType="begin"/>
        </w:r>
        <w:r w:rsidR="00E5547C">
          <w:rPr>
            <w:noProof/>
            <w:webHidden/>
          </w:rPr>
          <w:instrText xml:space="preserve"> PAGEREF _Toc361124119 \h </w:instrText>
        </w:r>
        <w:r w:rsidR="0077101A">
          <w:rPr>
            <w:noProof/>
            <w:webHidden/>
          </w:rPr>
        </w:r>
        <w:r w:rsidR="0077101A">
          <w:rPr>
            <w:noProof/>
            <w:webHidden/>
          </w:rPr>
          <w:fldChar w:fldCharType="separate"/>
        </w:r>
        <w:r w:rsidR="0063085F">
          <w:rPr>
            <w:noProof/>
            <w:webHidden/>
          </w:rPr>
          <w:t>24</w:t>
        </w:r>
        <w:r w:rsidR="0077101A">
          <w:rPr>
            <w:noProof/>
            <w:webHidden/>
          </w:rPr>
          <w:fldChar w:fldCharType="end"/>
        </w:r>
      </w:hyperlink>
    </w:p>
    <w:p w14:paraId="5180134D"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0" w:history="1">
        <w:r w:rsidR="00E5547C" w:rsidRPr="006E1CA7">
          <w:rPr>
            <w:rStyle w:val="Hyperlink"/>
            <w:noProof/>
            <w:lang w:val="en-US"/>
          </w:rPr>
          <w:t xml:space="preserve">Figure 3: Examples of data visualization from TRUE. Figures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sidR="0077101A">
          <w:rPr>
            <w:noProof/>
            <w:webHidden/>
          </w:rPr>
          <w:fldChar w:fldCharType="begin"/>
        </w:r>
        <w:r w:rsidR="00E5547C">
          <w:rPr>
            <w:noProof/>
            <w:webHidden/>
          </w:rPr>
          <w:instrText xml:space="preserve"> PAGEREF _Toc361124120 \h </w:instrText>
        </w:r>
        <w:r w:rsidR="0077101A">
          <w:rPr>
            <w:noProof/>
            <w:webHidden/>
          </w:rPr>
        </w:r>
        <w:r w:rsidR="0077101A">
          <w:rPr>
            <w:noProof/>
            <w:webHidden/>
          </w:rPr>
          <w:fldChar w:fldCharType="separate"/>
        </w:r>
        <w:r w:rsidR="0063085F">
          <w:rPr>
            <w:noProof/>
            <w:webHidden/>
          </w:rPr>
          <w:t>25</w:t>
        </w:r>
        <w:r w:rsidR="0077101A">
          <w:rPr>
            <w:noProof/>
            <w:webHidden/>
          </w:rPr>
          <w:fldChar w:fldCharType="end"/>
        </w:r>
      </w:hyperlink>
    </w:p>
    <w:p w14:paraId="397145F1"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1" w:history="1">
        <w:r w:rsidR="00E5547C" w:rsidRPr="006E1CA7">
          <w:rPr>
            <w:rStyle w:val="Hyperlink"/>
            <w:noProof/>
            <w:lang w:val="en-US"/>
          </w:rPr>
          <w:t xml:space="preserve">Figure 4: Playtracer state visualization. Figure taken from LIU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(2011)</w:t>
        </w:r>
        <w:r w:rsidR="00E5547C" w:rsidRPr="006E1CA7">
          <w:rPr>
            <w:rStyle w:val="Hyperlink"/>
            <w:noProof/>
            <w:lang w:val="en-US"/>
          </w:rPr>
          <w:t>.</w:t>
        </w:r>
        <w:r w:rsidR="00E5547C">
          <w:rPr>
            <w:noProof/>
            <w:webHidden/>
          </w:rPr>
          <w:tab/>
        </w:r>
        <w:r w:rsidR="0077101A">
          <w:rPr>
            <w:noProof/>
            <w:webHidden/>
          </w:rPr>
          <w:fldChar w:fldCharType="begin"/>
        </w:r>
        <w:r w:rsidR="00E5547C">
          <w:rPr>
            <w:noProof/>
            <w:webHidden/>
          </w:rPr>
          <w:instrText xml:space="preserve"> PAGEREF _Toc361124121 \h </w:instrText>
        </w:r>
        <w:r w:rsidR="0077101A">
          <w:rPr>
            <w:noProof/>
            <w:webHidden/>
          </w:rPr>
        </w:r>
        <w:r w:rsidR="0077101A">
          <w:rPr>
            <w:noProof/>
            <w:webHidden/>
          </w:rPr>
          <w:fldChar w:fldCharType="separate"/>
        </w:r>
        <w:r w:rsidR="0063085F">
          <w:rPr>
            <w:noProof/>
            <w:webHidden/>
          </w:rPr>
          <w:t>27</w:t>
        </w:r>
        <w:r w:rsidR="0077101A">
          <w:rPr>
            <w:noProof/>
            <w:webHidden/>
          </w:rPr>
          <w:fldChar w:fldCharType="end"/>
        </w:r>
      </w:hyperlink>
    </w:p>
    <w:p w14:paraId="499507A4"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2" w:history="1">
        <w:r w:rsidR="00E5547C" w:rsidRPr="006E1CA7">
          <w:rPr>
            <w:rStyle w:val="Hyperlink"/>
            <w:noProof/>
            <w:lang w:val="en-US"/>
          </w:rPr>
          <w:t xml:space="preserve">Figure 5: Basic elements from the Play-Graph. Figure taken from WALLNER </w:t>
        </w:r>
        <w:r w:rsidR="00E5547C" w:rsidRPr="006E1CA7">
          <w:rPr>
            <w:rStyle w:val="Hyperlink"/>
            <w:rFonts w:cs="Times New Roman"/>
            <w:noProof/>
            <w:lang w:val="en-US"/>
          </w:rPr>
          <w:t>(2013)</w:t>
        </w:r>
        <w:r w:rsidR="00E5547C" w:rsidRPr="006E1CA7">
          <w:rPr>
            <w:rStyle w:val="Hyperlink"/>
            <w:noProof/>
            <w:lang w:val="en-US"/>
          </w:rPr>
          <w:t>.</w:t>
        </w:r>
        <w:r w:rsidR="00E5547C">
          <w:rPr>
            <w:noProof/>
            <w:webHidden/>
          </w:rPr>
          <w:tab/>
        </w:r>
        <w:r w:rsidR="0077101A">
          <w:rPr>
            <w:noProof/>
            <w:webHidden/>
          </w:rPr>
          <w:fldChar w:fldCharType="begin"/>
        </w:r>
        <w:r w:rsidR="00E5547C">
          <w:rPr>
            <w:noProof/>
            <w:webHidden/>
          </w:rPr>
          <w:instrText xml:space="preserve"> PAGEREF _Toc361124122 \h </w:instrText>
        </w:r>
        <w:r w:rsidR="0077101A">
          <w:rPr>
            <w:noProof/>
            <w:webHidden/>
          </w:rPr>
        </w:r>
        <w:r w:rsidR="0077101A">
          <w:rPr>
            <w:noProof/>
            <w:webHidden/>
          </w:rPr>
          <w:fldChar w:fldCharType="separate"/>
        </w:r>
        <w:r w:rsidR="0063085F">
          <w:rPr>
            <w:noProof/>
            <w:webHidden/>
          </w:rPr>
          <w:t>29</w:t>
        </w:r>
        <w:r w:rsidR="0077101A">
          <w:rPr>
            <w:noProof/>
            <w:webHidden/>
          </w:rPr>
          <w:fldChar w:fldCharType="end"/>
        </w:r>
      </w:hyperlink>
    </w:p>
    <w:p w14:paraId="7552F74A"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3" w:history="1">
        <w:r w:rsidR="00E5547C" w:rsidRPr="006E1CA7">
          <w:rPr>
            <w:rStyle w:val="Hyperlink"/>
            <w:noProof/>
            <w:lang w:val="en-US"/>
          </w:rPr>
          <w:t xml:space="preserve">Figure 6: Edges in OPM. Adapted from MOREAU </w:t>
        </w:r>
        <w:r w:rsidR="00E5547C" w:rsidRPr="006E1CA7">
          <w:rPr>
            <w:rStyle w:val="Hyperlink"/>
            <w:i/>
            <w:noProof/>
            <w:lang w:val="en-US"/>
          </w:rPr>
          <w:t>et al.</w:t>
        </w:r>
        <w:r w:rsidR="00E5547C" w:rsidRPr="006E1CA7">
          <w:rPr>
            <w:rStyle w:val="Hyperlink"/>
            <w:rFonts w:cs="Times New Roman"/>
            <w:noProof/>
          </w:rPr>
          <w:t>(2007)</w:t>
        </w:r>
        <w:r w:rsidR="00E5547C" w:rsidRPr="006E1CA7">
          <w:rPr>
            <w:rStyle w:val="Hyperlink"/>
            <w:noProof/>
            <w:lang w:val="en-US"/>
          </w:rPr>
          <w:t>.</w:t>
        </w:r>
        <w:r w:rsidR="00E5547C">
          <w:rPr>
            <w:noProof/>
            <w:webHidden/>
          </w:rPr>
          <w:tab/>
        </w:r>
        <w:r w:rsidR="0077101A">
          <w:rPr>
            <w:noProof/>
            <w:webHidden/>
          </w:rPr>
          <w:fldChar w:fldCharType="begin"/>
        </w:r>
        <w:r w:rsidR="00E5547C">
          <w:rPr>
            <w:noProof/>
            <w:webHidden/>
          </w:rPr>
          <w:instrText xml:space="preserve"> PAGEREF _Toc361124123 \h </w:instrText>
        </w:r>
        <w:r w:rsidR="0077101A">
          <w:rPr>
            <w:noProof/>
            <w:webHidden/>
          </w:rPr>
        </w:r>
        <w:r w:rsidR="0077101A">
          <w:rPr>
            <w:noProof/>
            <w:webHidden/>
          </w:rPr>
          <w:fldChar w:fldCharType="separate"/>
        </w:r>
        <w:r w:rsidR="0063085F">
          <w:rPr>
            <w:noProof/>
            <w:webHidden/>
          </w:rPr>
          <w:t>36</w:t>
        </w:r>
        <w:r w:rsidR="0077101A">
          <w:rPr>
            <w:noProof/>
            <w:webHidden/>
          </w:rPr>
          <w:fldChar w:fldCharType="end"/>
        </w:r>
      </w:hyperlink>
    </w:p>
    <w:p w14:paraId="0AE5D47D"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4" w:history="1">
        <w:r w:rsidR="00E5547C" w:rsidRPr="006E1CA7">
          <w:rPr>
            <w:rStyle w:val="Hyperlink"/>
            <w:noProof/>
            <w:lang w:val="en-US"/>
          </w:rPr>
          <w:t>Figure 7: A simplified cake’s provenance graph.</w:t>
        </w:r>
        <w:r w:rsidR="00E5547C">
          <w:rPr>
            <w:noProof/>
            <w:webHidden/>
          </w:rPr>
          <w:tab/>
        </w:r>
        <w:r w:rsidR="0077101A">
          <w:rPr>
            <w:noProof/>
            <w:webHidden/>
          </w:rPr>
          <w:fldChar w:fldCharType="begin"/>
        </w:r>
        <w:r w:rsidR="00E5547C">
          <w:rPr>
            <w:noProof/>
            <w:webHidden/>
          </w:rPr>
          <w:instrText xml:space="preserve"> PAGEREF _Toc361124124 \h </w:instrText>
        </w:r>
        <w:r w:rsidR="0077101A">
          <w:rPr>
            <w:noProof/>
            <w:webHidden/>
          </w:rPr>
        </w:r>
        <w:r w:rsidR="0077101A">
          <w:rPr>
            <w:noProof/>
            <w:webHidden/>
          </w:rPr>
          <w:fldChar w:fldCharType="separate"/>
        </w:r>
        <w:r w:rsidR="0063085F">
          <w:rPr>
            <w:noProof/>
            <w:webHidden/>
          </w:rPr>
          <w:t>36</w:t>
        </w:r>
        <w:r w:rsidR="0077101A">
          <w:rPr>
            <w:noProof/>
            <w:webHidden/>
          </w:rPr>
          <w:fldChar w:fldCharType="end"/>
        </w:r>
      </w:hyperlink>
    </w:p>
    <w:p w14:paraId="2E15639A"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5" w:history="1">
        <w:r w:rsidR="00E5547C" w:rsidRPr="006E1CA7">
          <w:rPr>
            <w:rStyle w:val="Hyperlink"/>
            <w:noProof/>
            <w:lang w:val="en-US"/>
          </w:rPr>
          <w:t>Figure 8: Artifact introduction and elimination using the cake example.</w:t>
        </w:r>
        <w:r w:rsidR="00E5547C">
          <w:rPr>
            <w:noProof/>
            <w:webHidden/>
          </w:rPr>
          <w:tab/>
        </w:r>
        <w:r w:rsidR="0077101A">
          <w:rPr>
            <w:noProof/>
            <w:webHidden/>
          </w:rPr>
          <w:fldChar w:fldCharType="begin"/>
        </w:r>
        <w:r w:rsidR="00E5547C">
          <w:rPr>
            <w:noProof/>
            <w:webHidden/>
          </w:rPr>
          <w:instrText xml:space="preserve"> PAGEREF _Toc361124125 \h </w:instrText>
        </w:r>
        <w:r w:rsidR="0077101A">
          <w:rPr>
            <w:noProof/>
            <w:webHidden/>
          </w:rPr>
        </w:r>
        <w:r w:rsidR="0077101A">
          <w:rPr>
            <w:noProof/>
            <w:webHidden/>
          </w:rPr>
          <w:fldChar w:fldCharType="separate"/>
        </w:r>
        <w:r w:rsidR="0063085F">
          <w:rPr>
            <w:noProof/>
            <w:webHidden/>
          </w:rPr>
          <w:t>38</w:t>
        </w:r>
        <w:r w:rsidR="0077101A">
          <w:rPr>
            <w:noProof/>
            <w:webHidden/>
          </w:rPr>
          <w:fldChar w:fldCharType="end"/>
        </w:r>
      </w:hyperlink>
    </w:p>
    <w:p w14:paraId="059ADA86"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6" w:history="1">
        <w:r w:rsidR="00E5547C" w:rsidRPr="006E1CA7">
          <w:rPr>
            <w:rStyle w:val="Hyperlink"/>
            <w:noProof/>
            <w:lang w:val="en-US"/>
          </w:rPr>
          <w:t>Figure 9: Process introduction and elimination in the cake example.</w:t>
        </w:r>
        <w:r w:rsidR="00E5547C">
          <w:rPr>
            <w:noProof/>
            <w:webHidden/>
          </w:rPr>
          <w:tab/>
        </w:r>
        <w:r w:rsidR="0077101A">
          <w:rPr>
            <w:noProof/>
            <w:webHidden/>
          </w:rPr>
          <w:fldChar w:fldCharType="begin"/>
        </w:r>
        <w:r w:rsidR="00E5547C">
          <w:rPr>
            <w:noProof/>
            <w:webHidden/>
          </w:rPr>
          <w:instrText xml:space="preserve"> PAGEREF _Toc361124126 \h </w:instrText>
        </w:r>
        <w:r w:rsidR="0077101A">
          <w:rPr>
            <w:noProof/>
            <w:webHidden/>
          </w:rPr>
        </w:r>
        <w:r w:rsidR="0077101A">
          <w:rPr>
            <w:noProof/>
            <w:webHidden/>
          </w:rPr>
          <w:fldChar w:fldCharType="separate"/>
        </w:r>
        <w:r w:rsidR="0063085F">
          <w:rPr>
            <w:noProof/>
            <w:webHidden/>
          </w:rPr>
          <w:t>39</w:t>
        </w:r>
        <w:r w:rsidR="0077101A">
          <w:rPr>
            <w:noProof/>
            <w:webHidden/>
          </w:rPr>
          <w:fldChar w:fldCharType="end"/>
        </w:r>
      </w:hyperlink>
    </w:p>
    <w:p w14:paraId="20BDF669"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7" w:history="1">
        <w:r w:rsidR="00E5547C" w:rsidRPr="006E1CA7">
          <w:rPr>
            <w:rStyle w:val="Hyperlink"/>
            <w:noProof/>
            <w:lang w:val="en-US"/>
          </w:rPr>
          <w:t>Figure 10: Multi-step edges in the cake example.</w:t>
        </w:r>
        <w:r w:rsidR="00E5547C">
          <w:rPr>
            <w:noProof/>
            <w:webHidden/>
          </w:rPr>
          <w:tab/>
        </w:r>
        <w:r w:rsidR="0077101A">
          <w:rPr>
            <w:noProof/>
            <w:webHidden/>
          </w:rPr>
          <w:fldChar w:fldCharType="begin"/>
        </w:r>
        <w:r w:rsidR="00E5547C">
          <w:rPr>
            <w:noProof/>
            <w:webHidden/>
          </w:rPr>
          <w:instrText xml:space="preserve"> PAGEREF _Toc361124127 \h </w:instrText>
        </w:r>
        <w:r w:rsidR="0077101A">
          <w:rPr>
            <w:noProof/>
            <w:webHidden/>
          </w:rPr>
        </w:r>
        <w:r w:rsidR="0077101A">
          <w:rPr>
            <w:noProof/>
            <w:webHidden/>
          </w:rPr>
          <w:fldChar w:fldCharType="separate"/>
        </w:r>
        <w:r w:rsidR="0063085F">
          <w:rPr>
            <w:noProof/>
            <w:webHidden/>
          </w:rPr>
          <w:t>40</w:t>
        </w:r>
        <w:r w:rsidR="0077101A">
          <w:rPr>
            <w:noProof/>
            <w:webHidden/>
          </w:rPr>
          <w:fldChar w:fldCharType="end"/>
        </w:r>
      </w:hyperlink>
    </w:p>
    <w:p w14:paraId="32A2E8AC"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8" w:history="1">
        <w:r w:rsidR="00E5547C" w:rsidRPr="006E1CA7">
          <w:rPr>
            <w:rStyle w:val="Hyperlink"/>
            <w:noProof/>
            <w:lang w:val="en-US"/>
          </w:rPr>
          <w:t xml:space="preserve">Figure 11: OPM’s Layered Architecture. Adapted from MOREAU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(2007)</w:t>
        </w:r>
        <w:r w:rsidR="00E5547C">
          <w:rPr>
            <w:noProof/>
            <w:webHidden/>
          </w:rPr>
          <w:tab/>
        </w:r>
        <w:r w:rsidR="0077101A">
          <w:rPr>
            <w:noProof/>
            <w:webHidden/>
          </w:rPr>
          <w:fldChar w:fldCharType="begin"/>
        </w:r>
        <w:r w:rsidR="00E5547C">
          <w:rPr>
            <w:noProof/>
            <w:webHidden/>
          </w:rPr>
          <w:instrText xml:space="preserve"> PAGEREF _Toc361124128 \h </w:instrText>
        </w:r>
        <w:r w:rsidR="0077101A">
          <w:rPr>
            <w:noProof/>
            <w:webHidden/>
          </w:rPr>
        </w:r>
        <w:r w:rsidR="0077101A">
          <w:rPr>
            <w:noProof/>
            <w:webHidden/>
          </w:rPr>
          <w:fldChar w:fldCharType="separate"/>
        </w:r>
        <w:r w:rsidR="0063085F">
          <w:rPr>
            <w:noProof/>
            <w:webHidden/>
          </w:rPr>
          <w:t>40</w:t>
        </w:r>
        <w:r w:rsidR="0077101A">
          <w:rPr>
            <w:noProof/>
            <w:webHidden/>
          </w:rPr>
          <w:fldChar w:fldCharType="end"/>
        </w:r>
      </w:hyperlink>
    </w:p>
    <w:p w14:paraId="2EC4CFC0"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29" w:history="1">
        <w:r w:rsidR="00E5547C" w:rsidRPr="006E1CA7">
          <w:rPr>
            <w:rStyle w:val="Hyperlink"/>
            <w:noProof/>
            <w:lang w:val="en-US"/>
          </w:rPr>
          <w:t xml:space="preserve">Figure 12: PROV organization. Adapted from GROTH and MOREAU </w:t>
        </w:r>
        <w:r w:rsidR="00E5547C" w:rsidRPr="006E1CA7">
          <w:rPr>
            <w:rStyle w:val="Hyperlink"/>
            <w:rFonts w:cs="Times New Roman"/>
            <w:noProof/>
            <w:lang w:val="en-US"/>
          </w:rPr>
          <w:t>(2010)</w:t>
        </w:r>
        <w:r w:rsidR="00E5547C">
          <w:rPr>
            <w:noProof/>
            <w:webHidden/>
          </w:rPr>
          <w:tab/>
        </w:r>
        <w:r w:rsidR="0077101A">
          <w:rPr>
            <w:noProof/>
            <w:webHidden/>
          </w:rPr>
          <w:fldChar w:fldCharType="begin"/>
        </w:r>
        <w:r w:rsidR="00E5547C">
          <w:rPr>
            <w:noProof/>
            <w:webHidden/>
          </w:rPr>
          <w:instrText xml:space="preserve"> PAGEREF _Toc361124129 \h </w:instrText>
        </w:r>
        <w:r w:rsidR="0077101A">
          <w:rPr>
            <w:noProof/>
            <w:webHidden/>
          </w:rPr>
        </w:r>
        <w:r w:rsidR="0077101A">
          <w:rPr>
            <w:noProof/>
            <w:webHidden/>
          </w:rPr>
          <w:fldChar w:fldCharType="separate"/>
        </w:r>
        <w:r w:rsidR="0063085F">
          <w:rPr>
            <w:noProof/>
            <w:webHidden/>
          </w:rPr>
          <w:t>42</w:t>
        </w:r>
        <w:r w:rsidR="0077101A">
          <w:rPr>
            <w:noProof/>
            <w:webHidden/>
          </w:rPr>
          <w:fldChar w:fldCharType="end"/>
        </w:r>
      </w:hyperlink>
    </w:p>
    <w:p w14:paraId="4F62B43E"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0" w:history="1">
        <w:r w:rsidR="00E5547C" w:rsidRPr="006E1CA7">
          <w:rPr>
            <w:rStyle w:val="Hyperlink"/>
            <w:noProof/>
            <w:lang w:val="en-US"/>
          </w:rPr>
          <w:t xml:space="preserve">Figure 13: PROV Entities and possible relations. Adapted from GIL and MILES </w:t>
        </w:r>
        <w:r w:rsidR="00E5547C" w:rsidRPr="006E1CA7">
          <w:rPr>
            <w:rStyle w:val="Hyperlink"/>
            <w:rFonts w:cs="Times New Roman"/>
            <w:noProof/>
            <w:lang w:val="en-US"/>
          </w:rPr>
          <w:t>(2010)</w:t>
        </w:r>
        <w:r w:rsidR="00E5547C">
          <w:rPr>
            <w:noProof/>
            <w:webHidden/>
          </w:rPr>
          <w:tab/>
        </w:r>
        <w:r w:rsidR="0077101A">
          <w:rPr>
            <w:noProof/>
            <w:webHidden/>
          </w:rPr>
          <w:fldChar w:fldCharType="begin"/>
        </w:r>
        <w:r w:rsidR="00E5547C">
          <w:rPr>
            <w:noProof/>
            <w:webHidden/>
          </w:rPr>
          <w:instrText xml:space="preserve"> PAGEREF _Toc361124130 \h </w:instrText>
        </w:r>
        <w:r w:rsidR="0077101A">
          <w:rPr>
            <w:noProof/>
            <w:webHidden/>
          </w:rPr>
        </w:r>
        <w:r w:rsidR="0077101A">
          <w:rPr>
            <w:noProof/>
            <w:webHidden/>
          </w:rPr>
          <w:fldChar w:fldCharType="separate"/>
        </w:r>
        <w:r w:rsidR="0063085F">
          <w:rPr>
            <w:noProof/>
            <w:webHidden/>
          </w:rPr>
          <w:t>43</w:t>
        </w:r>
        <w:r w:rsidR="0077101A">
          <w:rPr>
            <w:noProof/>
            <w:webHidden/>
          </w:rPr>
          <w:fldChar w:fldCharType="end"/>
        </w:r>
      </w:hyperlink>
    </w:p>
    <w:p w14:paraId="18A990E8"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1" w:history="1">
        <w:r w:rsidR="00E5547C" w:rsidRPr="006E1CA7">
          <w:rPr>
            <w:rStyle w:val="Hyperlink"/>
            <w:noProof/>
            <w:lang w:val="en-US"/>
          </w:rPr>
          <w:t xml:space="preserve">Figure 14: Using </w:t>
        </w:r>
        <w:r w:rsidR="00E5547C" w:rsidRPr="006E1CA7">
          <w:rPr>
            <w:rStyle w:val="Hyperlink"/>
            <w:i/>
            <w:noProof/>
            <w:lang w:val="en-US"/>
          </w:rPr>
          <w:t>Expanded Relations</w:t>
        </w:r>
        <w:r w:rsidR="00E5547C" w:rsidRPr="006E1CA7">
          <w:rPr>
            <w:rStyle w:val="Hyperlink"/>
            <w:noProof/>
            <w:lang w:val="en-US"/>
          </w:rPr>
          <w:t xml:space="preserve"> in the cake example.</w:t>
        </w:r>
        <w:r w:rsidR="00E5547C">
          <w:rPr>
            <w:noProof/>
            <w:webHidden/>
          </w:rPr>
          <w:tab/>
        </w:r>
        <w:r w:rsidR="0077101A">
          <w:rPr>
            <w:noProof/>
            <w:webHidden/>
          </w:rPr>
          <w:fldChar w:fldCharType="begin"/>
        </w:r>
        <w:r w:rsidR="00E5547C">
          <w:rPr>
            <w:noProof/>
            <w:webHidden/>
          </w:rPr>
          <w:instrText xml:space="preserve"> PAGEREF _Toc361124131 \h </w:instrText>
        </w:r>
        <w:r w:rsidR="0077101A">
          <w:rPr>
            <w:noProof/>
            <w:webHidden/>
          </w:rPr>
        </w:r>
        <w:r w:rsidR="0077101A">
          <w:rPr>
            <w:noProof/>
            <w:webHidden/>
          </w:rPr>
          <w:fldChar w:fldCharType="separate"/>
        </w:r>
        <w:r w:rsidR="0063085F">
          <w:rPr>
            <w:noProof/>
            <w:webHidden/>
          </w:rPr>
          <w:t>45</w:t>
        </w:r>
        <w:r w:rsidR="0077101A">
          <w:rPr>
            <w:noProof/>
            <w:webHidden/>
          </w:rPr>
          <w:fldChar w:fldCharType="end"/>
        </w:r>
      </w:hyperlink>
    </w:p>
    <w:p w14:paraId="3C28DAB7"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2" w:history="1">
        <w:r w:rsidR="00E5547C" w:rsidRPr="006E1CA7">
          <w:rPr>
            <w:rStyle w:val="Hyperlink"/>
            <w:noProof/>
            <w:lang w:val="en-US"/>
          </w:rPr>
          <w:t>Figure 15: Time information using the cake example.</w:t>
        </w:r>
        <w:r w:rsidR="00E5547C">
          <w:rPr>
            <w:noProof/>
            <w:webHidden/>
          </w:rPr>
          <w:tab/>
        </w:r>
        <w:r w:rsidR="0077101A">
          <w:rPr>
            <w:noProof/>
            <w:webHidden/>
          </w:rPr>
          <w:fldChar w:fldCharType="begin"/>
        </w:r>
        <w:r w:rsidR="00E5547C">
          <w:rPr>
            <w:noProof/>
            <w:webHidden/>
          </w:rPr>
          <w:instrText xml:space="preserve"> PAGEREF _Toc361124132 \h </w:instrText>
        </w:r>
        <w:r w:rsidR="0077101A">
          <w:rPr>
            <w:noProof/>
            <w:webHidden/>
          </w:rPr>
        </w:r>
        <w:r w:rsidR="0077101A">
          <w:rPr>
            <w:noProof/>
            <w:webHidden/>
          </w:rPr>
          <w:fldChar w:fldCharType="separate"/>
        </w:r>
        <w:r w:rsidR="0063085F">
          <w:rPr>
            <w:noProof/>
            <w:webHidden/>
          </w:rPr>
          <w:t>46</w:t>
        </w:r>
        <w:r w:rsidR="0077101A">
          <w:rPr>
            <w:noProof/>
            <w:webHidden/>
          </w:rPr>
          <w:fldChar w:fldCharType="end"/>
        </w:r>
      </w:hyperlink>
    </w:p>
    <w:p w14:paraId="065B6E6F"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3" w:history="1">
        <w:r w:rsidR="00E5547C" w:rsidRPr="006E1CA7">
          <w:rPr>
            <w:rStyle w:val="Hyperlink"/>
            <w:noProof/>
            <w:lang w:val="en-US"/>
          </w:rPr>
          <w:t>Figure 16: Data model diagram. Gray classes represent generic provenance classes.</w:t>
        </w:r>
        <w:r w:rsidR="00E5547C">
          <w:rPr>
            <w:noProof/>
            <w:webHidden/>
          </w:rPr>
          <w:tab/>
        </w:r>
        <w:r w:rsidR="0077101A">
          <w:rPr>
            <w:noProof/>
            <w:webHidden/>
          </w:rPr>
          <w:fldChar w:fldCharType="begin"/>
        </w:r>
        <w:r w:rsidR="00E5547C">
          <w:rPr>
            <w:noProof/>
            <w:webHidden/>
          </w:rPr>
          <w:instrText xml:space="preserve"> PAGEREF _Toc361124133 \h </w:instrText>
        </w:r>
        <w:r w:rsidR="0077101A">
          <w:rPr>
            <w:noProof/>
            <w:webHidden/>
          </w:rPr>
        </w:r>
        <w:r w:rsidR="0077101A">
          <w:rPr>
            <w:noProof/>
            <w:webHidden/>
          </w:rPr>
          <w:fldChar w:fldCharType="separate"/>
        </w:r>
        <w:r w:rsidR="0063085F">
          <w:rPr>
            <w:noProof/>
            <w:webHidden/>
          </w:rPr>
          <w:t>52</w:t>
        </w:r>
        <w:r w:rsidR="0077101A">
          <w:rPr>
            <w:noProof/>
            <w:webHidden/>
          </w:rPr>
          <w:fldChar w:fldCharType="end"/>
        </w:r>
      </w:hyperlink>
    </w:p>
    <w:p w14:paraId="7CA84487"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4" w:history="1">
        <w:r w:rsidR="00E5547C" w:rsidRPr="006E1CA7">
          <w:rPr>
            <w:rStyle w:val="Hyperlink"/>
            <w:noProof/>
            <w:lang w:val="en-US"/>
          </w:rPr>
          <w:t>Figure 17: Provenance representation of a combat</w:t>
        </w:r>
        <w:r w:rsidR="00E5547C">
          <w:rPr>
            <w:noProof/>
            <w:webHidden/>
          </w:rPr>
          <w:tab/>
        </w:r>
        <w:r w:rsidR="0077101A">
          <w:rPr>
            <w:noProof/>
            <w:webHidden/>
          </w:rPr>
          <w:fldChar w:fldCharType="begin"/>
        </w:r>
        <w:r w:rsidR="00E5547C">
          <w:rPr>
            <w:noProof/>
            <w:webHidden/>
          </w:rPr>
          <w:instrText xml:space="preserve"> PAGEREF _Toc361124134 \h </w:instrText>
        </w:r>
        <w:r w:rsidR="0077101A">
          <w:rPr>
            <w:noProof/>
            <w:webHidden/>
          </w:rPr>
        </w:r>
        <w:r w:rsidR="0077101A">
          <w:rPr>
            <w:noProof/>
            <w:webHidden/>
          </w:rPr>
          <w:fldChar w:fldCharType="separate"/>
        </w:r>
        <w:r w:rsidR="0063085F">
          <w:rPr>
            <w:noProof/>
            <w:webHidden/>
          </w:rPr>
          <w:t>54</w:t>
        </w:r>
        <w:r w:rsidR="0077101A">
          <w:rPr>
            <w:noProof/>
            <w:webHidden/>
          </w:rPr>
          <w:fldChar w:fldCharType="end"/>
        </w:r>
      </w:hyperlink>
    </w:p>
    <w:p w14:paraId="5E59F5B0"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5" w:history="1">
        <w:r w:rsidR="00E5547C" w:rsidRPr="006E1CA7">
          <w:rPr>
            <w:rStyle w:val="Hyperlink"/>
            <w:noProof/>
            <w:lang w:val="en-US"/>
          </w:rPr>
          <w:t>Figure 18: Step-by-step combat representation</w:t>
        </w:r>
        <w:r w:rsidR="00E5547C">
          <w:rPr>
            <w:noProof/>
            <w:webHidden/>
          </w:rPr>
          <w:tab/>
        </w:r>
        <w:r w:rsidR="0077101A">
          <w:rPr>
            <w:noProof/>
            <w:webHidden/>
          </w:rPr>
          <w:fldChar w:fldCharType="begin"/>
        </w:r>
        <w:r w:rsidR="00E5547C">
          <w:rPr>
            <w:noProof/>
            <w:webHidden/>
          </w:rPr>
          <w:instrText xml:space="preserve"> PAGEREF _Toc361124135 \h </w:instrText>
        </w:r>
        <w:r w:rsidR="0077101A">
          <w:rPr>
            <w:noProof/>
            <w:webHidden/>
          </w:rPr>
        </w:r>
        <w:r w:rsidR="0077101A">
          <w:rPr>
            <w:noProof/>
            <w:webHidden/>
          </w:rPr>
          <w:fldChar w:fldCharType="separate"/>
        </w:r>
        <w:r w:rsidR="0063085F">
          <w:rPr>
            <w:noProof/>
            <w:webHidden/>
          </w:rPr>
          <w:t>55</w:t>
        </w:r>
        <w:r w:rsidR="0077101A">
          <w:rPr>
            <w:noProof/>
            <w:webHidden/>
          </w:rPr>
          <w:fldChar w:fldCharType="end"/>
        </w:r>
      </w:hyperlink>
    </w:p>
    <w:p w14:paraId="3C334A83"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6" w:history="1">
        <w:r w:rsidR="00E5547C" w:rsidRPr="006E1CA7">
          <w:rPr>
            <w:rStyle w:val="Hyperlink"/>
            <w:noProof/>
            <w:lang w:val="en-US"/>
          </w:rPr>
          <w:t>Figure 19: Example of a generated provenance graph</w:t>
        </w:r>
        <w:r w:rsidR="00E5547C">
          <w:rPr>
            <w:noProof/>
            <w:webHidden/>
          </w:rPr>
          <w:tab/>
        </w:r>
        <w:r w:rsidR="0077101A">
          <w:rPr>
            <w:noProof/>
            <w:webHidden/>
          </w:rPr>
          <w:fldChar w:fldCharType="begin"/>
        </w:r>
        <w:r w:rsidR="00E5547C">
          <w:rPr>
            <w:noProof/>
            <w:webHidden/>
          </w:rPr>
          <w:instrText xml:space="preserve"> PAGEREF _Toc361124136 \h </w:instrText>
        </w:r>
        <w:r w:rsidR="0077101A">
          <w:rPr>
            <w:noProof/>
            <w:webHidden/>
          </w:rPr>
        </w:r>
        <w:r w:rsidR="0077101A">
          <w:rPr>
            <w:noProof/>
            <w:webHidden/>
          </w:rPr>
          <w:fldChar w:fldCharType="separate"/>
        </w:r>
        <w:r w:rsidR="0063085F">
          <w:rPr>
            <w:noProof/>
            <w:webHidden/>
          </w:rPr>
          <w:t>59</w:t>
        </w:r>
        <w:r w:rsidR="0077101A">
          <w:rPr>
            <w:noProof/>
            <w:webHidden/>
          </w:rPr>
          <w:fldChar w:fldCharType="end"/>
        </w:r>
      </w:hyperlink>
    </w:p>
    <w:p w14:paraId="16BE5ACF"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7" w:history="1">
        <w:r w:rsidR="00E5547C" w:rsidRPr="006E1CA7">
          <w:rPr>
            <w:rStyle w:val="Hyperlink"/>
            <w:noProof/>
            <w:lang w:val="en-US"/>
          </w:rPr>
          <w:t>Figure 20: Screenshot from a game session in SDM</w:t>
        </w:r>
        <w:r w:rsidR="00E5547C">
          <w:rPr>
            <w:noProof/>
            <w:webHidden/>
          </w:rPr>
          <w:tab/>
        </w:r>
        <w:r w:rsidR="0077101A">
          <w:rPr>
            <w:noProof/>
            <w:webHidden/>
          </w:rPr>
          <w:fldChar w:fldCharType="begin"/>
        </w:r>
        <w:r w:rsidR="00E5547C">
          <w:rPr>
            <w:noProof/>
            <w:webHidden/>
          </w:rPr>
          <w:instrText xml:space="preserve"> PAGEREF _Toc361124137 \h </w:instrText>
        </w:r>
        <w:r w:rsidR="0077101A">
          <w:rPr>
            <w:noProof/>
            <w:webHidden/>
          </w:rPr>
        </w:r>
        <w:r w:rsidR="0077101A">
          <w:rPr>
            <w:noProof/>
            <w:webHidden/>
          </w:rPr>
          <w:fldChar w:fldCharType="separate"/>
        </w:r>
        <w:r w:rsidR="0063085F">
          <w:rPr>
            <w:noProof/>
            <w:webHidden/>
          </w:rPr>
          <w:t>63</w:t>
        </w:r>
        <w:r w:rsidR="0077101A">
          <w:rPr>
            <w:noProof/>
            <w:webHidden/>
          </w:rPr>
          <w:fldChar w:fldCharType="end"/>
        </w:r>
      </w:hyperlink>
    </w:p>
    <w:p w14:paraId="1FAE7B29"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8" w:history="1">
        <w:r w:rsidR="00E5547C" w:rsidRPr="006E1CA7">
          <w:rPr>
            <w:rStyle w:val="Hyperlink"/>
            <w:noProof/>
            <w:lang w:val="en-US"/>
          </w:rPr>
          <w:t>Figure 21: SDM simplified class diagram.</w:t>
        </w:r>
        <w:r w:rsidR="00E5547C">
          <w:rPr>
            <w:noProof/>
            <w:webHidden/>
          </w:rPr>
          <w:tab/>
        </w:r>
        <w:r w:rsidR="0077101A">
          <w:rPr>
            <w:noProof/>
            <w:webHidden/>
          </w:rPr>
          <w:fldChar w:fldCharType="begin"/>
        </w:r>
        <w:r w:rsidR="00E5547C">
          <w:rPr>
            <w:noProof/>
            <w:webHidden/>
          </w:rPr>
          <w:instrText xml:space="preserve"> PAGEREF _Toc361124138 \h </w:instrText>
        </w:r>
        <w:r w:rsidR="0077101A">
          <w:rPr>
            <w:noProof/>
            <w:webHidden/>
          </w:rPr>
        </w:r>
        <w:r w:rsidR="0077101A">
          <w:rPr>
            <w:noProof/>
            <w:webHidden/>
          </w:rPr>
          <w:fldChar w:fldCharType="separate"/>
        </w:r>
        <w:r w:rsidR="0063085F">
          <w:rPr>
            <w:noProof/>
            <w:webHidden/>
          </w:rPr>
          <w:t>64</w:t>
        </w:r>
        <w:r w:rsidR="0077101A">
          <w:rPr>
            <w:noProof/>
            <w:webHidden/>
          </w:rPr>
          <w:fldChar w:fldCharType="end"/>
        </w:r>
      </w:hyperlink>
    </w:p>
    <w:p w14:paraId="03B7A412"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39" w:history="1">
        <w:r w:rsidR="00E5547C" w:rsidRPr="006E1CA7">
          <w:rPr>
            <w:rStyle w:val="Hyperlink"/>
            <w:noProof/>
            <w:lang w:val="en-US"/>
          </w:rPr>
          <w:t>Figure 22: Information data extracted and visible at the provenance graph.</w:t>
        </w:r>
        <w:r w:rsidR="00E5547C">
          <w:rPr>
            <w:noProof/>
            <w:webHidden/>
          </w:rPr>
          <w:tab/>
        </w:r>
        <w:r w:rsidR="0077101A">
          <w:rPr>
            <w:noProof/>
            <w:webHidden/>
          </w:rPr>
          <w:fldChar w:fldCharType="begin"/>
        </w:r>
        <w:r w:rsidR="00E5547C">
          <w:rPr>
            <w:noProof/>
            <w:webHidden/>
          </w:rPr>
          <w:instrText xml:space="preserve"> PAGEREF _Toc361124139 \h </w:instrText>
        </w:r>
        <w:r w:rsidR="0077101A">
          <w:rPr>
            <w:noProof/>
            <w:webHidden/>
          </w:rPr>
        </w:r>
        <w:r w:rsidR="0077101A">
          <w:rPr>
            <w:noProof/>
            <w:webHidden/>
          </w:rPr>
          <w:fldChar w:fldCharType="separate"/>
        </w:r>
        <w:r w:rsidR="0063085F">
          <w:rPr>
            <w:noProof/>
            <w:webHidden/>
          </w:rPr>
          <w:t>65</w:t>
        </w:r>
        <w:r w:rsidR="0077101A">
          <w:rPr>
            <w:noProof/>
            <w:webHidden/>
          </w:rPr>
          <w:fldChar w:fldCharType="end"/>
        </w:r>
      </w:hyperlink>
    </w:p>
    <w:p w14:paraId="371E07A7"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0" w:history="1">
        <w:r w:rsidR="00E5547C" w:rsidRPr="006E1CA7">
          <w:rPr>
            <w:rStyle w:val="Hyperlink"/>
            <w:noProof/>
            <w:lang w:val="en-US"/>
          </w:rPr>
          <w:t xml:space="preserve">Figure 23: </w:t>
        </w:r>
        <w:r w:rsidR="00E5547C" w:rsidRPr="006E1CA7">
          <w:rPr>
            <w:rStyle w:val="Hyperlink"/>
            <w:i/>
            <w:noProof/>
            <w:lang w:val="en-US"/>
          </w:rPr>
          <w:t>Prov Viewer</w:t>
        </w:r>
        <w:r w:rsidR="00E5547C" w:rsidRPr="006E1CA7">
          <w:rPr>
            <w:rStyle w:val="Hyperlink"/>
            <w:noProof/>
            <w:lang w:val="en-US"/>
          </w:rPr>
          <w:t xml:space="preserve"> processing the </w:t>
        </w:r>
        <w:r w:rsidR="00E5547C" w:rsidRPr="006E1CA7">
          <w:rPr>
            <w:rStyle w:val="Hyperlink"/>
            <w:i/>
            <w:noProof/>
            <w:lang w:val="en-US"/>
          </w:rPr>
          <w:t>game flow log</w:t>
        </w:r>
        <w:r w:rsidR="00E5547C" w:rsidRPr="006E1CA7">
          <w:rPr>
            <w:rStyle w:val="Hyperlink"/>
            <w:noProof/>
            <w:lang w:val="en-US"/>
          </w:rPr>
          <w:t xml:space="preserve"> and generating the graph.</w:t>
        </w:r>
        <w:r w:rsidR="00E5547C">
          <w:rPr>
            <w:noProof/>
            <w:webHidden/>
          </w:rPr>
          <w:tab/>
        </w:r>
        <w:r w:rsidR="0077101A">
          <w:rPr>
            <w:noProof/>
            <w:webHidden/>
          </w:rPr>
          <w:fldChar w:fldCharType="begin"/>
        </w:r>
        <w:r w:rsidR="00E5547C">
          <w:rPr>
            <w:noProof/>
            <w:webHidden/>
          </w:rPr>
          <w:instrText xml:space="preserve"> PAGEREF _Toc361124140 \h </w:instrText>
        </w:r>
        <w:r w:rsidR="0077101A">
          <w:rPr>
            <w:noProof/>
            <w:webHidden/>
          </w:rPr>
        </w:r>
        <w:r w:rsidR="0077101A">
          <w:rPr>
            <w:noProof/>
            <w:webHidden/>
          </w:rPr>
          <w:fldChar w:fldCharType="separate"/>
        </w:r>
        <w:r w:rsidR="0063085F">
          <w:rPr>
            <w:noProof/>
            <w:webHidden/>
          </w:rPr>
          <w:t>68</w:t>
        </w:r>
        <w:r w:rsidR="0077101A">
          <w:rPr>
            <w:noProof/>
            <w:webHidden/>
          </w:rPr>
          <w:fldChar w:fldCharType="end"/>
        </w:r>
      </w:hyperlink>
    </w:p>
    <w:p w14:paraId="16186597"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1" w:history="1">
        <w:r w:rsidR="00E5547C" w:rsidRPr="006E1CA7">
          <w:rPr>
            <w:rStyle w:val="Hyperlink"/>
            <w:noProof/>
            <w:lang w:val="en-US"/>
          </w:rPr>
          <w:t>Figure 24: Prov Viewer’s GUI</w:t>
        </w:r>
        <w:r w:rsidR="00E5547C">
          <w:rPr>
            <w:noProof/>
            <w:webHidden/>
          </w:rPr>
          <w:tab/>
        </w:r>
        <w:r w:rsidR="0077101A">
          <w:rPr>
            <w:noProof/>
            <w:webHidden/>
          </w:rPr>
          <w:fldChar w:fldCharType="begin"/>
        </w:r>
        <w:r w:rsidR="00E5547C">
          <w:rPr>
            <w:noProof/>
            <w:webHidden/>
          </w:rPr>
          <w:instrText xml:space="preserve"> PAGEREF _Toc361124141 \h </w:instrText>
        </w:r>
        <w:r w:rsidR="0077101A">
          <w:rPr>
            <w:noProof/>
            <w:webHidden/>
          </w:rPr>
        </w:r>
        <w:r w:rsidR="0077101A">
          <w:rPr>
            <w:noProof/>
            <w:webHidden/>
          </w:rPr>
          <w:fldChar w:fldCharType="separate"/>
        </w:r>
        <w:r w:rsidR="0063085F">
          <w:rPr>
            <w:noProof/>
            <w:webHidden/>
          </w:rPr>
          <w:t>70</w:t>
        </w:r>
        <w:r w:rsidR="0077101A">
          <w:rPr>
            <w:noProof/>
            <w:webHidden/>
          </w:rPr>
          <w:fldChar w:fldCharType="end"/>
        </w:r>
      </w:hyperlink>
    </w:p>
    <w:p w14:paraId="40FE161E"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2" w:history="1">
        <w:r w:rsidR="00E5547C" w:rsidRPr="006E1CA7">
          <w:rPr>
            <w:rStyle w:val="Hyperlink"/>
            <w:noProof/>
            <w:lang w:val="en-US"/>
          </w:rPr>
          <w:t>Figure 25: Same graph from Figure 24 with “Granularity: 7 days”</w:t>
        </w:r>
        <w:r w:rsidR="00E5547C">
          <w:rPr>
            <w:noProof/>
            <w:webHidden/>
          </w:rPr>
          <w:tab/>
        </w:r>
        <w:r w:rsidR="0077101A">
          <w:rPr>
            <w:noProof/>
            <w:webHidden/>
          </w:rPr>
          <w:fldChar w:fldCharType="begin"/>
        </w:r>
        <w:r w:rsidR="00E5547C">
          <w:rPr>
            <w:noProof/>
            <w:webHidden/>
          </w:rPr>
          <w:instrText xml:space="preserve"> PAGEREF _Toc361124142 \h </w:instrText>
        </w:r>
        <w:r w:rsidR="0077101A">
          <w:rPr>
            <w:noProof/>
            <w:webHidden/>
          </w:rPr>
        </w:r>
        <w:r w:rsidR="0077101A">
          <w:rPr>
            <w:noProof/>
            <w:webHidden/>
          </w:rPr>
          <w:fldChar w:fldCharType="separate"/>
        </w:r>
        <w:r w:rsidR="0063085F">
          <w:rPr>
            <w:noProof/>
            <w:webHidden/>
          </w:rPr>
          <w:t>70</w:t>
        </w:r>
        <w:r w:rsidR="0077101A">
          <w:rPr>
            <w:noProof/>
            <w:webHidden/>
          </w:rPr>
          <w:fldChar w:fldCharType="end"/>
        </w:r>
      </w:hyperlink>
    </w:p>
    <w:p w14:paraId="6EA34294"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3" w:history="1">
        <w:r w:rsidR="00E5547C" w:rsidRPr="006E1CA7">
          <w:rPr>
            <w:rStyle w:val="Hyperlink"/>
            <w:noProof/>
            <w:lang w:val="en-US"/>
          </w:rPr>
          <w:t>Figure 26: “CollapseAgent” (Mirax) and “Collapse” (Daniel’s second week)</w:t>
        </w:r>
        <w:r w:rsidR="00E5547C">
          <w:rPr>
            <w:noProof/>
            <w:webHidden/>
          </w:rPr>
          <w:tab/>
        </w:r>
        <w:r w:rsidR="0077101A">
          <w:rPr>
            <w:noProof/>
            <w:webHidden/>
          </w:rPr>
          <w:fldChar w:fldCharType="begin"/>
        </w:r>
        <w:r w:rsidR="00E5547C">
          <w:rPr>
            <w:noProof/>
            <w:webHidden/>
          </w:rPr>
          <w:instrText xml:space="preserve"> PAGEREF _Toc361124143 \h </w:instrText>
        </w:r>
        <w:r w:rsidR="0077101A">
          <w:rPr>
            <w:noProof/>
            <w:webHidden/>
          </w:rPr>
        </w:r>
        <w:r w:rsidR="0077101A">
          <w:rPr>
            <w:noProof/>
            <w:webHidden/>
          </w:rPr>
          <w:fldChar w:fldCharType="separate"/>
        </w:r>
        <w:r w:rsidR="0063085F">
          <w:rPr>
            <w:noProof/>
            <w:webHidden/>
          </w:rPr>
          <w:t>71</w:t>
        </w:r>
        <w:r w:rsidR="0077101A">
          <w:rPr>
            <w:noProof/>
            <w:webHidden/>
          </w:rPr>
          <w:fldChar w:fldCharType="end"/>
        </w:r>
      </w:hyperlink>
    </w:p>
    <w:p w14:paraId="083E2520"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4" w:history="1">
        <w:r w:rsidR="00E5547C" w:rsidRPr="006E1CA7">
          <w:rPr>
            <w:rStyle w:val="Hyperlink"/>
            <w:noProof/>
            <w:lang w:val="en-US"/>
          </w:rPr>
          <w:t>Figure 27: Same graph from Figure 24 but with all edges</w:t>
        </w:r>
        <w:r w:rsidR="00E5547C">
          <w:rPr>
            <w:noProof/>
            <w:webHidden/>
          </w:rPr>
          <w:tab/>
        </w:r>
        <w:r w:rsidR="0077101A">
          <w:rPr>
            <w:noProof/>
            <w:webHidden/>
          </w:rPr>
          <w:fldChar w:fldCharType="begin"/>
        </w:r>
        <w:r w:rsidR="00E5547C">
          <w:rPr>
            <w:noProof/>
            <w:webHidden/>
          </w:rPr>
          <w:instrText xml:space="preserve"> PAGEREF _Toc361124144 \h </w:instrText>
        </w:r>
        <w:r w:rsidR="0077101A">
          <w:rPr>
            <w:noProof/>
            <w:webHidden/>
          </w:rPr>
        </w:r>
        <w:r w:rsidR="0077101A">
          <w:rPr>
            <w:noProof/>
            <w:webHidden/>
          </w:rPr>
          <w:fldChar w:fldCharType="separate"/>
        </w:r>
        <w:r w:rsidR="0063085F">
          <w:rPr>
            <w:noProof/>
            <w:webHidden/>
          </w:rPr>
          <w:t>72</w:t>
        </w:r>
        <w:r w:rsidR="0077101A">
          <w:rPr>
            <w:noProof/>
            <w:webHidden/>
          </w:rPr>
          <w:fldChar w:fldCharType="end"/>
        </w:r>
      </w:hyperlink>
    </w:p>
    <w:p w14:paraId="5322EBC1"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5" w:history="1">
        <w:r w:rsidR="00E5547C" w:rsidRPr="006E1CA7">
          <w:rPr>
            <w:rStyle w:val="Hyperlink"/>
            <w:noProof/>
            <w:lang w:val="en-US"/>
          </w:rPr>
          <w:t>Figure 28: Analyzing Daniel's productivity</w:t>
        </w:r>
        <w:r w:rsidR="00E5547C">
          <w:rPr>
            <w:noProof/>
            <w:webHidden/>
          </w:rPr>
          <w:tab/>
        </w:r>
        <w:r w:rsidR="0077101A">
          <w:rPr>
            <w:noProof/>
            <w:webHidden/>
          </w:rPr>
          <w:fldChar w:fldCharType="begin"/>
        </w:r>
        <w:r w:rsidR="00E5547C">
          <w:rPr>
            <w:noProof/>
            <w:webHidden/>
          </w:rPr>
          <w:instrText xml:space="preserve"> PAGEREF _Toc361124145 \h </w:instrText>
        </w:r>
        <w:r w:rsidR="0077101A">
          <w:rPr>
            <w:noProof/>
            <w:webHidden/>
          </w:rPr>
        </w:r>
        <w:r w:rsidR="0077101A">
          <w:rPr>
            <w:noProof/>
            <w:webHidden/>
          </w:rPr>
          <w:fldChar w:fldCharType="separate"/>
        </w:r>
        <w:r w:rsidR="0063085F">
          <w:rPr>
            <w:noProof/>
            <w:webHidden/>
          </w:rPr>
          <w:t>73</w:t>
        </w:r>
        <w:r w:rsidR="0077101A">
          <w:rPr>
            <w:noProof/>
            <w:webHidden/>
          </w:rPr>
          <w:fldChar w:fldCharType="end"/>
        </w:r>
      </w:hyperlink>
    </w:p>
    <w:p w14:paraId="7DBB2E9D"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6" w:history="1">
        <w:r w:rsidR="00E5547C" w:rsidRPr="006E1CA7">
          <w:rPr>
            <w:rStyle w:val="Hyperlink"/>
            <w:noProof/>
            <w:lang w:val="en-US"/>
          </w:rPr>
          <w:t>Figure 29: Same graph from Figure 24 but focusing on certain sections of the graph</w:t>
        </w:r>
        <w:r w:rsidR="00E5547C">
          <w:rPr>
            <w:noProof/>
            <w:webHidden/>
          </w:rPr>
          <w:tab/>
        </w:r>
        <w:r w:rsidR="0077101A">
          <w:rPr>
            <w:noProof/>
            <w:webHidden/>
          </w:rPr>
          <w:fldChar w:fldCharType="begin"/>
        </w:r>
        <w:r w:rsidR="00E5547C">
          <w:rPr>
            <w:noProof/>
            <w:webHidden/>
          </w:rPr>
          <w:instrText xml:space="preserve"> PAGEREF _Toc361124146 \h </w:instrText>
        </w:r>
        <w:r w:rsidR="0077101A">
          <w:rPr>
            <w:noProof/>
            <w:webHidden/>
          </w:rPr>
        </w:r>
        <w:r w:rsidR="0077101A">
          <w:rPr>
            <w:noProof/>
            <w:webHidden/>
          </w:rPr>
          <w:fldChar w:fldCharType="separate"/>
        </w:r>
        <w:r w:rsidR="0063085F">
          <w:rPr>
            <w:noProof/>
            <w:webHidden/>
          </w:rPr>
          <w:t>74</w:t>
        </w:r>
        <w:r w:rsidR="0077101A">
          <w:rPr>
            <w:noProof/>
            <w:webHidden/>
          </w:rPr>
          <w:fldChar w:fldCharType="end"/>
        </w:r>
      </w:hyperlink>
    </w:p>
    <w:p w14:paraId="10F845A2"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7" w:history="1">
        <w:r w:rsidR="00E5547C" w:rsidRPr="006E1CA7">
          <w:rPr>
            <w:rStyle w:val="Hyperlink"/>
            <w:noProof/>
            <w:lang w:val="en-US"/>
          </w:rPr>
          <w:t>Figure 30: Same graph from Figure 24 with Attribute Status set to Credits mode</w:t>
        </w:r>
        <w:r w:rsidR="00E5547C">
          <w:rPr>
            <w:noProof/>
            <w:webHidden/>
          </w:rPr>
          <w:tab/>
        </w:r>
        <w:r w:rsidR="0077101A">
          <w:rPr>
            <w:noProof/>
            <w:webHidden/>
          </w:rPr>
          <w:fldChar w:fldCharType="begin"/>
        </w:r>
        <w:r w:rsidR="00E5547C">
          <w:rPr>
            <w:noProof/>
            <w:webHidden/>
          </w:rPr>
          <w:instrText xml:space="preserve"> PAGEREF _Toc361124147 \h </w:instrText>
        </w:r>
        <w:r w:rsidR="0077101A">
          <w:rPr>
            <w:noProof/>
            <w:webHidden/>
          </w:rPr>
        </w:r>
        <w:r w:rsidR="0077101A">
          <w:rPr>
            <w:noProof/>
            <w:webHidden/>
          </w:rPr>
          <w:fldChar w:fldCharType="separate"/>
        </w:r>
        <w:r w:rsidR="0063085F">
          <w:rPr>
            <w:noProof/>
            <w:webHidden/>
          </w:rPr>
          <w:t>74</w:t>
        </w:r>
        <w:r w:rsidR="0077101A">
          <w:rPr>
            <w:noProof/>
            <w:webHidden/>
          </w:rPr>
          <w:fldChar w:fldCharType="end"/>
        </w:r>
      </w:hyperlink>
    </w:p>
    <w:p w14:paraId="1F94106D"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8" w:history="1">
        <w:r w:rsidR="00E5547C" w:rsidRPr="006E1CA7">
          <w:rPr>
            <w:rStyle w:val="Hyperlink"/>
            <w:noProof/>
            <w:lang w:val="en-US"/>
          </w:rPr>
          <w:t>Figure 31: Same graph from Figure 24 but with the Credits edge filter on</w:t>
        </w:r>
        <w:r w:rsidR="00E5547C">
          <w:rPr>
            <w:noProof/>
            <w:webHidden/>
          </w:rPr>
          <w:tab/>
        </w:r>
        <w:r w:rsidR="0077101A">
          <w:rPr>
            <w:noProof/>
            <w:webHidden/>
          </w:rPr>
          <w:fldChar w:fldCharType="begin"/>
        </w:r>
        <w:r w:rsidR="00E5547C">
          <w:rPr>
            <w:noProof/>
            <w:webHidden/>
          </w:rPr>
          <w:instrText xml:space="preserve"> PAGEREF _Toc361124148 \h </w:instrText>
        </w:r>
        <w:r w:rsidR="0077101A">
          <w:rPr>
            <w:noProof/>
            <w:webHidden/>
          </w:rPr>
        </w:r>
        <w:r w:rsidR="0077101A">
          <w:rPr>
            <w:noProof/>
            <w:webHidden/>
          </w:rPr>
          <w:fldChar w:fldCharType="separate"/>
        </w:r>
        <w:r w:rsidR="0063085F">
          <w:rPr>
            <w:noProof/>
            <w:webHidden/>
          </w:rPr>
          <w:t>75</w:t>
        </w:r>
        <w:r w:rsidR="0077101A">
          <w:rPr>
            <w:noProof/>
            <w:webHidden/>
          </w:rPr>
          <w:fldChar w:fldCharType="end"/>
        </w:r>
      </w:hyperlink>
    </w:p>
    <w:p w14:paraId="0E46DE66"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49" w:history="1">
        <w:r w:rsidR="00E5547C" w:rsidRPr="006E1CA7">
          <w:rPr>
            <w:rStyle w:val="Hyperlink"/>
            <w:noProof/>
            <w:lang w:val="en-US"/>
          </w:rPr>
          <w:t>Figure 32: Graph from Figure 24 with the Credit edge filter and collapsed vertices</w:t>
        </w:r>
        <w:r w:rsidR="00E5547C">
          <w:rPr>
            <w:noProof/>
            <w:webHidden/>
          </w:rPr>
          <w:tab/>
        </w:r>
        <w:r w:rsidR="0077101A">
          <w:rPr>
            <w:noProof/>
            <w:webHidden/>
          </w:rPr>
          <w:fldChar w:fldCharType="begin"/>
        </w:r>
        <w:r w:rsidR="00E5547C">
          <w:rPr>
            <w:noProof/>
            <w:webHidden/>
          </w:rPr>
          <w:instrText xml:space="preserve"> PAGEREF _Toc361124149 \h </w:instrText>
        </w:r>
        <w:r w:rsidR="0077101A">
          <w:rPr>
            <w:noProof/>
            <w:webHidden/>
          </w:rPr>
        </w:r>
        <w:r w:rsidR="0077101A">
          <w:rPr>
            <w:noProof/>
            <w:webHidden/>
          </w:rPr>
          <w:fldChar w:fldCharType="separate"/>
        </w:r>
        <w:r w:rsidR="0063085F">
          <w:rPr>
            <w:noProof/>
            <w:webHidden/>
          </w:rPr>
          <w:t>75</w:t>
        </w:r>
        <w:r w:rsidR="0077101A">
          <w:rPr>
            <w:noProof/>
            <w:webHidden/>
          </w:rPr>
          <w:fldChar w:fldCharType="end"/>
        </w:r>
      </w:hyperlink>
    </w:p>
    <w:p w14:paraId="4FCE9664"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50" w:history="1">
        <w:r w:rsidR="00E5547C" w:rsidRPr="006E1CA7">
          <w:rPr>
            <w:rStyle w:val="Hyperlink"/>
            <w:noProof/>
            <w:lang w:val="en-US"/>
          </w:rPr>
          <w:t>Figure 33: Experiment Execution activity diagram</w:t>
        </w:r>
        <w:r w:rsidR="00E5547C">
          <w:rPr>
            <w:noProof/>
            <w:webHidden/>
          </w:rPr>
          <w:tab/>
        </w:r>
        <w:r w:rsidR="0077101A">
          <w:rPr>
            <w:noProof/>
            <w:webHidden/>
          </w:rPr>
          <w:fldChar w:fldCharType="begin"/>
        </w:r>
        <w:r w:rsidR="00E5547C">
          <w:rPr>
            <w:noProof/>
            <w:webHidden/>
          </w:rPr>
          <w:instrText xml:space="preserve"> PAGEREF _Toc361124150 \h </w:instrText>
        </w:r>
        <w:r w:rsidR="0077101A">
          <w:rPr>
            <w:noProof/>
            <w:webHidden/>
          </w:rPr>
        </w:r>
        <w:r w:rsidR="0077101A">
          <w:rPr>
            <w:noProof/>
            <w:webHidden/>
          </w:rPr>
          <w:fldChar w:fldCharType="separate"/>
        </w:r>
        <w:r w:rsidR="0063085F">
          <w:rPr>
            <w:noProof/>
            <w:webHidden/>
          </w:rPr>
          <w:t>79</w:t>
        </w:r>
        <w:r w:rsidR="0077101A">
          <w:rPr>
            <w:noProof/>
            <w:webHidden/>
          </w:rPr>
          <w:fldChar w:fldCharType="end"/>
        </w:r>
      </w:hyperlink>
    </w:p>
    <w:p w14:paraId="436C6207"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51" w:history="1">
        <w:r w:rsidR="00E5547C" w:rsidRPr="006E1CA7">
          <w:rPr>
            <w:rStyle w:val="Hyperlink"/>
            <w:noProof/>
            <w:lang w:val="en-US"/>
          </w:rPr>
          <w:t>Figure 34: Volunteer’s characterization results</w:t>
        </w:r>
        <w:r w:rsidR="00E5547C">
          <w:rPr>
            <w:noProof/>
            <w:webHidden/>
          </w:rPr>
          <w:tab/>
        </w:r>
        <w:r w:rsidR="0077101A">
          <w:rPr>
            <w:noProof/>
            <w:webHidden/>
          </w:rPr>
          <w:fldChar w:fldCharType="begin"/>
        </w:r>
        <w:r w:rsidR="00E5547C">
          <w:rPr>
            <w:noProof/>
            <w:webHidden/>
          </w:rPr>
          <w:instrText xml:space="preserve"> PAGEREF _Toc361124151 \h </w:instrText>
        </w:r>
        <w:r w:rsidR="0077101A">
          <w:rPr>
            <w:noProof/>
            <w:webHidden/>
          </w:rPr>
        </w:r>
        <w:r w:rsidR="0077101A">
          <w:rPr>
            <w:noProof/>
            <w:webHidden/>
          </w:rPr>
          <w:fldChar w:fldCharType="separate"/>
        </w:r>
        <w:r w:rsidR="0063085F">
          <w:rPr>
            <w:noProof/>
            <w:webHidden/>
          </w:rPr>
          <w:t>81</w:t>
        </w:r>
        <w:r w:rsidR="0077101A">
          <w:rPr>
            <w:noProof/>
            <w:webHidden/>
          </w:rPr>
          <w:fldChar w:fldCharType="end"/>
        </w:r>
      </w:hyperlink>
    </w:p>
    <w:p w14:paraId="2FF98F5E"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52" w:history="1">
        <w:r w:rsidR="00E5547C" w:rsidRPr="006E1CA7">
          <w:rPr>
            <w:rStyle w:val="Hyperlink"/>
            <w:noProof/>
            <w:lang w:val="en-US"/>
          </w:rPr>
          <w:t>Figure 35: Example of R’s output for Shapiro-Wilk test</w:t>
        </w:r>
        <w:r w:rsidR="00E5547C">
          <w:rPr>
            <w:noProof/>
            <w:webHidden/>
          </w:rPr>
          <w:tab/>
        </w:r>
        <w:r w:rsidR="0077101A">
          <w:rPr>
            <w:noProof/>
            <w:webHidden/>
          </w:rPr>
          <w:fldChar w:fldCharType="begin"/>
        </w:r>
        <w:r w:rsidR="00E5547C">
          <w:rPr>
            <w:noProof/>
            <w:webHidden/>
          </w:rPr>
          <w:instrText xml:space="preserve"> PAGEREF _Toc361124152 \h </w:instrText>
        </w:r>
        <w:r w:rsidR="0077101A">
          <w:rPr>
            <w:noProof/>
            <w:webHidden/>
          </w:rPr>
        </w:r>
        <w:r w:rsidR="0077101A">
          <w:rPr>
            <w:noProof/>
            <w:webHidden/>
          </w:rPr>
          <w:fldChar w:fldCharType="separate"/>
        </w:r>
        <w:r w:rsidR="0063085F">
          <w:rPr>
            <w:noProof/>
            <w:webHidden/>
          </w:rPr>
          <w:t>83</w:t>
        </w:r>
        <w:r w:rsidR="0077101A">
          <w:rPr>
            <w:noProof/>
            <w:webHidden/>
          </w:rPr>
          <w:fldChar w:fldCharType="end"/>
        </w:r>
      </w:hyperlink>
    </w:p>
    <w:p w14:paraId="13FDE769"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53" w:history="1">
        <w:r w:rsidR="00E5547C" w:rsidRPr="006E1CA7">
          <w:rPr>
            <w:rStyle w:val="Hyperlink"/>
            <w:noProof/>
            <w:lang w:val="en-US"/>
          </w:rPr>
          <w:t>Figure 36: Boxplots from the experiment</w:t>
        </w:r>
        <w:r w:rsidR="00E5547C">
          <w:rPr>
            <w:noProof/>
            <w:webHidden/>
          </w:rPr>
          <w:tab/>
        </w:r>
        <w:r w:rsidR="0077101A">
          <w:rPr>
            <w:noProof/>
            <w:webHidden/>
          </w:rPr>
          <w:fldChar w:fldCharType="begin"/>
        </w:r>
        <w:r w:rsidR="00E5547C">
          <w:rPr>
            <w:noProof/>
            <w:webHidden/>
          </w:rPr>
          <w:instrText xml:space="preserve"> PAGEREF _Toc361124153 \h </w:instrText>
        </w:r>
        <w:r w:rsidR="0077101A">
          <w:rPr>
            <w:noProof/>
            <w:webHidden/>
          </w:rPr>
        </w:r>
        <w:r w:rsidR="0077101A">
          <w:rPr>
            <w:noProof/>
            <w:webHidden/>
          </w:rPr>
          <w:fldChar w:fldCharType="separate"/>
        </w:r>
        <w:r w:rsidR="0063085F">
          <w:rPr>
            <w:noProof/>
            <w:webHidden/>
          </w:rPr>
          <w:t>85</w:t>
        </w:r>
        <w:r w:rsidR="0077101A">
          <w:rPr>
            <w:noProof/>
            <w:webHidden/>
          </w:rPr>
          <w:fldChar w:fldCharType="end"/>
        </w:r>
      </w:hyperlink>
    </w:p>
    <w:p w14:paraId="0EA36DF5" w14:textId="77777777" w:rsidR="00E5547C" w:rsidRDefault="00F03781" w:rsidP="00E5547C">
      <w:pPr>
        <w:pStyle w:val="ndicedeilustraes"/>
        <w:tabs>
          <w:tab w:val="right" w:leader="dot" w:pos="9061"/>
        </w:tabs>
        <w:ind w:firstLine="0"/>
        <w:rPr>
          <w:rFonts w:asciiTheme="minorHAnsi" w:eastAsiaTheme="minorEastAsia" w:hAnsiTheme="minorHAnsi"/>
          <w:noProof/>
          <w:sz w:val="22"/>
          <w:lang w:val="en-US"/>
        </w:rPr>
      </w:pPr>
      <w:hyperlink w:anchor="_Toc361124154" w:history="1">
        <w:r w:rsidR="00E5547C" w:rsidRPr="006E1CA7">
          <w:rPr>
            <w:rStyle w:val="Hyperlink"/>
            <w:noProof/>
            <w:lang w:val="en-US"/>
          </w:rPr>
          <w:t xml:space="preserve">Figure 37: R's output for </w:t>
        </w:r>
        <w:r w:rsidR="00E5547C" w:rsidRPr="006E1CA7">
          <w:rPr>
            <w:rStyle w:val="Hyperlink"/>
            <w:rFonts w:cs="Times New Roman"/>
            <w:noProof/>
            <w:lang w:val="en-US"/>
          </w:rPr>
          <w:t>Mann-Whitney</w:t>
        </w:r>
        <w:r w:rsidR="00E5547C" w:rsidRPr="006E1CA7">
          <w:rPr>
            <w:rStyle w:val="Hyperlink"/>
            <w:noProof/>
            <w:lang w:val="en-US"/>
          </w:rPr>
          <w:t xml:space="preserve"> test</w:t>
        </w:r>
        <w:r w:rsidR="00E5547C">
          <w:rPr>
            <w:noProof/>
            <w:webHidden/>
          </w:rPr>
          <w:tab/>
        </w:r>
        <w:r w:rsidR="0077101A">
          <w:rPr>
            <w:noProof/>
            <w:webHidden/>
          </w:rPr>
          <w:fldChar w:fldCharType="begin"/>
        </w:r>
        <w:r w:rsidR="00E5547C">
          <w:rPr>
            <w:noProof/>
            <w:webHidden/>
          </w:rPr>
          <w:instrText xml:space="preserve"> PAGEREF _Toc361124154 \h </w:instrText>
        </w:r>
        <w:r w:rsidR="0077101A">
          <w:rPr>
            <w:noProof/>
            <w:webHidden/>
          </w:rPr>
        </w:r>
        <w:r w:rsidR="0077101A">
          <w:rPr>
            <w:noProof/>
            <w:webHidden/>
          </w:rPr>
          <w:fldChar w:fldCharType="separate"/>
        </w:r>
        <w:r w:rsidR="0063085F">
          <w:rPr>
            <w:noProof/>
            <w:webHidden/>
          </w:rPr>
          <w:t>86</w:t>
        </w:r>
        <w:r w:rsidR="0077101A">
          <w:rPr>
            <w:noProof/>
            <w:webHidden/>
          </w:rPr>
          <w:fldChar w:fldCharType="end"/>
        </w:r>
      </w:hyperlink>
    </w:p>
    <w:p w14:paraId="2EBDF612" w14:textId="77777777" w:rsidR="00895E77" w:rsidRPr="001E187B" w:rsidRDefault="0077101A" w:rsidP="00E5547C">
      <w:pPr>
        <w:ind w:firstLine="0"/>
        <w:rPr>
          <w:caps/>
          <w:lang w:val="en-US"/>
        </w:rPr>
      </w:pPr>
      <w:r>
        <w:rPr>
          <w:caps/>
          <w:lang w:val="en-US"/>
        </w:rPr>
        <w:fldChar w:fldCharType="end"/>
      </w:r>
      <w:r w:rsidR="00895E77" w:rsidRPr="001E187B">
        <w:rPr>
          <w:caps/>
          <w:lang w:val="en-US"/>
        </w:rPr>
        <w:br w:type="page"/>
      </w:r>
    </w:p>
    <w:p w14:paraId="4895CE81" w14:textId="77777777"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14:paraId="36200D05" w14:textId="77777777" w:rsidR="003F4C83" w:rsidRDefault="0077101A" w:rsidP="003F4C83">
      <w:pPr>
        <w:pStyle w:val="ndicedeilustra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63085F">
          <w:rPr>
            <w:noProof/>
            <w:webHidden/>
          </w:rPr>
          <w:t>31</w:t>
        </w:r>
        <w:r>
          <w:rPr>
            <w:noProof/>
            <w:webHidden/>
          </w:rPr>
          <w:fldChar w:fldCharType="end"/>
        </w:r>
      </w:hyperlink>
    </w:p>
    <w:p w14:paraId="06A050B6"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sidR="0077101A">
          <w:rPr>
            <w:noProof/>
            <w:webHidden/>
          </w:rPr>
          <w:fldChar w:fldCharType="begin"/>
        </w:r>
        <w:r w:rsidR="003F4C83">
          <w:rPr>
            <w:noProof/>
            <w:webHidden/>
          </w:rPr>
          <w:instrText xml:space="preserve"> PAGEREF _Toc361124159 \h </w:instrText>
        </w:r>
        <w:r w:rsidR="0077101A">
          <w:rPr>
            <w:noProof/>
            <w:webHidden/>
          </w:rPr>
        </w:r>
        <w:r w:rsidR="0077101A">
          <w:rPr>
            <w:noProof/>
            <w:webHidden/>
          </w:rPr>
          <w:fldChar w:fldCharType="separate"/>
        </w:r>
        <w:r w:rsidR="0063085F">
          <w:rPr>
            <w:noProof/>
            <w:webHidden/>
          </w:rPr>
          <w:t>45</w:t>
        </w:r>
        <w:r w:rsidR="0077101A">
          <w:rPr>
            <w:noProof/>
            <w:webHidden/>
          </w:rPr>
          <w:fldChar w:fldCharType="end"/>
        </w:r>
      </w:hyperlink>
    </w:p>
    <w:p w14:paraId="4F450C11"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sidR="0077101A">
          <w:rPr>
            <w:noProof/>
            <w:webHidden/>
          </w:rPr>
          <w:fldChar w:fldCharType="begin"/>
        </w:r>
        <w:r w:rsidR="003F4C83">
          <w:rPr>
            <w:noProof/>
            <w:webHidden/>
          </w:rPr>
          <w:instrText xml:space="preserve"> PAGEREF _Toc361124160 \h </w:instrText>
        </w:r>
        <w:r w:rsidR="0077101A">
          <w:rPr>
            <w:noProof/>
            <w:webHidden/>
          </w:rPr>
        </w:r>
        <w:r w:rsidR="0077101A">
          <w:rPr>
            <w:noProof/>
            <w:webHidden/>
          </w:rPr>
          <w:fldChar w:fldCharType="separate"/>
        </w:r>
        <w:r w:rsidR="0063085F">
          <w:rPr>
            <w:noProof/>
            <w:webHidden/>
          </w:rPr>
          <w:t>48</w:t>
        </w:r>
        <w:r w:rsidR="0077101A">
          <w:rPr>
            <w:noProof/>
            <w:webHidden/>
          </w:rPr>
          <w:fldChar w:fldCharType="end"/>
        </w:r>
      </w:hyperlink>
    </w:p>
    <w:p w14:paraId="26ECB9A0"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sidR="0077101A">
          <w:rPr>
            <w:noProof/>
            <w:webHidden/>
          </w:rPr>
          <w:fldChar w:fldCharType="begin"/>
        </w:r>
        <w:r w:rsidR="003F4C83">
          <w:rPr>
            <w:noProof/>
            <w:webHidden/>
          </w:rPr>
          <w:instrText xml:space="preserve"> PAGEREF _Toc361124161 \h </w:instrText>
        </w:r>
        <w:r w:rsidR="0077101A">
          <w:rPr>
            <w:noProof/>
            <w:webHidden/>
          </w:rPr>
        </w:r>
        <w:r w:rsidR="0077101A">
          <w:rPr>
            <w:noProof/>
            <w:webHidden/>
          </w:rPr>
          <w:fldChar w:fldCharType="separate"/>
        </w:r>
        <w:r w:rsidR="0063085F">
          <w:rPr>
            <w:noProof/>
            <w:webHidden/>
          </w:rPr>
          <w:t>80</w:t>
        </w:r>
        <w:r w:rsidR="0077101A">
          <w:rPr>
            <w:noProof/>
            <w:webHidden/>
          </w:rPr>
          <w:fldChar w:fldCharType="end"/>
        </w:r>
      </w:hyperlink>
    </w:p>
    <w:p w14:paraId="6299F39C"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sidR="0077101A">
          <w:rPr>
            <w:noProof/>
            <w:webHidden/>
          </w:rPr>
          <w:fldChar w:fldCharType="begin"/>
        </w:r>
        <w:r w:rsidR="003F4C83">
          <w:rPr>
            <w:noProof/>
            <w:webHidden/>
          </w:rPr>
          <w:instrText xml:space="preserve"> PAGEREF _Toc361124162 \h </w:instrText>
        </w:r>
        <w:r w:rsidR="0077101A">
          <w:rPr>
            <w:noProof/>
            <w:webHidden/>
          </w:rPr>
        </w:r>
        <w:r w:rsidR="0077101A">
          <w:rPr>
            <w:noProof/>
            <w:webHidden/>
          </w:rPr>
          <w:fldChar w:fldCharType="separate"/>
        </w:r>
        <w:r w:rsidR="0063085F">
          <w:rPr>
            <w:noProof/>
            <w:webHidden/>
          </w:rPr>
          <w:t>81</w:t>
        </w:r>
        <w:r w:rsidR="0077101A">
          <w:rPr>
            <w:noProof/>
            <w:webHidden/>
          </w:rPr>
          <w:fldChar w:fldCharType="end"/>
        </w:r>
      </w:hyperlink>
    </w:p>
    <w:p w14:paraId="47238243"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sidR="0077101A">
          <w:rPr>
            <w:noProof/>
            <w:webHidden/>
          </w:rPr>
          <w:fldChar w:fldCharType="begin"/>
        </w:r>
        <w:r w:rsidR="003F4C83">
          <w:rPr>
            <w:noProof/>
            <w:webHidden/>
          </w:rPr>
          <w:instrText xml:space="preserve"> PAGEREF _Toc361124163 \h </w:instrText>
        </w:r>
        <w:r w:rsidR="0077101A">
          <w:rPr>
            <w:noProof/>
            <w:webHidden/>
          </w:rPr>
        </w:r>
        <w:r w:rsidR="0077101A">
          <w:rPr>
            <w:noProof/>
            <w:webHidden/>
          </w:rPr>
          <w:fldChar w:fldCharType="separate"/>
        </w:r>
        <w:r w:rsidR="0063085F">
          <w:rPr>
            <w:noProof/>
            <w:webHidden/>
          </w:rPr>
          <w:t>82</w:t>
        </w:r>
        <w:r w:rsidR="0077101A">
          <w:rPr>
            <w:noProof/>
            <w:webHidden/>
          </w:rPr>
          <w:fldChar w:fldCharType="end"/>
        </w:r>
      </w:hyperlink>
    </w:p>
    <w:p w14:paraId="38490EF8"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sidR="0077101A">
          <w:rPr>
            <w:noProof/>
            <w:webHidden/>
          </w:rPr>
          <w:fldChar w:fldCharType="begin"/>
        </w:r>
        <w:r w:rsidR="003F4C83">
          <w:rPr>
            <w:noProof/>
            <w:webHidden/>
          </w:rPr>
          <w:instrText xml:space="preserve"> PAGEREF _Toc361124164 \h </w:instrText>
        </w:r>
        <w:r w:rsidR="0077101A">
          <w:rPr>
            <w:noProof/>
            <w:webHidden/>
          </w:rPr>
        </w:r>
        <w:r w:rsidR="0077101A">
          <w:rPr>
            <w:noProof/>
            <w:webHidden/>
          </w:rPr>
          <w:fldChar w:fldCharType="separate"/>
        </w:r>
        <w:r w:rsidR="0063085F">
          <w:rPr>
            <w:noProof/>
            <w:webHidden/>
          </w:rPr>
          <w:t>82</w:t>
        </w:r>
        <w:r w:rsidR="0077101A">
          <w:rPr>
            <w:noProof/>
            <w:webHidden/>
          </w:rPr>
          <w:fldChar w:fldCharType="end"/>
        </w:r>
      </w:hyperlink>
    </w:p>
    <w:p w14:paraId="65D016A2"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sidR="0077101A">
          <w:rPr>
            <w:noProof/>
            <w:webHidden/>
          </w:rPr>
          <w:fldChar w:fldCharType="begin"/>
        </w:r>
        <w:r w:rsidR="003F4C83">
          <w:rPr>
            <w:noProof/>
            <w:webHidden/>
          </w:rPr>
          <w:instrText xml:space="preserve"> PAGEREF _Toc361124165 \h </w:instrText>
        </w:r>
        <w:r w:rsidR="0077101A">
          <w:rPr>
            <w:noProof/>
            <w:webHidden/>
          </w:rPr>
        </w:r>
        <w:r w:rsidR="0077101A">
          <w:rPr>
            <w:noProof/>
            <w:webHidden/>
          </w:rPr>
          <w:fldChar w:fldCharType="separate"/>
        </w:r>
        <w:r w:rsidR="0063085F">
          <w:rPr>
            <w:noProof/>
            <w:webHidden/>
          </w:rPr>
          <w:t>84</w:t>
        </w:r>
        <w:r w:rsidR="0077101A">
          <w:rPr>
            <w:noProof/>
            <w:webHidden/>
          </w:rPr>
          <w:fldChar w:fldCharType="end"/>
        </w:r>
      </w:hyperlink>
    </w:p>
    <w:p w14:paraId="7B013D2F"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sidR="0077101A">
          <w:rPr>
            <w:noProof/>
            <w:webHidden/>
          </w:rPr>
          <w:fldChar w:fldCharType="begin"/>
        </w:r>
        <w:r w:rsidR="003F4C83">
          <w:rPr>
            <w:noProof/>
            <w:webHidden/>
          </w:rPr>
          <w:instrText xml:space="preserve"> PAGEREF _Toc361124166 \h </w:instrText>
        </w:r>
        <w:r w:rsidR="0077101A">
          <w:rPr>
            <w:noProof/>
            <w:webHidden/>
          </w:rPr>
        </w:r>
        <w:r w:rsidR="0077101A">
          <w:rPr>
            <w:noProof/>
            <w:webHidden/>
          </w:rPr>
          <w:fldChar w:fldCharType="separate"/>
        </w:r>
        <w:r w:rsidR="0063085F">
          <w:rPr>
            <w:noProof/>
            <w:webHidden/>
          </w:rPr>
          <w:t>84</w:t>
        </w:r>
        <w:r w:rsidR="0077101A">
          <w:rPr>
            <w:noProof/>
            <w:webHidden/>
          </w:rPr>
          <w:fldChar w:fldCharType="end"/>
        </w:r>
      </w:hyperlink>
    </w:p>
    <w:p w14:paraId="79952955"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sidR="0077101A">
          <w:rPr>
            <w:noProof/>
            <w:webHidden/>
          </w:rPr>
          <w:fldChar w:fldCharType="begin"/>
        </w:r>
        <w:r w:rsidR="003F4C83">
          <w:rPr>
            <w:noProof/>
            <w:webHidden/>
          </w:rPr>
          <w:instrText xml:space="preserve"> PAGEREF _Toc361124167 \h </w:instrText>
        </w:r>
        <w:r w:rsidR="0077101A">
          <w:rPr>
            <w:noProof/>
            <w:webHidden/>
          </w:rPr>
        </w:r>
        <w:r w:rsidR="0077101A">
          <w:rPr>
            <w:noProof/>
            <w:webHidden/>
          </w:rPr>
          <w:fldChar w:fldCharType="separate"/>
        </w:r>
        <w:r w:rsidR="0063085F">
          <w:rPr>
            <w:noProof/>
            <w:webHidden/>
          </w:rPr>
          <w:t>85</w:t>
        </w:r>
        <w:r w:rsidR="0077101A">
          <w:rPr>
            <w:noProof/>
            <w:webHidden/>
          </w:rPr>
          <w:fldChar w:fldCharType="end"/>
        </w:r>
      </w:hyperlink>
    </w:p>
    <w:p w14:paraId="6A5FAC6B"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sidR="0077101A">
          <w:rPr>
            <w:noProof/>
            <w:webHidden/>
          </w:rPr>
          <w:fldChar w:fldCharType="begin"/>
        </w:r>
        <w:r w:rsidR="003F4C83">
          <w:rPr>
            <w:noProof/>
            <w:webHidden/>
          </w:rPr>
          <w:instrText xml:space="preserve"> PAGEREF _Toc361124168 \h </w:instrText>
        </w:r>
        <w:r w:rsidR="0077101A">
          <w:rPr>
            <w:noProof/>
            <w:webHidden/>
          </w:rPr>
        </w:r>
        <w:r w:rsidR="0077101A">
          <w:rPr>
            <w:noProof/>
            <w:webHidden/>
          </w:rPr>
          <w:fldChar w:fldCharType="separate"/>
        </w:r>
        <w:r w:rsidR="0063085F">
          <w:rPr>
            <w:noProof/>
            <w:webHidden/>
          </w:rPr>
          <w:t>86</w:t>
        </w:r>
        <w:r w:rsidR="0077101A">
          <w:rPr>
            <w:noProof/>
            <w:webHidden/>
          </w:rPr>
          <w:fldChar w:fldCharType="end"/>
        </w:r>
      </w:hyperlink>
    </w:p>
    <w:p w14:paraId="73667F87" w14:textId="77777777" w:rsidR="003F4C83" w:rsidRDefault="00F03781" w:rsidP="003F4C83">
      <w:pPr>
        <w:pStyle w:val="ndicedeilustra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sidR="0077101A">
          <w:rPr>
            <w:noProof/>
            <w:webHidden/>
          </w:rPr>
          <w:fldChar w:fldCharType="begin"/>
        </w:r>
        <w:r w:rsidR="003F4C83">
          <w:rPr>
            <w:noProof/>
            <w:webHidden/>
          </w:rPr>
          <w:instrText xml:space="preserve"> PAGEREF _Toc361124169 \h </w:instrText>
        </w:r>
        <w:r w:rsidR="0077101A">
          <w:rPr>
            <w:noProof/>
            <w:webHidden/>
          </w:rPr>
        </w:r>
        <w:r w:rsidR="0077101A">
          <w:rPr>
            <w:noProof/>
            <w:webHidden/>
          </w:rPr>
          <w:fldChar w:fldCharType="separate"/>
        </w:r>
        <w:r w:rsidR="0063085F">
          <w:rPr>
            <w:noProof/>
            <w:webHidden/>
          </w:rPr>
          <w:t>90</w:t>
        </w:r>
        <w:r w:rsidR="0077101A">
          <w:rPr>
            <w:noProof/>
            <w:webHidden/>
          </w:rPr>
          <w:fldChar w:fldCharType="end"/>
        </w:r>
      </w:hyperlink>
    </w:p>
    <w:p w14:paraId="3E374525" w14:textId="77777777" w:rsidR="00895E77" w:rsidRPr="001E187B" w:rsidRDefault="0077101A" w:rsidP="008C0DA4">
      <w:pPr>
        <w:rPr>
          <w:caps/>
          <w:lang w:val="en-US"/>
        </w:rPr>
      </w:pPr>
      <w:r>
        <w:rPr>
          <w:caps/>
          <w:lang w:val="en-US"/>
        </w:rPr>
        <w:fldChar w:fldCharType="end"/>
      </w:r>
      <w:r w:rsidR="00895E77" w:rsidRPr="001E187B">
        <w:rPr>
          <w:caps/>
          <w:lang w:val="en-US"/>
        </w:rPr>
        <w:br w:type="page"/>
      </w:r>
    </w:p>
    <w:p w14:paraId="696473E1" w14:textId="77777777"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14:paraId="4DBE7DF7" w14:textId="77777777"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14:paraId="1FF356E8" w14:textId="77777777" w:rsidR="003F4C83" w:rsidRDefault="003F4C83" w:rsidP="003F4C83">
      <w:pPr>
        <w:ind w:firstLine="0"/>
        <w:rPr>
          <w:lang w:val="en-US"/>
        </w:rPr>
      </w:pPr>
      <w:r>
        <w:rPr>
          <w:lang w:val="en-US"/>
        </w:rPr>
        <w:t xml:space="preserve">GVM </w:t>
      </w:r>
      <w:r w:rsidRPr="007A441F">
        <w:rPr>
          <w:lang w:val="en-US"/>
        </w:rPr>
        <w:t>–</w:t>
      </w:r>
      <w:r>
        <w:rPr>
          <w:lang w:val="en-US"/>
        </w:rPr>
        <w:t xml:space="preserve"> </w:t>
      </w:r>
      <w:r w:rsidRPr="003F4C83">
        <w:rPr>
          <w:lang w:val="en-US"/>
        </w:rPr>
        <w:t>Gameplay Visualization Manifesto</w:t>
      </w:r>
    </w:p>
    <w:p w14:paraId="5559C484" w14:textId="77777777" w:rsidR="003F4C83" w:rsidRPr="007A441F" w:rsidRDefault="003F4C83" w:rsidP="003F4C83">
      <w:pPr>
        <w:ind w:firstLine="0"/>
        <w:rPr>
          <w:lang w:val="en-US"/>
        </w:rPr>
      </w:pPr>
      <w:r w:rsidRPr="007A441F">
        <w:rPr>
          <w:lang w:val="en-US"/>
        </w:rPr>
        <w:t>HCI – Human-Computer Interaction</w:t>
      </w:r>
    </w:p>
    <w:p w14:paraId="6FD4EBAB" w14:textId="77777777" w:rsidR="0092538B" w:rsidRDefault="0092538B" w:rsidP="004913AD">
      <w:pPr>
        <w:ind w:firstLine="0"/>
        <w:rPr>
          <w:lang w:val="en-US"/>
        </w:rPr>
      </w:pPr>
      <w:r>
        <w:rPr>
          <w:lang w:val="en-US"/>
        </w:rPr>
        <w:t>H</w:t>
      </w:r>
      <w:r w:rsidR="00F25A47">
        <w:rPr>
          <w:lang w:val="en-US"/>
        </w:rPr>
        <w:t>P</w:t>
      </w:r>
      <w:r>
        <w:rPr>
          <w:lang w:val="en-US"/>
        </w:rPr>
        <w:t xml:space="preserve"> – Hit points</w:t>
      </w:r>
    </w:p>
    <w:p w14:paraId="5661F8A7" w14:textId="77777777" w:rsidR="003F4C83" w:rsidRDefault="003F4C83" w:rsidP="003F4C83">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14:paraId="078D107D" w14:textId="77777777" w:rsidR="0092538B" w:rsidRDefault="0092538B" w:rsidP="004913AD">
      <w:pPr>
        <w:ind w:firstLine="0"/>
        <w:rPr>
          <w:lang w:val="en-US"/>
        </w:rPr>
      </w:pPr>
      <w:r>
        <w:rPr>
          <w:lang w:val="en-US"/>
        </w:rPr>
        <w:t>NPC – Non player character</w:t>
      </w:r>
    </w:p>
    <w:p w14:paraId="49BE3B84" w14:textId="77777777" w:rsidR="0092538B" w:rsidRDefault="0092538B" w:rsidP="004913AD">
      <w:pPr>
        <w:ind w:firstLine="0"/>
        <w:rPr>
          <w:lang w:val="en-US"/>
        </w:rPr>
      </w:pPr>
      <w:r>
        <w:rPr>
          <w:lang w:val="en-US"/>
        </w:rPr>
        <w:t>OPM – Open Provenance Model</w:t>
      </w:r>
    </w:p>
    <w:p w14:paraId="21FE01F5" w14:textId="77777777" w:rsidR="002E5D8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14:paraId="289DE707" w14:textId="77777777" w:rsidR="003F4C83" w:rsidRPr="00657651" w:rsidRDefault="003F4C83" w:rsidP="003F4C83">
      <w:pPr>
        <w:ind w:firstLine="0"/>
        <w:rPr>
          <w:lang w:val="en-US"/>
        </w:rPr>
      </w:pPr>
      <w:r>
        <w:rPr>
          <w:lang w:val="en-US"/>
        </w:rPr>
        <w:t xml:space="preserve">SDM – </w:t>
      </w:r>
      <w:r w:rsidRPr="00A70DA8">
        <w:rPr>
          <w:i/>
          <w:lang w:val="en-US"/>
        </w:rPr>
        <w:t>Software Development Manager</w:t>
      </w:r>
      <w:r>
        <w:rPr>
          <w:lang w:val="en-US"/>
        </w:rPr>
        <w:t xml:space="preserve"> computer game</w:t>
      </w:r>
    </w:p>
    <w:p w14:paraId="4CB4B4E9" w14:textId="77777777" w:rsidR="007A441F" w:rsidRDefault="007A441F" w:rsidP="004913AD">
      <w:pPr>
        <w:ind w:firstLine="0"/>
        <w:rPr>
          <w:lang w:val="en-US"/>
        </w:rPr>
      </w:pPr>
      <w:r w:rsidRPr="007A441F">
        <w:rPr>
          <w:lang w:val="en-US"/>
        </w:rPr>
        <w:t xml:space="preserve">TRUE – Tracking </w:t>
      </w:r>
      <w:r>
        <w:rPr>
          <w:lang w:val="en-US"/>
        </w:rPr>
        <w:t>Real-Time User Experience</w:t>
      </w:r>
    </w:p>
    <w:p w14:paraId="4B8D1F6B" w14:textId="77777777" w:rsidR="007A441F" w:rsidRPr="00657651" w:rsidRDefault="007A441F" w:rsidP="004913AD">
      <w:pPr>
        <w:ind w:firstLine="0"/>
        <w:rPr>
          <w:lang w:val="en-US"/>
        </w:rPr>
      </w:pPr>
      <w:r w:rsidRPr="00657651">
        <w:rPr>
          <w:lang w:val="en-US"/>
        </w:rPr>
        <w:t>UIE – User Initiated Events</w:t>
      </w:r>
    </w:p>
    <w:p w14:paraId="7FFB1E5D" w14:textId="77777777"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14:paraId="5FC8D576" w14:textId="77777777" w:rsidR="000D6AC9" w:rsidRPr="001E187B" w:rsidRDefault="00E41149" w:rsidP="00E738AC">
          <w:pPr>
            <w:pStyle w:val="CabealhodoSumrio"/>
            <w:rPr>
              <w:lang w:val="en-US"/>
            </w:rPr>
          </w:pPr>
          <w:r>
            <w:rPr>
              <w:lang w:val="en-US"/>
            </w:rPr>
            <w:t>Table of C</w:t>
          </w:r>
          <w:r w:rsidR="000D6AC9" w:rsidRPr="001E187B">
            <w:rPr>
              <w:lang w:val="en-US"/>
            </w:rPr>
            <w:t>ontents</w:t>
          </w:r>
        </w:p>
        <w:p w14:paraId="36B1FD7D" w14:textId="77777777" w:rsidR="00E738AC" w:rsidRDefault="0077101A" w:rsidP="00E738AC">
          <w:pPr>
            <w:pStyle w:val="Sumrio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1125355" w:history="1">
            <w:r w:rsidR="00E738AC" w:rsidRPr="00580AB4">
              <w:rPr>
                <w:rStyle w:val="Hyperlink"/>
                <w:noProof/>
                <w:lang w:val="en-US"/>
              </w:rPr>
              <w:t>Chapter 1 – Introduction</w:t>
            </w:r>
            <w:r w:rsidR="00E738AC">
              <w:rPr>
                <w:noProof/>
                <w:webHidden/>
              </w:rPr>
              <w:tab/>
            </w:r>
            <w:r>
              <w:rPr>
                <w:noProof/>
                <w:webHidden/>
              </w:rPr>
              <w:fldChar w:fldCharType="begin"/>
            </w:r>
            <w:r w:rsidR="00E738AC">
              <w:rPr>
                <w:noProof/>
                <w:webHidden/>
              </w:rPr>
              <w:instrText xml:space="preserve"> PAGEREF _Toc361125355 \h </w:instrText>
            </w:r>
            <w:r>
              <w:rPr>
                <w:noProof/>
                <w:webHidden/>
              </w:rPr>
            </w:r>
            <w:r>
              <w:rPr>
                <w:noProof/>
                <w:webHidden/>
              </w:rPr>
              <w:fldChar w:fldCharType="separate"/>
            </w:r>
            <w:r w:rsidR="0063085F">
              <w:rPr>
                <w:noProof/>
                <w:webHidden/>
              </w:rPr>
              <w:t>15</w:t>
            </w:r>
            <w:r>
              <w:rPr>
                <w:noProof/>
                <w:webHidden/>
              </w:rPr>
              <w:fldChar w:fldCharType="end"/>
            </w:r>
          </w:hyperlink>
        </w:p>
        <w:p w14:paraId="65567448"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56" w:history="1">
            <w:r w:rsidR="00E738AC" w:rsidRPr="00580AB4">
              <w:rPr>
                <w:rStyle w:val="Hyperlink"/>
                <w:noProof/>
                <w:lang w:val="en-US"/>
              </w:rPr>
              <w:t>1.1 Motivation</w:t>
            </w:r>
            <w:r w:rsidR="00E738AC">
              <w:rPr>
                <w:noProof/>
                <w:webHidden/>
              </w:rPr>
              <w:tab/>
            </w:r>
            <w:r w:rsidR="0077101A">
              <w:rPr>
                <w:noProof/>
                <w:webHidden/>
              </w:rPr>
              <w:fldChar w:fldCharType="begin"/>
            </w:r>
            <w:r w:rsidR="00E738AC">
              <w:rPr>
                <w:noProof/>
                <w:webHidden/>
              </w:rPr>
              <w:instrText xml:space="preserve"> PAGEREF _Toc361125356 \h </w:instrText>
            </w:r>
            <w:r w:rsidR="0077101A">
              <w:rPr>
                <w:noProof/>
                <w:webHidden/>
              </w:rPr>
            </w:r>
            <w:r w:rsidR="0077101A">
              <w:rPr>
                <w:noProof/>
                <w:webHidden/>
              </w:rPr>
              <w:fldChar w:fldCharType="separate"/>
            </w:r>
            <w:r w:rsidR="0063085F">
              <w:rPr>
                <w:noProof/>
                <w:webHidden/>
              </w:rPr>
              <w:t>15</w:t>
            </w:r>
            <w:r w:rsidR="0077101A">
              <w:rPr>
                <w:noProof/>
                <w:webHidden/>
              </w:rPr>
              <w:fldChar w:fldCharType="end"/>
            </w:r>
          </w:hyperlink>
        </w:p>
        <w:p w14:paraId="40B7E01F"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57" w:history="1">
            <w:r w:rsidR="00E738AC" w:rsidRPr="00580AB4">
              <w:rPr>
                <w:rStyle w:val="Hyperlink"/>
                <w:noProof/>
              </w:rPr>
              <w:t>1.2 Goals</w:t>
            </w:r>
            <w:r w:rsidR="00E738AC">
              <w:rPr>
                <w:noProof/>
                <w:webHidden/>
              </w:rPr>
              <w:tab/>
            </w:r>
            <w:r w:rsidR="0077101A">
              <w:rPr>
                <w:noProof/>
                <w:webHidden/>
              </w:rPr>
              <w:fldChar w:fldCharType="begin"/>
            </w:r>
            <w:r w:rsidR="00E738AC">
              <w:rPr>
                <w:noProof/>
                <w:webHidden/>
              </w:rPr>
              <w:instrText xml:space="preserve"> PAGEREF _Toc361125357 \h </w:instrText>
            </w:r>
            <w:r w:rsidR="0077101A">
              <w:rPr>
                <w:noProof/>
                <w:webHidden/>
              </w:rPr>
            </w:r>
            <w:r w:rsidR="0077101A">
              <w:rPr>
                <w:noProof/>
                <w:webHidden/>
              </w:rPr>
              <w:fldChar w:fldCharType="separate"/>
            </w:r>
            <w:r w:rsidR="0063085F">
              <w:rPr>
                <w:noProof/>
                <w:webHidden/>
              </w:rPr>
              <w:t>16</w:t>
            </w:r>
            <w:r w:rsidR="0077101A">
              <w:rPr>
                <w:noProof/>
                <w:webHidden/>
              </w:rPr>
              <w:fldChar w:fldCharType="end"/>
            </w:r>
          </w:hyperlink>
        </w:p>
        <w:p w14:paraId="691DE9AA"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58" w:history="1">
            <w:r w:rsidR="00E738AC" w:rsidRPr="00580AB4">
              <w:rPr>
                <w:rStyle w:val="Hyperlink"/>
                <w:noProof/>
              </w:rPr>
              <w:t>1.3 Research Questions</w:t>
            </w:r>
            <w:r w:rsidR="00E738AC">
              <w:rPr>
                <w:noProof/>
                <w:webHidden/>
              </w:rPr>
              <w:tab/>
            </w:r>
            <w:r w:rsidR="0077101A">
              <w:rPr>
                <w:noProof/>
                <w:webHidden/>
              </w:rPr>
              <w:fldChar w:fldCharType="begin"/>
            </w:r>
            <w:r w:rsidR="00E738AC">
              <w:rPr>
                <w:noProof/>
                <w:webHidden/>
              </w:rPr>
              <w:instrText xml:space="preserve"> PAGEREF _Toc361125358 \h </w:instrText>
            </w:r>
            <w:r w:rsidR="0077101A">
              <w:rPr>
                <w:noProof/>
                <w:webHidden/>
              </w:rPr>
            </w:r>
            <w:r w:rsidR="0077101A">
              <w:rPr>
                <w:noProof/>
                <w:webHidden/>
              </w:rPr>
              <w:fldChar w:fldCharType="separate"/>
            </w:r>
            <w:r w:rsidR="0063085F">
              <w:rPr>
                <w:noProof/>
                <w:webHidden/>
              </w:rPr>
              <w:t>17</w:t>
            </w:r>
            <w:r w:rsidR="0077101A">
              <w:rPr>
                <w:noProof/>
                <w:webHidden/>
              </w:rPr>
              <w:fldChar w:fldCharType="end"/>
            </w:r>
          </w:hyperlink>
        </w:p>
        <w:p w14:paraId="3B9A07E2"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59" w:history="1">
            <w:r w:rsidR="00E738AC" w:rsidRPr="00580AB4">
              <w:rPr>
                <w:rStyle w:val="Hyperlink"/>
                <w:noProof/>
                <w:lang w:val="en-US"/>
              </w:rPr>
              <w:t>1.4 Contributions</w:t>
            </w:r>
            <w:r w:rsidR="00E738AC">
              <w:rPr>
                <w:noProof/>
                <w:webHidden/>
              </w:rPr>
              <w:tab/>
            </w:r>
            <w:r w:rsidR="0077101A">
              <w:rPr>
                <w:noProof/>
                <w:webHidden/>
              </w:rPr>
              <w:fldChar w:fldCharType="begin"/>
            </w:r>
            <w:r w:rsidR="00E738AC">
              <w:rPr>
                <w:noProof/>
                <w:webHidden/>
              </w:rPr>
              <w:instrText xml:space="preserve"> PAGEREF _Toc361125359 \h </w:instrText>
            </w:r>
            <w:r w:rsidR="0077101A">
              <w:rPr>
                <w:noProof/>
                <w:webHidden/>
              </w:rPr>
            </w:r>
            <w:r w:rsidR="0077101A">
              <w:rPr>
                <w:noProof/>
                <w:webHidden/>
              </w:rPr>
              <w:fldChar w:fldCharType="separate"/>
            </w:r>
            <w:r w:rsidR="0063085F">
              <w:rPr>
                <w:noProof/>
                <w:webHidden/>
              </w:rPr>
              <w:t>17</w:t>
            </w:r>
            <w:r w:rsidR="0077101A">
              <w:rPr>
                <w:noProof/>
                <w:webHidden/>
              </w:rPr>
              <w:fldChar w:fldCharType="end"/>
            </w:r>
          </w:hyperlink>
        </w:p>
        <w:p w14:paraId="1F2D3CE0"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0" w:history="1">
            <w:r w:rsidR="00E738AC" w:rsidRPr="00580AB4">
              <w:rPr>
                <w:rStyle w:val="Hyperlink"/>
                <w:noProof/>
                <w:lang w:val="en-US"/>
              </w:rPr>
              <w:t>1.5 Organization</w:t>
            </w:r>
            <w:r w:rsidR="00E738AC">
              <w:rPr>
                <w:noProof/>
                <w:webHidden/>
              </w:rPr>
              <w:tab/>
            </w:r>
            <w:r w:rsidR="0077101A">
              <w:rPr>
                <w:noProof/>
                <w:webHidden/>
              </w:rPr>
              <w:fldChar w:fldCharType="begin"/>
            </w:r>
            <w:r w:rsidR="00E738AC">
              <w:rPr>
                <w:noProof/>
                <w:webHidden/>
              </w:rPr>
              <w:instrText xml:space="preserve"> PAGEREF _Toc361125360 \h </w:instrText>
            </w:r>
            <w:r w:rsidR="0077101A">
              <w:rPr>
                <w:noProof/>
                <w:webHidden/>
              </w:rPr>
            </w:r>
            <w:r w:rsidR="0077101A">
              <w:rPr>
                <w:noProof/>
                <w:webHidden/>
              </w:rPr>
              <w:fldChar w:fldCharType="separate"/>
            </w:r>
            <w:r w:rsidR="0063085F">
              <w:rPr>
                <w:noProof/>
                <w:webHidden/>
              </w:rPr>
              <w:t>18</w:t>
            </w:r>
            <w:r w:rsidR="0077101A">
              <w:rPr>
                <w:noProof/>
                <w:webHidden/>
              </w:rPr>
              <w:fldChar w:fldCharType="end"/>
            </w:r>
          </w:hyperlink>
        </w:p>
        <w:p w14:paraId="258513B3"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361" w:history="1">
            <w:r w:rsidR="00E738AC" w:rsidRPr="00580AB4">
              <w:rPr>
                <w:rStyle w:val="Hyperlink"/>
                <w:noProof/>
                <w:lang w:val="en-US"/>
              </w:rPr>
              <w:t>Chapter 2 – Game Flow Analysis</w:t>
            </w:r>
            <w:r w:rsidR="00E738AC">
              <w:rPr>
                <w:noProof/>
                <w:webHidden/>
              </w:rPr>
              <w:tab/>
            </w:r>
            <w:r w:rsidR="0077101A">
              <w:rPr>
                <w:noProof/>
                <w:webHidden/>
              </w:rPr>
              <w:fldChar w:fldCharType="begin"/>
            </w:r>
            <w:r w:rsidR="00E738AC">
              <w:rPr>
                <w:noProof/>
                <w:webHidden/>
              </w:rPr>
              <w:instrText xml:space="preserve"> PAGEREF _Toc361125361 \h </w:instrText>
            </w:r>
            <w:r w:rsidR="0077101A">
              <w:rPr>
                <w:noProof/>
                <w:webHidden/>
              </w:rPr>
            </w:r>
            <w:r w:rsidR="0077101A">
              <w:rPr>
                <w:noProof/>
                <w:webHidden/>
              </w:rPr>
              <w:fldChar w:fldCharType="separate"/>
            </w:r>
            <w:r w:rsidR="0063085F">
              <w:rPr>
                <w:noProof/>
                <w:webHidden/>
              </w:rPr>
              <w:t>20</w:t>
            </w:r>
            <w:r w:rsidR="0077101A">
              <w:rPr>
                <w:noProof/>
                <w:webHidden/>
              </w:rPr>
              <w:fldChar w:fldCharType="end"/>
            </w:r>
          </w:hyperlink>
        </w:p>
        <w:p w14:paraId="7D5187F3"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2" w:history="1">
            <w:r w:rsidR="00E738AC" w:rsidRPr="00580AB4">
              <w:rPr>
                <w:rStyle w:val="Hyperlink"/>
                <w:noProof/>
                <w:lang w:val="en-US"/>
              </w:rPr>
              <w:t>2.1 Introduction</w:t>
            </w:r>
            <w:r w:rsidR="00E738AC">
              <w:rPr>
                <w:noProof/>
                <w:webHidden/>
              </w:rPr>
              <w:tab/>
            </w:r>
            <w:r w:rsidR="0077101A">
              <w:rPr>
                <w:noProof/>
                <w:webHidden/>
              </w:rPr>
              <w:fldChar w:fldCharType="begin"/>
            </w:r>
            <w:r w:rsidR="00E738AC">
              <w:rPr>
                <w:noProof/>
                <w:webHidden/>
              </w:rPr>
              <w:instrText xml:space="preserve"> PAGEREF _Toc361125362 \h </w:instrText>
            </w:r>
            <w:r w:rsidR="0077101A">
              <w:rPr>
                <w:noProof/>
                <w:webHidden/>
              </w:rPr>
            </w:r>
            <w:r w:rsidR="0077101A">
              <w:rPr>
                <w:noProof/>
                <w:webHidden/>
              </w:rPr>
              <w:fldChar w:fldCharType="separate"/>
            </w:r>
            <w:r w:rsidR="0063085F">
              <w:rPr>
                <w:noProof/>
                <w:webHidden/>
              </w:rPr>
              <w:t>20</w:t>
            </w:r>
            <w:r w:rsidR="0077101A">
              <w:rPr>
                <w:noProof/>
                <w:webHidden/>
              </w:rPr>
              <w:fldChar w:fldCharType="end"/>
            </w:r>
          </w:hyperlink>
        </w:p>
        <w:p w14:paraId="3BD971E2"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3" w:history="1">
            <w:r w:rsidR="00E738AC" w:rsidRPr="00580AB4">
              <w:rPr>
                <w:rStyle w:val="Hyperlink"/>
                <w:noProof/>
                <w:lang w:val="en-US"/>
              </w:rPr>
              <w:t>2.2 Gameplay Visualization Manifesto</w:t>
            </w:r>
            <w:r w:rsidR="00E738AC">
              <w:rPr>
                <w:noProof/>
                <w:webHidden/>
              </w:rPr>
              <w:tab/>
            </w:r>
            <w:r w:rsidR="0077101A">
              <w:rPr>
                <w:noProof/>
                <w:webHidden/>
              </w:rPr>
              <w:fldChar w:fldCharType="begin"/>
            </w:r>
            <w:r w:rsidR="00E738AC">
              <w:rPr>
                <w:noProof/>
                <w:webHidden/>
              </w:rPr>
              <w:instrText xml:space="preserve"> PAGEREF _Toc361125363 \h </w:instrText>
            </w:r>
            <w:r w:rsidR="0077101A">
              <w:rPr>
                <w:noProof/>
                <w:webHidden/>
              </w:rPr>
            </w:r>
            <w:r w:rsidR="0077101A">
              <w:rPr>
                <w:noProof/>
                <w:webHidden/>
              </w:rPr>
              <w:fldChar w:fldCharType="separate"/>
            </w:r>
            <w:r w:rsidR="0063085F">
              <w:rPr>
                <w:noProof/>
                <w:webHidden/>
              </w:rPr>
              <w:t>22</w:t>
            </w:r>
            <w:r w:rsidR="0077101A">
              <w:rPr>
                <w:noProof/>
                <w:webHidden/>
              </w:rPr>
              <w:fldChar w:fldCharType="end"/>
            </w:r>
          </w:hyperlink>
        </w:p>
        <w:p w14:paraId="1FF2C7A4"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4" w:history="1">
            <w:r w:rsidR="00E738AC" w:rsidRPr="00580AB4">
              <w:rPr>
                <w:rStyle w:val="Hyperlink"/>
                <w:noProof/>
                <w:lang w:val="en-US"/>
              </w:rPr>
              <w:t>2.3 Tracking Real-Time User Experience</w:t>
            </w:r>
            <w:r w:rsidR="00E738AC">
              <w:rPr>
                <w:noProof/>
                <w:webHidden/>
              </w:rPr>
              <w:tab/>
            </w:r>
            <w:r w:rsidR="0077101A">
              <w:rPr>
                <w:noProof/>
                <w:webHidden/>
              </w:rPr>
              <w:fldChar w:fldCharType="begin"/>
            </w:r>
            <w:r w:rsidR="00E738AC">
              <w:rPr>
                <w:noProof/>
                <w:webHidden/>
              </w:rPr>
              <w:instrText xml:space="preserve"> PAGEREF _Toc361125364 \h </w:instrText>
            </w:r>
            <w:r w:rsidR="0077101A">
              <w:rPr>
                <w:noProof/>
                <w:webHidden/>
              </w:rPr>
            </w:r>
            <w:r w:rsidR="0077101A">
              <w:rPr>
                <w:noProof/>
                <w:webHidden/>
              </w:rPr>
              <w:fldChar w:fldCharType="separate"/>
            </w:r>
            <w:r w:rsidR="0063085F">
              <w:rPr>
                <w:noProof/>
                <w:webHidden/>
              </w:rPr>
              <w:t>23</w:t>
            </w:r>
            <w:r w:rsidR="0077101A">
              <w:rPr>
                <w:noProof/>
                <w:webHidden/>
              </w:rPr>
              <w:fldChar w:fldCharType="end"/>
            </w:r>
          </w:hyperlink>
        </w:p>
        <w:p w14:paraId="3FE19E91"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5" w:history="1">
            <w:r w:rsidR="00E738AC" w:rsidRPr="00580AB4">
              <w:rPr>
                <w:rStyle w:val="Hyperlink"/>
                <w:noProof/>
              </w:rPr>
              <w:t>2.4 Playtracer</w:t>
            </w:r>
            <w:r w:rsidR="00E738AC">
              <w:rPr>
                <w:noProof/>
                <w:webHidden/>
              </w:rPr>
              <w:tab/>
            </w:r>
            <w:r w:rsidR="0077101A">
              <w:rPr>
                <w:noProof/>
                <w:webHidden/>
              </w:rPr>
              <w:fldChar w:fldCharType="begin"/>
            </w:r>
            <w:r w:rsidR="00E738AC">
              <w:rPr>
                <w:noProof/>
                <w:webHidden/>
              </w:rPr>
              <w:instrText xml:space="preserve"> PAGEREF _Toc361125365 \h </w:instrText>
            </w:r>
            <w:r w:rsidR="0077101A">
              <w:rPr>
                <w:noProof/>
                <w:webHidden/>
              </w:rPr>
            </w:r>
            <w:r w:rsidR="0077101A">
              <w:rPr>
                <w:noProof/>
                <w:webHidden/>
              </w:rPr>
              <w:fldChar w:fldCharType="separate"/>
            </w:r>
            <w:r w:rsidR="0063085F">
              <w:rPr>
                <w:noProof/>
                <w:webHidden/>
              </w:rPr>
              <w:t>25</w:t>
            </w:r>
            <w:r w:rsidR="0077101A">
              <w:rPr>
                <w:noProof/>
                <w:webHidden/>
              </w:rPr>
              <w:fldChar w:fldCharType="end"/>
            </w:r>
          </w:hyperlink>
        </w:p>
        <w:p w14:paraId="4D8CFF29"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6" w:history="1">
            <w:r w:rsidR="00E738AC" w:rsidRPr="00580AB4">
              <w:rPr>
                <w:rStyle w:val="Hyperlink"/>
                <w:noProof/>
                <w:lang w:val="en-US"/>
              </w:rPr>
              <w:t>2.5 Play-Graph</w:t>
            </w:r>
            <w:r w:rsidR="00E738AC">
              <w:rPr>
                <w:noProof/>
                <w:webHidden/>
              </w:rPr>
              <w:tab/>
            </w:r>
            <w:r w:rsidR="0077101A">
              <w:rPr>
                <w:noProof/>
                <w:webHidden/>
              </w:rPr>
              <w:fldChar w:fldCharType="begin"/>
            </w:r>
            <w:r w:rsidR="00E738AC">
              <w:rPr>
                <w:noProof/>
                <w:webHidden/>
              </w:rPr>
              <w:instrText xml:space="preserve"> PAGEREF _Toc361125366 \h </w:instrText>
            </w:r>
            <w:r w:rsidR="0077101A">
              <w:rPr>
                <w:noProof/>
                <w:webHidden/>
              </w:rPr>
            </w:r>
            <w:r w:rsidR="0077101A">
              <w:rPr>
                <w:noProof/>
                <w:webHidden/>
              </w:rPr>
              <w:fldChar w:fldCharType="separate"/>
            </w:r>
            <w:r w:rsidR="0063085F">
              <w:rPr>
                <w:noProof/>
                <w:webHidden/>
              </w:rPr>
              <w:t>27</w:t>
            </w:r>
            <w:r w:rsidR="0077101A">
              <w:rPr>
                <w:noProof/>
                <w:webHidden/>
              </w:rPr>
              <w:fldChar w:fldCharType="end"/>
            </w:r>
          </w:hyperlink>
        </w:p>
        <w:p w14:paraId="3525A39C"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7" w:history="1">
            <w:r w:rsidR="00E738AC" w:rsidRPr="00580AB4">
              <w:rPr>
                <w:rStyle w:val="Hyperlink"/>
                <w:noProof/>
                <w:lang w:val="en-US"/>
              </w:rPr>
              <w:t>2.6 Comparison Between Approaches</w:t>
            </w:r>
            <w:r w:rsidR="00E738AC">
              <w:rPr>
                <w:noProof/>
                <w:webHidden/>
              </w:rPr>
              <w:tab/>
            </w:r>
            <w:r w:rsidR="0077101A">
              <w:rPr>
                <w:noProof/>
                <w:webHidden/>
              </w:rPr>
              <w:fldChar w:fldCharType="begin"/>
            </w:r>
            <w:r w:rsidR="00E738AC">
              <w:rPr>
                <w:noProof/>
                <w:webHidden/>
              </w:rPr>
              <w:instrText xml:space="preserve"> PAGEREF _Toc361125367 \h </w:instrText>
            </w:r>
            <w:r w:rsidR="0077101A">
              <w:rPr>
                <w:noProof/>
                <w:webHidden/>
              </w:rPr>
            </w:r>
            <w:r w:rsidR="0077101A">
              <w:rPr>
                <w:noProof/>
                <w:webHidden/>
              </w:rPr>
              <w:fldChar w:fldCharType="separate"/>
            </w:r>
            <w:r w:rsidR="0063085F">
              <w:rPr>
                <w:noProof/>
                <w:webHidden/>
              </w:rPr>
              <w:t>30</w:t>
            </w:r>
            <w:r w:rsidR="0077101A">
              <w:rPr>
                <w:noProof/>
                <w:webHidden/>
              </w:rPr>
              <w:fldChar w:fldCharType="end"/>
            </w:r>
          </w:hyperlink>
        </w:p>
        <w:p w14:paraId="000257BD"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68" w:history="1">
            <w:r w:rsidR="00E738AC" w:rsidRPr="00580AB4">
              <w:rPr>
                <w:rStyle w:val="Hyperlink"/>
                <w:noProof/>
                <w:lang w:val="en-US"/>
              </w:rPr>
              <w:t>2.7 Final Considerations</w:t>
            </w:r>
            <w:r w:rsidR="00E738AC">
              <w:rPr>
                <w:noProof/>
                <w:webHidden/>
              </w:rPr>
              <w:tab/>
            </w:r>
            <w:r w:rsidR="0077101A">
              <w:rPr>
                <w:noProof/>
                <w:webHidden/>
              </w:rPr>
              <w:fldChar w:fldCharType="begin"/>
            </w:r>
            <w:r w:rsidR="00E738AC">
              <w:rPr>
                <w:noProof/>
                <w:webHidden/>
              </w:rPr>
              <w:instrText xml:space="preserve"> PAGEREF _Toc361125368 \h </w:instrText>
            </w:r>
            <w:r w:rsidR="0077101A">
              <w:rPr>
                <w:noProof/>
                <w:webHidden/>
              </w:rPr>
            </w:r>
            <w:r w:rsidR="0077101A">
              <w:rPr>
                <w:noProof/>
                <w:webHidden/>
              </w:rPr>
              <w:fldChar w:fldCharType="separate"/>
            </w:r>
            <w:r w:rsidR="0063085F">
              <w:rPr>
                <w:noProof/>
                <w:webHidden/>
              </w:rPr>
              <w:t>31</w:t>
            </w:r>
            <w:r w:rsidR="0077101A">
              <w:rPr>
                <w:noProof/>
                <w:webHidden/>
              </w:rPr>
              <w:fldChar w:fldCharType="end"/>
            </w:r>
          </w:hyperlink>
        </w:p>
        <w:p w14:paraId="74ECACBF"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369" w:history="1">
            <w:r w:rsidR="00E738AC" w:rsidRPr="00580AB4">
              <w:rPr>
                <w:rStyle w:val="Hyperlink"/>
                <w:noProof/>
                <w:lang w:val="en-US"/>
              </w:rPr>
              <w:t>Chapter 3 – Provenance</w:t>
            </w:r>
            <w:r w:rsidR="00E738AC">
              <w:rPr>
                <w:noProof/>
                <w:webHidden/>
              </w:rPr>
              <w:tab/>
            </w:r>
            <w:r w:rsidR="0077101A">
              <w:rPr>
                <w:noProof/>
                <w:webHidden/>
              </w:rPr>
              <w:fldChar w:fldCharType="begin"/>
            </w:r>
            <w:r w:rsidR="00E738AC">
              <w:rPr>
                <w:noProof/>
                <w:webHidden/>
              </w:rPr>
              <w:instrText xml:space="preserve"> PAGEREF _Toc361125369 \h </w:instrText>
            </w:r>
            <w:r w:rsidR="0077101A">
              <w:rPr>
                <w:noProof/>
                <w:webHidden/>
              </w:rPr>
            </w:r>
            <w:r w:rsidR="0077101A">
              <w:rPr>
                <w:noProof/>
                <w:webHidden/>
              </w:rPr>
              <w:fldChar w:fldCharType="separate"/>
            </w:r>
            <w:r w:rsidR="0063085F">
              <w:rPr>
                <w:noProof/>
                <w:webHidden/>
              </w:rPr>
              <w:t>33</w:t>
            </w:r>
            <w:r w:rsidR="0077101A">
              <w:rPr>
                <w:noProof/>
                <w:webHidden/>
              </w:rPr>
              <w:fldChar w:fldCharType="end"/>
            </w:r>
          </w:hyperlink>
        </w:p>
        <w:p w14:paraId="36AC1958"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70" w:history="1">
            <w:r w:rsidR="00E738AC" w:rsidRPr="00580AB4">
              <w:rPr>
                <w:rStyle w:val="Hyperlink"/>
                <w:noProof/>
                <w:lang w:val="en-US"/>
              </w:rPr>
              <w:t>3.1 Introduction</w:t>
            </w:r>
            <w:r w:rsidR="00E738AC">
              <w:rPr>
                <w:noProof/>
                <w:webHidden/>
              </w:rPr>
              <w:tab/>
            </w:r>
            <w:r w:rsidR="0077101A">
              <w:rPr>
                <w:noProof/>
                <w:webHidden/>
              </w:rPr>
              <w:fldChar w:fldCharType="begin"/>
            </w:r>
            <w:r w:rsidR="00E738AC">
              <w:rPr>
                <w:noProof/>
                <w:webHidden/>
              </w:rPr>
              <w:instrText xml:space="preserve"> PAGEREF _Toc361125370 \h </w:instrText>
            </w:r>
            <w:r w:rsidR="0077101A">
              <w:rPr>
                <w:noProof/>
                <w:webHidden/>
              </w:rPr>
            </w:r>
            <w:r w:rsidR="0077101A">
              <w:rPr>
                <w:noProof/>
                <w:webHidden/>
              </w:rPr>
              <w:fldChar w:fldCharType="separate"/>
            </w:r>
            <w:r w:rsidR="0063085F">
              <w:rPr>
                <w:noProof/>
                <w:webHidden/>
              </w:rPr>
              <w:t>33</w:t>
            </w:r>
            <w:r w:rsidR="0077101A">
              <w:rPr>
                <w:noProof/>
                <w:webHidden/>
              </w:rPr>
              <w:fldChar w:fldCharType="end"/>
            </w:r>
          </w:hyperlink>
        </w:p>
        <w:p w14:paraId="03551346"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71" w:history="1">
            <w:r w:rsidR="00E738AC" w:rsidRPr="00580AB4">
              <w:rPr>
                <w:rStyle w:val="Hyperlink"/>
                <w:noProof/>
                <w:lang w:val="en-US"/>
              </w:rPr>
              <w:t>3.2 Guiding Example</w:t>
            </w:r>
            <w:r w:rsidR="00E738AC">
              <w:rPr>
                <w:noProof/>
                <w:webHidden/>
              </w:rPr>
              <w:tab/>
            </w:r>
            <w:r w:rsidR="0077101A">
              <w:rPr>
                <w:noProof/>
                <w:webHidden/>
              </w:rPr>
              <w:fldChar w:fldCharType="begin"/>
            </w:r>
            <w:r w:rsidR="00E738AC">
              <w:rPr>
                <w:noProof/>
                <w:webHidden/>
              </w:rPr>
              <w:instrText xml:space="preserve"> PAGEREF _Toc361125371 \h </w:instrText>
            </w:r>
            <w:r w:rsidR="0077101A">
              <w:rPr>
                <w:noProof/>
                <w:webHidden/>
              </w:rPr>
            </w:r>
            <w:r w:rsidR="0077101A">
              <w:rPr>
                <w:noProof/>
                <w:webHidden/>
              </w:rPr>
              <w:fldChar w:fldCharType="separate"/>
            </w:r>
            <w:r w:rsidR="0063085F">
              <w:rPr>
                <w:noProof/>
                <w:webHidden/>
              </w:rPr>
              <w:t>34</w:t>
            </w:r>
            <w:r w:rsidR="0077101A">
              <w:rPr>
                <w:noProof/>
                <w:webHidden/>
              </w:rPr>
              <w:fldChar w:fldCharType="end"/>
            </w:r>
          </w:hyperlink>
        </w:p>
        <w:p w14:paraId="71D110C9"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72" w:history="1">
            <w:r w:rsidR="00E738AC" w:rsidRPr="00580AB4">
              <w:rPr>
                <w:rStyle w:val="Hyperlink"/>
                <w:rFonts w:cs="Arial"/>
                <w:noProof/>
                <w:lang w:val="en-US"/>
              </w:rPr>
              <w:t>3.3 Open Provenance Model</w:t>
            </w:r>
            <w:r w:rsidR="00E738AC">
              <w:rPr>
                <w:noProof/>
                <w:webHidden/>
              </w:rPr>
              <w:tab/>
            </w:r>
            <w:r w:rsidR="0077101A">
              <w:rPr>
                <w:noProof/>
                <w:webHidden/>
              </w:rPr>
              <w:fldChar w:fldCharType="begin"/>
            </w:r>
            <w:r w:rsidR="00E738AC">
              <w:rPr>
                <w:noProof/>
                <w:webHidden/>
              </w:rPr>
              <w:instrText xml:space="preserve"> PAGEREF _Toc361125372 \h </w:instrText>
            </w:r>
            <w:r w:rsidR="0077101A">
              <w:rPr>
                <w:noProof/>
                <w:webHidden/>
              </w:rPr>
            </w:r>
            <w:r w:rsidR="0077101A">
              <w:rPr>
                <w:noProof/>
                <w:webHidden/>
              </w:rPr>
              <w:fldChar w:fldCharType="separate"/>
            </w:r>
            <w:r w:rsidR="0063085F">
              <w:rPr>
                <w:noProof/>
                <w:webHidden/>
              </w:rPr>
              <w:t>34</w:t>
            </w:r>
            <w:r w:rsidR="0077101A">
              <w:rPr>
                <w:noProof/>
                <w:webHidden/>
              </w:rPr>
              <w:fldChar w:fldCharType="end"/>
            </w:r>
          </w:hyperlink>
        </w:p>
        <w:p w14:paraId="7C7DDD3D"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73" w:history="1">
            <w:r w:rsidR="00E738AC" w:rsidRPr="00580AB4">
              <w:rPr>
                <w:rStyle w:val="Hyperlink"/>
                <w:noProof/>
                <w:lang w:val="en-US"/>
              </w:rPr>
              <w:t>3.3.1 Types and Relations</w:t>
            </w:r>
            <w:r w:rsidR="00E738AC">
              <w:rPr>
                <w:noProof/>
                <w:webHidden/>
              </w:rPr>
              <w:tab/>
            </w:r>
            <w:r w:rsidR="0077101A">
              <w:rPr>
                <w:noProof/>
                <w:webHidden/>
              </w:rPr>
              <w:fldChar w:fldCharType="begin"/>
            </w:r>
            <w:r w:rsidR="00E738AC">
              <w:rPr>
                <w:noProof/>
                <w:webHidden/>
              </w:rPr>
              <w:instrText xml:space="preserve"> PAGEREF _Toc361125373 \h </w:instrText>
            </w:r>
            <w:r w:rsidR="0077101A">
              <w:rPr>
                <w:noProof/>
                <w:webHidden/>
              </w:rPr>
            </w:r>
            <w:r w:rsidR="0077101A">
              <w:rPr>
                <w:noProof/>
                <w:webHidden/>
              </w:rPr>
              <w:fldChar w:fldCharType="separate"/>
            </w:r>
            <w:r w:rsidR="0063085F">
              <w:rPr>
                <w:noProof/>
                <w:webHidden/>
              </w:rPr>
              <w:t>35</w:t>
            </w:r>
            <w:r w:rsidR="0077101A">
              <w:rPr>
                <w:noProof/>
                <w:webHidden/>
              </w:rPr>
              <w:fldChar w:fldCharType="end"/>
            </w:r>
          </w:hyperlink>
        </w:p>
        <w:p w14:paraId="039D656D"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74" w:history="1">
            <w:r w:rsidR="00E738AC" w:rsidRPr="00580AB4">
              <w:rPr>
                <w:rStyle w:val="Hyperlink"/>
                <w:noProof/>
                <w:lang w:val="en-US"/>
              </w:rPr>
              <w:t>3.3.2 Inference</w:t>
            </w:r>
            <w:r w:rsidR="00E738AC">
              <w:rPr>
                <w:noProof/>
                <w:webHidden/>
              </w:rPr>
              <w:tab/>
            </w:r>
            <w:r w:rsidR="0077101A">
              <w:rPr>
                <w:noProof/>
                <w:webHidden/>
              </w:rPr>
              <w:fldChar w:fldCharType="begin"/>
            </w:r>
            <w:r w:rsidR="00E738AC">
              <w:rPr>
                <w:noProof/>
                <w:webHidden/>
              </w:rPr>
              <w:instrText xml:space="preserve"> PAGEREF _Toc361125374 \h </w:instrText>
            </w:r>
            <w:r w:rsidR="0077101A">
              <w:rPr>
                <w:noProof/>
                <w:webHidden/>
              </w:rPr>
            </w:r>
            <w:r w:rsidR="0077101A">
              <w:rPr>
                <w:noProof/>
                <w:webHidden/>
              </w:rPr>
              <w:fldChar w:fldCharType="separate"/>
            </w:r>
            <w:r w:rsidR="0063085F">
              <w:rPr>
                <w:noProof/>
                <w:webHidden/>
              </w:rPr>
              <w:t>38</w:t>
            </w:r>
            <w:r w:rsidR="0077101A">
              <w:rPr>
                <w:noProof/>
                <w:webHidden/>
              </w:rPr>
              <w:fldChar w:fldCharType="end"/>
            </w:r>
          </w:hyperlink>
        </w:p>
        <w:p w14:paraId="4848A83E"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75" w:history="1">
            <w:r w:rsidR="00E738AC" w:rsidRPr="00580AB4">
              <w:rPr>
                <w:rStyle w:val="Hyperlink"/>
                <w:rFonts w:cs="Arial"/>
                <w:noProof/>
                <w:lang w:val="en-US"/>
              </w:rPr>
              <w:t>3.4 PROV</w:t>
            </w:r>
            <w:r w:rsidR="00E738AC">
              <w:rPr>
                <w:noProof/>
                <w:webHidden/>
              </w:rPr>
              <w:tab/>
            </w:r>
            <w:r w:rsidR="0077101A">
              <w:rPr>
                <w:noProof/>
                <w:webHidden/>
              </w:rPr>
              <w:fldChar w:fldCharType="begin"/>
            </w:r>
            <w:r w:rsidR="00E738AC">
              <w:rPr>
                <w:noProof/>
                <w:webHidden/>
              </w:rPr>
              <w:instrText xml:space="preserve"> PAGEREF _Toc361125375 \h </w:instrText>
            </w:r>
            <w:r w:rsidR="0077101A">
              <w:rPr>
                <w:noProof/>
                <w:webHidden/>
              </w:rPr>
            </w:r>
            <w:r w:rsidR="0077101A">
              <w:rPr>
                <w:noProof/>
                <w:webHidden/>
              </w:rPr>
              <w:fldChar w:fldCharType="separate"/>
            </w:r>
            <w:r w:rsidR="0063085F">
              <w:rPr>
                <w:noProof/>
                <w:webHidden/>
              </w:rPr>
              <w:t>41</w:t>
            </w:r>
            <w:r w:rsidR="0077101A">
              <w:rPr>
                <w:noProof/>
                <w:webHidden/>
              </w:rPr>
              <w:fldChar w:fldCharType="end"/>
            </w:r>
          </w:hyperlink>
        </w:p>
        <w:p w14:paraId="266B1B5B"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76" w:history="1">
            <w:r w:rsidR="00E738AC" w:rsidRPr="00580AB4">
              <w:rPr>
                <w:rStyle w:val="Hyperlink"/>
                <w:noProof/>
                <w:lang w:val="en-US"/>
              </w:rPr>
              <w:t>3.4.1 Types and Relations</w:t>
            </w:r>
            <w:r w:rsidR="00E738AC">
              <w:rPr>
                <w:noProof/>
                <w:webHidden/>
              </w:rPr>
              <w:tab/>
            </w:r>
            <w:r w:rsidR="0077101A">
              <w:rPr>
                <w:noProof/>
                <w:webHidden/>
              </w:rPr>
              <w:fldChar w:fldCharType="begin"/>
            </w:r>
            <w:r w:rsidR="00E738AC">
              <w:rPr>
                <w:noProof/>
                <w:webHidden/>
              </w:rPr>
              <w:instrText xml:space="preserve"> PAGEREF _Toc361125376 \h </w:instrText>
            </w:r>
            <w:r w:rsidR="0077101A">
              <w:rPr>
                <w:noProof/>
                <w:webHidden/>
              </w:rPr>
            </w:r>
            <w:r w:rsidR="0077101A">
              <w:rPr>
                <w:noProof/>
                <w:webHidden/>
              </w:rPr>
              <w:fldChar w:fldCharType="separate"/>
            </w:r>
            <w:r w:rsidR="0063085F">
              <w:rPr>
                <w:noProof/>
                <w:webHidden/>
              </w:rPr>
              <w:t>42</w:t>
            </w:r>
            <w:r w:rsidR="0077101A">
              <w:rPr>
                <w:noProof/>
                <w:webHidden/>
              </w:rPr>
              <w:fldChar w:fldCharType="end"/>
            </w:r>
          </w:hyperlink>
        </w:p>
        <w:p w14:paraId="76053AD0"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77" w:history="1">
            <w:r w:rsidR="00E738AC" w:rsidRPr="00580AB4">
              <w:rPr>
                <w:rStyle w:val="Hyperlink"/>
                <w:noProof/>
                <w:lang w:val="en-US"/>
              </w:rPr>
              <w:t>3.4.2 Further Notations</w:t>
            </w:r>
            <w:r w:rsidR="00E738AC">
              <w:rPr>
                <w:noProof/>
                <w:webHidden/>
              </w:rPr>
              <w:tab/>
            </w:r>
            <w:r w:rsidR="0077101A">
              <w:rPr>
                <w:noProof/>
                <w:webHidden/>
              </w:rPr>
              <w:fldChar w:fldCharType="begin"/>
            </w:r>
            <w:r w:rsidR="00E738AC">
              <w:rPr>
                <w:noProof/>
                <w:webHidden/>
              </w:rPr>
              <w:instrText xml:space="preserve"> PAGEREF _Toc361125377 \h </w:instrText>
            </w:r>
            <w:r w:rsidR="0077101A">
              <w:rPr>
                <w:noProof/>
                <w:webHidden/>
              </w:rPr>
            </w:r>
            <w:r w:rsidR="0077101A">
              <w:rPr>
                <w:noProof/>
                <w:webHidden/>
              </w:rPr>
              <w:fldChar w:fldCharType="separate"/>
            </w:r>
            <w:r w:rsidR="0063085F">
              <w:rPr>
                <w:noProof/>
                <w:webHidden/>
              </w:rPr>
              <w:t>44</w:t>
            </w:r>
            <w:r w:rsidR="0077101A">
              <w:rPr>
                <w:noProof/>
                <w:webHidden/>
              </w:rPr>
              <w:fldChar w:fldCharType="end"/>
            </w:r>
          </w:hyperlink>
        </w:p>
        <w:p w14:paraId="41AE25B7"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78" w:history="1">
            <w:r w:rsidR="00E738AC" w:rsidRPr="00580AB4">
              <w:rPr>
                <w:rStyle w:val="Hyperlink"/>
                <w:noProof/>
                <w:lang w:val="en-US"/>
              </w:rPr>
              <w:t>3.4.3 Time Information</w:t>
            </w:r>
            <w:r w:rsidR="00E738AC">
              <w:rPr>
                <w:noProof/>
                <w:webHidden/>
              </w:rPr>
              <w:tab/>
            </w:r>
            <w:r w:rsidR="0077101A">
              <w:rPr>
                <w:noProof/>
                <w:webHidden/>
              </w:rPr>
              <w:fldChar w:fldCharType="begin"/>
            </w:r>
            <w:r w:rsidR="00E738AC">
              <w:rPr>
                <w:noProof/>
                <w:webHidden/>
              </w:rPr>
              <w:instrText xml:space="preserve"> PAGEREF _Toc361125378 \h </w:instrText>
            </w:r>
            <w:r w:rsidR="0077101A">
              <w:rPr>
                <w:noProof/>
                <w:webHidden/>
              </w:rPr>
            </w:r>
            <w:r w:rsidR="0077101A">
              <w:rPr>
                <w:noProof/>
                <w:webHidden/>
              </w:rPr>
              <w:fldChar w:fldCharType="separate"/>
            </w:r>
            <w:r w:rsidR="0063085F">
              <w:rPr>
                <w:noProof/>
                <w:webHidden/>
              </w:rPr>
              <w:t>45</w:t>
            </w:r>
            <w:r w:rsidR="0077101A">
              <w:rPr>
                <w:noProof/>
                <w:webHidden/>
              </w:rPr>
              <w:fldChar w:fldCharType="end"/>
            </w:r>
          </w:hyperlink>
        </w:p>
        <w:p w14:paraId="50E9A38A"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79" w:history="1">
            <w:r w:rsidR="00E738AC" w:rsidRPr="00580AB4">
              <w:rPr>
                <w:rStyle w:val="Hyperlink"/>
                <w:noProof/>
                <w:lang w:val="en-US"/>
              </w:rPr>
              <w:t>3.4.4 Inference</w:t>
            </w:r>
            <w:r w:rsidR="00E738AC">
              <w:rPr>
                <w:noProof/>
                <w:webHidden/>
              </w:rPr>
              <w:tab/>
            </w:r>
            <w:r w:rsidR="0077101A">
              <w:rPr>
                <w:noProof/>
                <w:webHidden/>
              </w:rPr>
              <w:fldChar w:fldCharType="begin"/>
            </w:r>
            <w:r w:rsidR="00E738AC">
              <w:rPr>
                <w:noProof/>
                <w:webHidden/>
              </w:rPr>
              <w:instrText xml:space="preserve"> PAGEREF _Toc361125379 \h </w:instrText>
            </w:r>
            <w:r w:rsidR="0077101A">
              <w:rPr>
                <w:noProof/>
                <w:webHidden/>
              </w:rPr>
            </w:r>
            <w:r w:rsidR="0077101A">
              <w:rPr>
                <w:noProof/>
                <w:webHidden/>
              </w:rPr>
              <w:fldChar w:fldCharType="separate"/>
            </w:r>
            <w:r w:rsidR="0063085F">
              <w:rPr>
                <w:noProof/>
                <w:webHidden/>
              </w:rPr>
              <w:t>46</w:t>
            </w:r>
            <w:r w:rsidR="0077101A">
              <w:rPr>
                <w:noProof/>
                <w:webHidden/>
              </w:rPr>
              <w:fldChar w:fldCharType="end"/>
            </w:r>
          </w:hyperlink>
        </w:p>
        <w:p w14:paraId="2E33B89B"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80" w:history="1">
            <w:r w:rsidR="00E738AC" w:rsidRPr="00580AB4">
              <w:rPr>
                <w:rStyle w:val="Hyperlink"/>
                <w:noProof/>
                <w:lang w:val="en-US"/>
              </w:rPr>
              <w:t>3.5 Comparison Between Models</w:t>
            </w:r>
            <w:r w:rsidR="00E738AC">
              <w:rPr>
                <w:noProof/>
                <w:webHidden/>
              </w:rPr>
              <w:tab/>
            </w:r>
            <w:r w:rsidR="0077101A">
              <w:rPr>
                <w:noProof/>
                <w:webHidden/>
              </w:rPr>
              <w:fldChar w:fldCharType="begin"/>
            </w:r>
            <w:r w:rsidR="00E738AC">
              <w:rPr>
                <w:noProof/>
                <w:webHidden/>
              </w:rPr>
              <w:instrText xml:space="preserve"> PAGEREF _Toc361125380 \h </w:instrText>
            </w:r>
            <w:r w:rsidR="0077101A">
              <w:rPr>
                <w:noProof/>
                <w:webHidden/>
              </w:rPr>
            </w:r>
            <w:r w:rsidR="0077101A">
              <w:rPr>
                <w:noProof/>
                <w:webHidden/>
              </w:rPr>
              <w:fldChar w:fldCharType="separate"/>
            </w:r>
            <w:r w:rsidR="0063085F">
              <w:rPr>
                <w:noProof/>
                <w:webHidden/>
              </w:rPr>
              <w:t>47</w:t>
            </w:r>
            <w:r w:rsidR="0077101A">
              <w:rPr>
                <w:noProof/>
                <w:webHidden/>
              </w:rPr>
              <w:fldChar w:fldCharType="end"/>
            </w:r>
          </w:hyperlink>
        </w:p>
        <w:p w14:paraId="113DD320"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81" w:history="1">
            <w:r w:rsidR="00E738AC" w:rsidRPr="00580AB4">
              <w:rPr>
                <w:rStyle w:val="Hyperlink"/>
                <w:noProof/>
                <w:lang w:val="en-US"/>
              </w:rPr>
              <w:t>3.6 Final Considerations</w:t>
            </w:r>
            <w:r w:rsidR="00E738AC">
              <w:rPr>
                <w:noProof/>
                <w:webHidden/>
              </w:rPr>
              <w:tab/>
            </w:r>
            <w:r w:rsidR="0077101A">
              <w:rPr>
                <w:noProof/>
                <w:webHidden/>
              </w:rPr>
              <w:fldChar w:fldCharType="begin"/>
            </w:r>
            <w:r w:rsidR="00E738AC">
              <w:rPr>
                <w:noProof/>
                <w:webHidden/>
              </w:rPr>
              <w:instrText xml:space="preserve"> PAGEREF _Toc361125381 \h </w:instrText>
            </w:r>
            <w:r w:rsidR="0077101A">
              <w:rPr>
                <w:noProof/>
                <w:webHidden/>
              </w:rPr>
            </w:r>
            <w:r w:rsidR="0077101A">
              <w:rPr>
                <w:noProof/>
                <w:webHidden/>
              </w:rPr>
              <w:fldChar w:fldCharType="separate"/>
            </w:r>
            <w:r w:rsidR="0063085F">
              <w:rPr>
                <w:noProof/>
                <w:webHidden/>
              </w:rPr>
              <w:t>48</w:t>
            </w:r>
            <w:r w:rsidR="0077101A">
              <w:rPr>
                <w:noProof/>
                <w:webHidden/>
              </w:rPr>
              <w:fldChar w:fldCharType="end"/>
            </w:r>
          </w:hyperlink>
        </w:p>
        <w:p w14:paraId="0BD92AAD"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382" w:history="1">
            <w:r w:rsidR="00E738AC" w:rsidRPr="00580AB4">
              <w:rPr>
                <w:rStyle w:val="Hyperlink"/>
                <w:noProof/>
                <w:lang w:val="en-US"/>
              </w:rPr>
              <w:t>Chapter 4 – Provenance in Games</w:t>
            </w:r>
            <w:r w:rsidR="00E738AC">
              <w:rPr>
                <w:noProof/>
                <w:webHidden/>
              </w:rPr>
              <w:tab/>
            </w:r>
            <w:r w:rsidR="0077101A">
              <w:rPr>
                <w:noProof/>
                <w:webHidden/>
              </w:rPr>
              <w:fldChar w:fldCharType="begin"/>
            </w:r>
            <w:r w:rsidR="00E738AC">
              <w:rPr>
                <w:noProof/>
                <w:webHidden/>
              </w:rPr>
              <w:instrText xml:space="preserve"> PAGEREF _Toc361125382 \h </w:instrText>
            </w:r>
            <w:r w:rsidR="0077101A">
              <w:rPr>
                <w:noProof/>
                <w:webHidden/>
              </w:rPr>
            </w:r>
            <w:r w:rsidR="0077101A">
              <w:rPr>
                <w:noProof/>
                <w:webHidden/>
              </w:rPr>
              <w:fldChar w:fldCharType="separate"/>
            </w:r>
            <w:r w:rsidR="0063085F">
              <w:rPr>
                <w:noProof/>
                <w:webHidden/>
              </w:rPr>
              <w:t>50</w:t>
            </w:r>
            <w:r w:rsidR="0077101A">
              <w:rPr>
                <w:noProof/>
                <w:webHidden/>
              </w:rPr>
              <w:fldChar w:fldCharType="end"/>
            </w:r>
          </w:hyperlink>
        </w:p>
        <w:p w14:paraId="2546DD3B"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83" w:history="1">
            <w:r w:rsidR="00E738AC" w:rsidRPr="00580AB4">
              <w:rPr>
                <w:rStyle w:val="Hyperlink"/>
                <w:noProof/>
                <w:lang w:val="en-US"/>
              </w:rPr>
              <w:t>4.1 Introduction</w:t>
            </w:r>
            <w:r w:rsidR="00E738AC">
              <w:rPr>
                <w:noProof/>
                <w:webHidden/>
              </w:rPr>
              <w:tab/>
            </w:r>
            <w:r w:rsidR="0077101A">
              <w:rPr>
                <w:noProof/>
                <w:webHidden/>
              </w:rPr>
              <w:fldChar w:fldCharType="begin"/>
            </w:r>
            <w:r w:rsidR="00E738AC">
              <w:rPr>
                <w:noProof/>
                <w:webHidden/>
              </w:rPr>
              <w:instrText xml:space="preserve"> PAGEREF _Toc361125383 \h </w:instrText>
            </w:r>
            <w:r w:rsidR="0077101A">
              <w:rPr>
                <w:noProof/>
                <w:webHidden/>
              </w:rPr>
            </w:r>
            <w:r w:rsidR="0077101A">
              <w:rPr>
                <w:noProof/>
                <w:webHidden/>
              </w:rPr>
              <w:fldChar w:fldCharType="separate"/>
            </w:r>
            <w:r w:rsidR="0063085F">
              <w:rPr>
                <w:noProof/>
                <w:webHidden/>
              </w:rPr>
              <w:t>50</w:t>
            </w:r>
            <w:r w:rsidR="0077101A">
              <w:rPr>
                <w:noProof/>
                <w:webHidden/>
              </w:rPr>
              <w:fldChar w:fldCharType="end"/>
            </w:r>
          </w:hyperlink>
        </w:p>
        <w:p w14:paraId="2AA1E49F"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84" w:history="1">
            <w:r w:rsidR="00E738AC" w:rsidRPr="00580AB4">
              <w:rPr>
                <w:rStyle w:val="Hyperlink"/>
                <w:noProof/>
              </w:rPr>
              <w:t>4.2 Provenance Gathering</w:t>
            </w:r>
            <w:r w:rsidR="00E738AC">
              <w:rPr>
                <w:noProof/>
                <w:webHidden/>
              </w:rPr>
              <w:tab/>
            </w:r>
            <w:r w:rsidR="0077101A">
              <w:rPr>
                <w:noProof/>
                <w:webHidden/>
              </w:rPr>
              <w:fldChar w:fldCharType="begin"/>
            </w:r>
            <w:r w:rsidR="00E738AC">
              <w:rPr>
                <w:noProof/>
                <w:webHidden/>
              </w:rPr>
              <w:instrText xml:space="preserve"> PAGEREF _Toc361125384 \h </w:instrText>
            </w:r>
            <w:r w:rsidR="0077101A">
              <w:rPr>
                <w:noProof/>
                <w:webHidden/>
              </w:rPr>
            </w:r>
            <w:r w:rsidR="0077101A">
              <w:rPr>
                <w:noProof/>
                <w:webHidden/>
              </w:rPr>
              <w:fldChar w:fldCharType="separate"/>
            </w:r>
            <w:r w:rsidR="0063085F">
              <w:rPr>
                <w:noProof/>
                <w:webHidden/>
              </w:rPr>
              <w:t>51</w:t>
            </w:r>
            <w:r w:rsidR="0077101A">
              <w:rPr>
                <w:noProof/>
                <w:webHidden/>
              </w:rPr>
              <w:fldChar w:fldCharType="end"/>
            </w:r>
          </w:hyperlink>
        </w:p>
        <w:p w14:paraId="1FCC667B"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85" w:history="1">
            <w:r w:rsidR="00E738AC" w:rsidRPr="00580AB4">
              <w:rPr>
                <w:rStyle w:val="Hyperlink"/>
                <w:noProof/>
              </w:rPr>
              <w:t>4.2.1 Storage Structure</w:t>
            </w:r>
            <w:r w:rsidR="00E738AC">
              <w:rPr>
                <w:noProof/>
                <w:webHidden/>
              </w:rPr>
              <w:tab/>
            </w:r>
            <w:r w:rsidR="0077101A">
              <w:rPr>
                <w:noProof/>
                <w:webHidden/>
              </w:rPr>
              <w:fldChar w:fldCharType="begin"/>
            </w:r>
            <w:r w:rsidR="00E738AC">
              <w:rPr>
                <w:noProof/>
                <w:webHidden/>
              </w:rPr>
              <w:instrText xml:space="preserve"> PAGEREF _Toc361125385 \h </w:instrText>
            </w:r>
            <w:r w:rsidR="0077101A">
              <w:rPr>
                <w:noProof/>
                <w:webHidden/>
              </w:rPr>
            </w:r>
            <w:r w:rsidR="0077101A">
              <w:rPr>
                <w:noProof/>
                <w:webHidden/>
              </w:rPr>
              <w:fldChar w:fldCharType="separate"/>
            </w:r>
            <w:r w:rsidR="0063085F">
              <w:rPr>
                <w:noProof/>
                <w:webHidden/>
              </w:rPr>
              <w:t>53</w:t>
            </w:r>
            <w:r w:rsidR="0077101A">
              <w:rPr>
                <w:noProof/>
                <w:webHidden/>
              </w:rPr>
              <w:fldChar w:fldCharType="end"/>
            </w:r>
          </w:hyperlink>
        </w:p>
        <w:p w14:paraId="7F84316E"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86" w:history="1">
            <w:r w:rsidR="00E738AC" w:rsidRPr="00580AB4">
              <w:rPr>
                <w:rStyle w:val="Hyperlink"/>
                <w:noProof/>
                <w:lang w:val="en-US"/>
              </w:rPr>
              <w:t>4.3 Provenance Visualization</w:t>
            </w:r>
            <w:r w:rsidR="00E738AC">
              <w:rPr>
                <w:noProof/>
                <w:webHidden/>
              </w:rPr>
              <w:tab/>
            </w:r>
            <w:r w:rsidR="0077101A">
              <w:rPr>
                <w:noProof/>
                <w:webHidden/>
              </w:rPr>
              <w:fldChar w:fldCharType="begin"/>
            </w:r>
            <w:r w:rsidR="00E738AC">
              <w:rPr>
                <w:noProof/>
                <w:webHidden/>
              </w:rPr>
              <w:instrText xml:space="preserve"> PAGEREF _Toc361125386 \h </w:instrText>
            </w:r>
            <w:r w:rsidR="0077101A">
              <w:rPr>
                <w:noProof/>
                <w:webHidden/>
              </w:rPr>
            </w:r>
            <w:r w:rsidR="0077101A">
              <w:rPr>
                <w:noProof/>
                <w:webHidden/>
              </w:rPr>
              <w:fldChar w:fldCharType="separate"/>
            </w:r>
            <w:r w:rsidR="0063085F">
              <w:rPr>
                <w:noProof/>
                <w:webHidden/>
              </w:rPr>
              <w:t>57</w:t>
            </w:r>
            <w:r w:rsidR="0077101A">
              <w:rPr>
                <w:noProof/>
                <w:webHidden/>
              </w:rPr>
              <w:fldChar w:fldCharType="end"/>
            </w:r>
          </w:hyperlink>
        </w:p>
        <w:p w14:paraId="0D69445F"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87" w:history="1">
            <w:r w:rsidR="00E738AC" w:rsidRPr="00580AB4">
              <w:rPr>
                <w:rStyle w:val="Hyperlink"/>
                <w:noProof/>
                <w:lang w:val="en-US"/>
              </w:rPr>
              <w:t>4.3.1 Shape and Color</w:t>
            </w:r>
            <w:r w:rsidR="00E738AC">
              <w:rPr>
                <w:noProof/>
                <w:webHidden/>
              </w:rPr>
              <w:tab/>
            </w:r>
            <w:r w:rsidR="0077101A">
              <w:rPr>
                <w:noProof/>
                <w:webHidden/>
              </w:rPr>
              <w:fldChar w:fldCharType="begin"/>
            </w:r>
            <w:r w:rsidR="00E738AC">
              <w:rPr>
                <w:noProof/>
                <w:webHidden/>
              </w:rPr>
              <w:instrText xml:space="preserve"> PAGEREF _Toc361125387 \h </w:instrText>
            </w:r>
            <w:r w:rsidR="0077101A">
              <w:rPr>
                <w:noProof/>
                <w:webHidden/>
              </w:rPr>
            </w:r>
            <w:r w:rsidR="0077101A">
              <w:rPr>
                <w:noProof/>
                <w:webHidden/>
              </w:rPr>
              <w:fldChar w:fldCharType="separate"/>
            </w:r>
            <w:r w:rsidR="0063085F">
              <w:rPr>
                <w:noProof/>
                <w:webHidden/>
              </w:rPr>
              <w:t>58</w:t>
            </w:r>
            <w:r w:rsidR="0077101A">
              <w:rPr>
                <w:noProof/>
                <w:webHidden/>
              </w:rPr>
              <w:fldChar w:fldCharType="end"/>
            </w:r>
          </w:hyperlink>
        </w:p>
        <w:p w14:paraId="1A70AA49"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88" w:history="1">
            <w:r w:rsidR="00E738AC" w:rsidRPr="00580AB4">
              <w:rPr>
                <w:rStyle w:val="Hyperlink"/>
                <w:noProof/>
                <w:lang w:val="en-US"/>
              </w:rPr>
              <w:t>4.3.2 Filters</w:t>
            </w:r>
            <w:r w:rsidR="00E738AC">
              <w:rPr>
                <w:noProof/>
                <w:webHidden/>
              </w:rPr>
              <w:tab/>
            </w:r>
            <w:r w:rsidR="0077101A">
              <w:rPr>
                <w:noProof/>
                <w:webHidden/>
              </w:rPr>
              <w:fldChar w:fldCharType="begin"/>
            </w:r>
            <w:r w:rsidR="00E738AC">
              <w:rPr>
                <w:noProof/>
                <w:webHidden/>
              </w:rPr>
              <w:instrText xml:space="preserve"> PAGEREF _Toc361125388 \h </w:instrText>
            </w:r>
            <w:r w:rsidR="0077101A">
              <w:rPr>
                <w:noProof/>
                <w:webHidden/>
              </w:rPr>
            </w:r>
            <w:r w:rsidR="0077101A">
              <w:rPr>
                <w:noProof/>
                <w:webHidden/>
              </w:rPr>
              <w:fldChar w:fldCharType="separate"/>
            </w:r>
            <w:r w:rsidR="0063085F">
              <w:rPr>
                <w:noProof/>
                <w:webHidden/>
              </w:rPr>
              <w:t>60</w:t>
            </w:r>
            <w:r w:rsidR="0077101A">
              <w:rPr>
                <w:noProof/>
                <w:webHidden/>
              </w:rPr>
              <w:fldChar w:fldCharType="end"/>
            </w:r>
          </w:hyperlink>
        </w:p>
        <w:p w14:paraId="6F4167B7"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89" w:history="1">
            <w:r w:rsidR="00E738AC" w:rsidRPr="00580AB4">
              <w:rPr>
                <w:rStyle w:val="Hyperlink"/>
                <w:noProof/>
                <w:lang w:val="en-US"/>
              </w:rPr>
              <w:t>4.4 Final Considerations</w:t>
            </w:r>
            <w:r w:rsidR="00E738AC">
              <w:rPr>
                <w:noProof/>
                <w:webHidden/>
              </w:rPr>
              <w:tab/>
            </w:r>
            <w:r w:rsidR="0077101A">
              <w:rPr>
                <w:noProof/>
                <w:webHidden/>
              </w:rPr>
              <w:fldChar w:fldCharType="begin"/>
            </w:r>
            <w:r w:rsidR="00E738AC">
              <w:rPr>
                <w:noProof/>
                <w:webHidden/>
              </w:rPr>
              <w:instrText xml:space="preserve"> PAGEREF _Toc361125389 \h </w:instrText>
            </w:r>
            <w:r w:rsidR="0077101A">
              <w:rPr>
                <w:noProof/>
                <w:webHidden/>
              </w:rPr>
            </w:r>
            <w:r w:rsidR="0077101A">
              <w:rPr>
                <w:noProof/>
                <w:webHidden/>
              </w:rPr>
              <w:fldChar w:fldCharType="separate"/>
            </w:r>
            <w:r w:rsidR="0063085F">
              <w:rPr>
                <w:noProof/>
                <w:webHidden/>
              </w:rPr>
              <w:t>61</w:t>
            </w:r>
            <w:r w:rsidR="0077101A">
              <w:rPr>
                <w:noProof/>
                <w:webHidden/>
              </w:rPr>
              <w:fldChar w:fldCharType="end"/>
            </w:r>
          </w:hyperlink>
        </w:p>
        <w:p w14:paraId="3B34D656"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390" w:history="1">
            <w:r w:rsidR="00E738AC" w:rsidRPr="00580AB4">
              <w:rPr>
                <w:rStyle w:val="Hyperlink"/>
                <w:noProof/>
                <w:lang w:val="en-US"/>
              </w:rPr>
              <w:t>Chapter 5 – Implementation</w:t>
            </w:r>
            <w:r w:rsidR="00E738AC">
              <w:rPr>
                <w:noProof/>
                <w:webHidden/>
              </w:rPr>
              <w:tab/>
            </w:r>
            <w:r w:rsidR="0077101A">
              <w:rPr>
                <w:noProof/>
                <w:webHidden/>
              </w:rPr>
              <w:fldChar w:fldCharType="begin"/>
            </w:r>
            <w:r w:rsidR="00E738AC">
              <w:rPr>
                <w:noProof/>
                <w:webHidden/>
              </w:rPr>
              <w:instrText xml:space="preserve"> PAGEREF _Toc361125390 \h </w:instrText>
            </w:r>
            <w:r w:rsidR="0077101A">
              <w:rPr>
                <w:noProof/>
                <w:webHidden/>
              </w:rPr>
            </w:r>
            <w:r w:rsidR="0077101A">
              <w:rPr>
                <w:noProof/>
                <w:webHidden/>
              </w:rPr>
              <w:fldChar w:fldCharType="separate"/>
            </w:r>
            <w:r w:rsidR="0063085F">
              <w:rPr>
                <w:noProof/>
                <w:webHidden/>
              </w:rPr>
              <w:t>62</w:t>
            </w:r>
            <w:r w:rsidR="0077101A">
              <w:rPr>
                <w:noProof/>
                <w:webHidden/>
              </w:rPr>
              <w:fldChar w:fldCharType="end"/>
            </w:r>
          </w:hyperlink>
        </w:p>
        <w:p w14:paraId="750F68A5"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1" w:history="1">
            <w:r w:rsidR="00E738AC" w:rsidRPr="00580AB4">
              <w:rPr>
                <w:rStyle w:val="Hyperlink"/>
                <w:noProof/>
                <w:lang w:val="en-US"/>
              </w:rPr>
              <w:t>5.1 Introduction</w:t>
            </w:r>
            <w:r w:rsidR="00E738AC">
              <w:rPr>
                <w:noProof/>
                <w:webHidden/>
              </w:rPr>
              <w:tab/>
            </w:r>
            <w:r w:rsidR="0077101A">
              <w:rPr>
                <w:noProof/>
                <w:webHidden/>
              </w:rPr>
              <w:fldChar w:fldCharType="begin"/>
            </w:r>
            <w:r w:rsidR="00E738AC">
              <w:rPr>
                <w:noProof/>
                <w:webHidden/>
              </w:rPr>
              <w:instrText xml:space="preserve"> PAGEREF _Toc361125391 \h </w:instrText>
            </w:r>
            <w:r w:rsidR="0077101A">
              <w:rPr>
                <w:noProof/>
                <w:webHidden/>
              </w:rPr>
            </w:r>
            <w:r w:rsidR="0077101A">
              <w:rPr>
                <w:noProof/>
                <w:webHidden/>
              </w:rPr>
              <w:fldChar w:fldCharType="separate"/>
            </w:r>
            <w:r w:rsidR="0063085F">
              <w:rPr>
                <w:noProof/>
                <w:webHidden/>
              </w:rPr>
              <w:t>62</w:t>
            </w:r>
            <w:r w:rsidR="0077101A">
              <w:rPr>
                <w:noProof/>
                <w:webHidden/>
              </w:rPr>
              <w:fldChar w:fldCharType="end"/>
            </w:r>
          </w:hyperlink>
        </w:p>
        <w:p w14:paraId="6B2E861D"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2" w:history="1">
            <w:r w:rsidR="00E738AC" w:rsidRPr="00580AB4">
              <w:rPr>
                <w:rStyle w:val="Hyperlink"/>
                <w:noProof/>
              </w:rPr>
              <w:t>5.2 SDM</w:t>
            </w:r>
            <w:r w:rsidR="00E738AC">
              <w:rPr>
                <w:noProof/>
                <w:webHidden/>
              </w:rPr>
              <w:tab/>
            </w:r>
            <w:r w:rsidR="0077101A">
              <w:rPr>
                <w:noProof/>
                <w:webHidden/>
              </w:rPr>
              <w:fldChar w:fldCharType="begin"/>
            </w:r>
            <w:r w:rsidR="00E738AC">
              <w:rPr>
                <w:noProof/>
                <w:webHidden/>
              </w:rPr>
              <w:instrText xml:space="preserve"> PAGEREF _Toc361125392 \h </w:instrText>
            </w:r>
            <w:r w:rsidR="0077101A">
              <w:rPr>
                <w:noProof/>
                <w:webHidden/>
              </w:rPr>
            </w:r>
            <w:r w:rsidR="0077101A">
              <w:rPr>
                <w:noProof/>
                <w:webHidden/>
              </w:rPr>
              <w:fldChar w:fldCharType="separate"/>
            </w:r>
            <w:r w:rsidR="0063085F">
              <w:rPr>
                <w:noProof/>
                <w:webHidden/>
              </w:rPr>
              <w:t>62</w:t>
            </w:r>
            <w:r w:rsidR="0077101A">
              <w:rPr>
                <w:noProof/>
                <w:webHidden/>
              </w:rPr>
              <w:fldChar w:fldCharType="end"/>
            </w:r>
          </w:hyperlink>
        </w:p>
        <w:p w14:paraId="72DBF042"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3" w:history="1">
            <w:r w:rsidR="00E738AC" w:rsidRPr="00580AB4">
              <w:rPr>
                <w:rStyle w:val="Hyperlink"/>
                <w:noProof/>
                <w:lang w:val="en-US"/>
              </w:rPr>
              <w:t>5.3 Provenance Gathering</w:t>
            </w:r>
            <w:r w:rsidR="00E738AC">
              <w:rPr>
                <w:noProof/>
                <w:webHidden/>
              </w:rPr>
              <w:tab/>
            </w:r>
            <w:r w:rsidR="0077101A">
              <w:rPr>
                <w:noProof/>
                <w:webHidden/>
              </w:rPr>
              <w:fldChar w:fldCharType="begin"/>
            </w:r>
            <w:r w:rsidR="00E738AC">
              <w:rPr>
                <w:noProof/>
                <w:webHidden/>
              </w:rPr>
              <w:instrText xml:space="preserve"> PAGEREF _Toc361125393 \h </w:instrText>
            </w:r>
            <w:r w:rsidR="0077101A">
              <w:rPr>
                <w:noProof/>
                <w:webHidden/>
              </w:rPr>
            </w:r>
            <w:r w:rsidR="0077101A">
              <w:rPr>
                <w:noProof/>
                <w:webHidden/>
              </w:rPr>
              <w:fldChar w:fldCharType="separate"/>
            </w:r>
            <w:r w:rsidR="0063085F">
              <w:rPr>
                <w:noProof/>
                <w:webHidden/>
              </w:rPr>
              <w:t>64</w:t>
            </w:r>
            <w:r w:rsidR="0077101A">
              <w:rPr>
                <w:noProof/>
                <w:webHidden/>
              </w:rPr>
              <w:fldChar w:fldCharType="end"/>
            </w:r>
          </w:hyperlink>
        </w:p>
        <w:p w14:paraId="7A9CF934"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4" w:history="1">
            <w:r w:rsidR="00E738AC" w:rsidRPr="00580AB4">
              <w:rPr>
                <w:rStyle w:val="Hyperlink"/>
                <w:noProof/>
              </w:rPr>
              <w:t>5.4 Guiding Example</w:t>
            </w:r>
            <w:r w:rsidR="00E738AC">
              <w:rPr>
                <w:noProof/>
                <w:webHidden/>
              </w:rPr>
              <w:tab/>
            </w:r>
            <w:r w:rsidR="0077101A">
              <w:rPr>
                <w:noProof/>
                <w:webHidden/>
              </w:rPr>
              <w:fldChar w:fldCharType="begin"/>
            </w:r>
            <w:r w:rsidR="00E738AC">
              <w:rPr>
                <w:noProof/>
                <w:webHidden/>
              </w:rPr>
              <w:instrText xml:space="preserve"> PAGEREF _Toc361125394 \h </w:instrText>
            </w:r>
            <w:r w:rsidR="0077101A">
              <w:rPr>
                <w:noProof/>
                <w:webHidden/>
              </w:rPr>
            </w:r>
            <w:r w:rsidR="0077101A">
              <w:rPr>
                <w:noProof/>
                <w:webHidden/>
              </w:rPr>
              <w:fldChar w:fldCharType="separate"/>
            </w:r>
            <w:r w:rsidR="0063085F">
              <w:rPr>
                <w:noProof/>
                <w:webHidden/>
              </w:rPr>
              <w:t>66</w:t>
            </w:r>
            <w:r w:rsidR="0077101A">
              <w:rPr>
                <w:noProof/>
                <w:webHidden/>
              </w:rPr>
              <w:fldChar w:fldCharType="end"/>
            </w:r>
          </w:hyperlink>
        </w:p>
        <w:p w14:paraId="73112903"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5" w:history="1">
            <w:r w:rsidR="00E738AC" w:rsidRPr="00580AB4">
              <w:rPr>
                <w:rStyle w:val="Hyperlink"/>
                <w:noProof/>
                <w:lang w:val="en-US"/>
              </w:rPr>
              <w:t>5.5 Prov Viewer</w:t>
            </w:r>
            <w:r w:rsidR="00E738AC">
              <w:rPr>
                <w:noProof/>
                <w:webHidden/>
              </w:rPr>
              <w:tab/>
            </w:r>
            <w:r w:rsidR="0077101A">
              <w:rPr>
                <w:noProof/>
                <w:webHidden/>
              </w:rPr>
              <w:fldChar w:fldCharType="begin"/>
            </w:r>
            <w:r w:rsidR="00E738AC">
              <w:rPr>
                <w:noProof/>
                <w:webHidden/>
              </w:rPr>
              <w:instrText xml:space="preserve"> PAGEREF _Toc361125395 \h </w:instrText>
            </w:r>
            <w:r w:rsidR="0077101A">
              <w:rPr>
                <w:noProof/>
                <w:webHidden/>
              </w:rPr>
            </w:r>
            <w:r w:rsidR="0077101A">
              <w:rPr>
                <w:noProof/>
                <w:webHidden/>
              </w:rPr>
              <w:fldChar w:fldCharType="separate"/>
            </w:r>
            <w:r w:rsidR="0063085F">
              <w:rPr>
                <w:noProof/>
                <w:webHidden/>
              </w:rPr>
              <w:t>68</w:t>
            </w:r>
            <w:r w:rsidR="0077101A">
              <w:rPr>
                <w:noProof/>
                <w:webHidden/>
              </w:rPr>
              <w:fldChar w:fldCharType="end"/>
            </w:r>
          </w:hyperlink>
        </w:p>
        <w:p w14:paraId="745F524C"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396" w:history="1">
            <w:r w:rsidR="00E738AC" w:rsidRPr="00580AB4">
              <w:rPr>
                <w:rStyle w:val="Hyperlink"/>
                <w:noProof/>
                <w:lang w:val="en-US"/>
              </w:rPr>
              <w:t>5.5.1 Graph Visualization and Representations</w:t>
            </w:r>
            <w:r w:rsidR="00E738AC">
              <w:rPr>
                <w:noProof/>
                <w:webHidden/>
              </w:rPr>
              <w:tab/>
            </w:r>
            <w:r w:rsidR="0077101A">
              <w:rPr>
                <w:noProof/>
                <w:webHidden/>
              </w:rPr>
              <w:fldChar w:fldCharType="begin"/>
            </w:r>
            <w:r w:rsidR="00E738AC">
              <w:rPr>
                <w:noProof/>
                <w:webHidden/>
              </w:rPr>
              <w:instrText xml:space="preserve"> PAGEREF _Toc361125396 \h </w:instrText>
            </w:r>
            <w:r w:rsidR="0077101A">
              <w:rPr>
                <w:noProof/>
                <w:webHidden/>
              </w:rPr>
            </w:r>
            <w:r w:rsidR="0077101A">
              <w:rPr>
                <w:noProof/>
                <w:webHidden/>
              </w:rPr>
              <w:fldChar w:fldCharType="separate"/>
            </w:r>
            <w:r w:rsidR="0063085F">
              <w:rPr>
                <w:noProof/>
                <w:webHidden/>
              </w:rPr>
              <w:t>69</w:t>
            </w:r>
            <w:r w:rsidR="0077101A">
              <w:rPr>
                <w:noProof/>
                <w:webHidden/>
              </w:rPr>
              <w:fldChar w:fldCharType="end"/>
            </w:r>
          </w:hyperlink>
        </w:p>
        <w:p w14:paraId="07E51158"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7" w:history="1">
            <w:r w:rsidR="00E738AC" w:rsidRPr="00580AB4">
              <w:rPr>
                <w:rStyle w:val="Hyperlink"/>
                <w:noProof/>
                <w:lang w:val="en-US"/>
              </w:rPr>
              <w:t>5.6 Final Considerations</w:t>
            </w:r>
            <w:r w:rsidR="00E738AC">
              <w:rPr>
                <w:noProof/>
                <w:webHidden/>
              </w:rPr>
              <w:tab/>
            </w:r>
            <w:r w:rsidR="0077101A">
              <w:rPr>
                <w:noProof/>
                <w:webHidden/>
              </w:rPr>
              <w:fldChar w:fldCharType="begin"/>
            </w:r>
            <w:r w:rsidR="00E738AC">
              <w:rPr>
                <w:noProof/>
                <w:webHidden/>
              </w:rPr>
              <w:instrText xml:space="preserve"> PAGEREF _Toc361125397 \h </w:instrText>
            </w:r>
            <w:r w:rsidR="0077101A">
              <w:rPr>
                <w:noProof/>
                <w:webHidden/>
              </w:rPr>
            </w:r>
            <w:r w:rsidR="0077101A">
              <w:rPr>
                <w:noProof/>
                <w:webHidden/>
              </w:rPr>
              <w:fldChar w:fldCharType="separate"/>
            </w:r>
            <w:r w:rsidR="0063085F">
              <w:rPr>
                <w:noProof/>
                <w:webHidden/>
              </w:rPr>
              <w:t>75</w:t>
            </w:r>
            <w:r w:rsidR="0077101A">
              <w:rPr>
                <w:noProof/>
                <w:webHidden/>
              </w:rPr>
              <w:fldChar w:fldCharType="end"/>
            </w:r>
          </w:hyperlink>
        </w:p>
        <w:p w14:paraId="79D70773"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398" w:history="1">
            <w:r w:rsidR="00E738AC" w:rsidRPr="00580AB4">
              <w:rPr>
                <w:rStyle w:val="Hyperlink"/>
                <w:noProof/>
                <w:lang w:val="en-US"/>
              </w:rPr>
              <w:t>Chapter 6 – Evaluation</w:t>
            </w:r>
            <w:r w:rsidR="00E738AC">
              <w:rPr>
                <w:noProof/>
                <w:webHidden/>
              </w:rPr>
              <w:tab/>
            </w:r>
            <w:r w:rsidR="0077101A">
              <w:rPr>
                <w:noProof/>
                <w:webHidden/>
              </w:rPr>
              <w:fldChar w:fldCharType="begin"/>
            </w:r>
            <w:r w:rsidR="00E738AC">
              <w:rPr>
                <w:noProof/>
                <w:webHidden/>
              </w:rPr>
              <w:instrText xml:space="preserve"> PAGEREF _Toc361125398 \h </w:instrText>
            </w:r>
            <w:r w:rsidR="0077101A">
              <w:rPr>
                <w:noProof/>
                <w:webHidden/>
              </w:rPr>
            </w:r>
            <w:r w:rsidR="0077101A">
              <w:rPr>
                <w:noProof/>
                <w:webHidden/>
              </w:rPr>
              <w:fldChar w:fldCharType="separate"/>
            </w:r>
            <w:r w:rsidR="0063085F">
              <w:rPr>
                <w:noProof/>
                <w:webHidden/>
              </w:rPr>
              <w:t>77</w:t>
            </w:r>
            <w:r w:rsidR="0077101A">
              <w:rPr>
                <w:noProof/>
                <w:webHidden/>
              </w:rPr>
              <w:fldChar w:fldCharType="end"/>
            </w:r>
          </w:hyperlink>
        </w:p>
        <w:p w14:paraId="4945C69B"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399" w:history="1">
            <w:r w:rsidR="00E738AC" w:rsidRPr="00580AB4">
              <w:rPr>
                <w:rStyle w:val="Hyperlink"/>
                <w:noProof/>
              </w:rPr>
              <w:t>6.1 Introduction</w:t>
            </w:r>
            <w:r w:rsidR="00E738AC">
              <w:rPr>
                <w:noProof/>
                <w:webHidden/>
              </w:rPr>
              <w:tab/>
            </w:r>
            <w:r w:rsidR="0077101A">
              <w:rPr>
                <w:noProof/>
                <w:webHidden/>
              </w:rPr>
              <w:fldChar w:fldCharType="begin"/>
            </w:r>
            <w:r w:rsidR="00E738AC">
              <w:rPr>
                <w:noProof/>
                <w:webHidden/>
              </w:rPr>
              <w:instrText xml:space="preserve"> PAGEREF _Toc361125399 \h </w:instrText>
            </w:r>
            <w:r w:rsidR="0077101A">
              <w:rPr>
                <w:noProof/>
                <w:webHidden/>
              </w:rPr>
            </w:r>
            <w:r w:rsidR="0077101A">
              <w:rPr>
                <w:noProof/>
                <w:webHidden/>
              </w:rPr>
              <w:fldChar w:fldCharType="separate"/>
            </w:r>
            <w:r w:rsidR="0063085F">
              <w:rPr>
                <w:noProof/>
                <w:webHidden/>
              </w:rPr>
              <w:t>77</w:t>
            </w:r>
            <w:r w:rsidR="0077101A">
              <w:rPr>
                <w:noProof/>
                <w:webHidden/>
              </w:rPr>
              <w:fldChar w:fldCharType="end"/>
            </w:r>
          </w:hyperlink>
        </w:p>
        <w:p w14:paraId="14E0FDA8"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0" w:history="1">
            <w:r w:rsidR="00E738AC" w:rsidRPr="00580AB4">
              <w:rPr>
                <w:rStyle w:val="Hyperlink"/>
                <w:noProof/>
              </w:rPr>
              <w:t>6.2 Experiment Planning</w:t>
            </w:r>
            <w:r w:rsidR="00E738AC">
              <w:rPr>
                <w:noProof/>
                <w:webHidden/>
              </w:rPr>
              <w:tab/>
            </w:r>
            <w:r w:rsidR="0077101A">
              <w:rPr>
                <w:noProof/>
                <w:webHidden/>
              </w:rPr>
              <w:fldChar w:fldCharType="begin"/>
            </w:r>
            <w:r w:rsidR="00E738AC">
              <w:rPr>
                <w:noProof/>
                <w:webHidden/>
              </w:rPr>
              <w:instrText xml:space="preserve"> PAGEREF _Toc361125400 \h </w:instrText>
            </w:r>
            <w:r w:rsidR="0077101A">
              <w:rPr>
                <w:noProof/>
                <w:webHidden/>
              </w:rPr>
            </w:r>
            <w:r w:rsidR="0077101A">
              <w:rPr>
                <w:noProof/>
                <w:webHidden/>
              </w:rPr>
              <w:fldChar w:fldCharType="separate"/>
            </w:r>
            <w:r w:rsidR="0063085F">
              <w:rPr>
                <w:noProof/>
                <w:webHidden/>
              </w:rPr>
              <w:t>77</w:t>
            </w:r>
            <w:r w:rsidR="0077101A">
              <w:rPr>
                <w:noProof/>
                <w:webHidden/>
              </w:rPr>
              <w:fldChar w:fldCharType="end"/>
            </w:r>
          </w:hyperlink>
        </w:p>
        <w:p w14:paraId="166FC53D"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1" w:history="1">
            <w:r w:rsidR="00E738AC" w:rsidRPr="00580AB4">
              <w:rPr>
                <w:rStyle w:val="Hyperlink"/>
                <w:noProof/>
              </w:rPr>
              <w:t>6.3 Experiment Execution</w:t>
            </w:r>
            <w:r w:rsidR="00E738AC">
              <w:rPr>
                <w:noProof/>
                <w:webHidden/>
              </w:rPr>
              <w:tab/>
            </w:r>
            <w:r w:rsidR="0077101A">
              <w:rPr>
                <w:noProof/>
                <w:webHidden/>
              </w:rPr>
              <w:fldChar w:fldCharType="begin"/>
            </w:r>
            <w:r w:rsidR="00E738AC">
              <w:rPr>
                <w:noProof/>
                <w:webHidden/>
              </w:rPr>
              <w:instrText xml:space="preserve"> PAGEREF _Toc361125401 \h </w:instrText>
            </w:r>
            <w:r w:rsidR="0077101A">
              <w:rPr>
                <w:noProof/>
                <w:webHidden/>
              </w:rPr>
            </w:r>
            <w:r w:rsidR="0077101A">
              <w:rPr>
                <w:noProof/>
                <w:webHidden/>
              </w:rPr>
              <w:fldChar w:fldCharType="separate"/>
            </w:r>
            <w:r w:rsidR="0063085F">
              <w:rPr>
                <w:noProof/>
                <w:webHidden/>
              </w:rPr>
              <w:t>80</w:t>
            </w:r>
            <w:r w:rsidR="0077101A">
              <w:rPr>
                <w:noProof/>
                <w:webHidden/>
              </w:rPr>
              <w:fldChar w:fldCharType="end"/>
            </w:r>
          </w:hyperlink>
        </w:p>
        <w:p w14:paraId="58EE7945"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2" w:history="1">
            <w:r w:rsidR="00E738AC" w:rsidRPr="00580AB4">
              <w:rPr>
                <w:rStyle w:val="Hyperlink"/>
                <w:noProof/>
              </w:rPr>
              <w:t>6.4 Statistical Analysis</w:t>
            </w:r>
            <w:r w:rsidR="00E738AC">
              <w:rPr>
                <w:noProof/>
                <w:webHidden/>
              </w:rPr>
              <w:tab/>
            </w:r>
            <w:r w:rsidR="0077101A">
              <w:rPr>
                <w:noProof/>
                <w:webHidden/>
              </w:rPr>
              <w:fldChar w:fldCharType="begin"/>
            </w:r>
            <w:r w:rsidR="00E738AC">
              <w:rPr>
                <w:noProof/>
                <w:webHidden/>
              </w:rPr>
              <w:instrText xml:space="preserve"> PAGEREF _Toc361125402 \h </w:instrText>
            </w:r>
            <w:r w:rsidR="0077101A">
              <w:rPr>
                <w:noProof/>
                <w:webHidden/>
              </w:rPr>
            </w:r>
            <w:r w:rsidR="0077101A">
              <w:rPr>
                <w:noProof/>
                <w:webHidden/>
              </w:rPr>
              <w:fldChar w:fldCharType="separate"/>
            </w:r>
            <w:r w:rsidR="0063085F">
              <w:rPr>
                <w:noProof/>
                <w:webHidden/>
              </w:rPr>
              <w:t>82</w:t>
            </w:r>
            <w:r w:rsidR="0077101A">
              <w:rPr>
                <w:noProof/>
                <w:webHidden/>
              </w:rPr>
              <w:fldChar w:fldCharType="end"/>
            </w:r>
          </w:hyperlink>
        </w:p>
        <w:p w14:paraId="4FAF2A2D"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403" w:history="1">
            <w:r w:rsidR="00E738AC" w:rsidRPr="00580AB4">
              <w:rPr>
                <w:rStyle w:val="Hyperlink"/>
                <w:noProof/>
              </w:rPr>
              <w:t>6.4.1 Normality Test</w:t>
            </w:r>
            <w:r w:rsidR="00E738AC">
              <w:rPr>
                <w:noProof/>
                <w:webHidden/>
              </w:rPr>
              <w:tab/>
            </w:r>
            <w:r w:rsidR="0077101A">
              <w:rPr>
                <w:noProof/>
                <w:webHidden/>
              </w:rPr>
              <w:fldChar w:fldCharType="begin"/>
            </w:r>
            <w:r w:rsidR="00E738AC">
              <w:rPr>
                <w:noProof/>
                <w:webHidden/>
              </w:rPr>
              <w:instrText xml:space="preserve"> PAGEREF _Toc361125403 \h </w:instrText>
            </w:r>
            <w:r w:rsidR="0077101A">
              <w:rPr>
                <w:noProof/>
                <w:webHidden/>
              </w:rPr>
            </w:r>
            <w:r w:rsidR="0077101A">
              <w:rPr>
                <w:noProof/>
                <w:webHidden/>
              </w:rPr>
              <w:fldChar w:fldCharType="separate"/>
            </w:r>
            <w:r w:rsidR="0063085F">
              <w:rPr>
                <w:noProof/>
                <w:webHidden/>
              </w:rPr>
              <w:t>83</w:t>
            </w:r>
            <w:r w:rsidR="0077101A">
              <w:rPr>
                <w:noProof/>
                <w:webHidden/>
              </w:rPr>
              <w:fldChar w:fldCharType="end"/>
            </w:r>
          </w:hyperlink>
        </w:p>
        <w:p w14:paraId="0DF1DF96" w14:textId="77777777" w:rsidR="00E738AC" w:rsidRDefault="00F03781" w:rsidP="00E738AC">
          <w:pPr>
            <w:pStyle w:val="Sumrio3"/>
            <w:tabs>
              <w:tab w:val="right" w:leader="dot" w:pos="9061"/>
            </w:tabs>
            <w:ind w:firstLine="0"/>
            <w:rPr>
              <w:rFonts w:asciiTheme="minorHAnsi" w:eastAsiaTheme="minorEastAsia" w:hAnsiTheme="minorHAnsi"/>
              <w:noProof/>
              <w:sz w:val="22"/>
              <w:lang w:val="en-US"/>
            </w:rPr>
          </w:pPr>
          <w:hyperlink w:anchor="_Toc361125404" w:history="1">
            <w:r w:rsidR="00E738AC" w:rsidRPr="00580AB4">
              <w:rPr>
                <w:rStyle w:val="Hyperlink"/>
                <w:noProof/>
                <w:lang w:val="en-US"/>
              </w:rPr>
              <w:t>6.4.2 Comparison of Means</w:t>
            </w:r>
            <w:r w:rsidR="00E738AC">
              <w:rPr>
                <w:noProof/>
                <w:webHidden/>
              </w:rPr>
              <w:tab/>
            </w:r>
            <w:r w:rsidR="0077101A">
              <w:rPr>
                <w:noProof/>
                <w:webHidden/>
              </w:rPr>
              <w:fldChar w:fldCharType="begin"/>
            </w:r>
            <w:r w:rsidR="00E738AC">
              <w:rPr>
                <w:noProof/>
                <w:webHidden/>
              </w:rPr>
              <w:instrText xml:space="preserve"> PAGEREF _Toc361125404 \h </w:instrText>
            </w:r>
            <w:r w:rsidR="0077101A">
              <w:rPr>
                <w:noProof/>
                <w:webHidden/>
              </w:rPr>
            </w:r>
            <w:r w:rsidR="0077101A">
              <w:rPr>
                <w:noProof/>
                <w:webHidden/>
              </w:rPr>
              <w:fldChar w:fldCharType="separate"/>
            </w:r>
            <w:r w:rsidR="0063085F">
              <w:rPr>
                <w:noProof/>
                <w:webHidden/>
              </w:rPr>
              <w:t>84</w:t>
            </w:r>
            <w:r w:rsidR="0077101A">
              <w:rPr>
                <w:noProof/>
                <w:webHidden/>
              </w:rPr>
              <w:fldChar w:fldCharType="end"/>
            </w:r>
          </w:hyperlink>
        </w:p>
        <w:p w14:paraId="131B2BCD"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5" w:history="1">
            <w:r w:rsidR="00E738AC" w:rsidRPr="00580AB4">
              <w:rPr>
                <w:rStyle w:val="Hyperlink"/>
                <w:noProof/>
                <w:lang w:val="en-US"/>
              </w:rPr>
              <w:t>6.5 Threats to Validity</w:t>
            </w:r>
            <w:r w:rsidR="00E738AC">
              <w:rPr>
                <w:noProof/>
                <w:webHidden/>
              </w:rPr>
              <w:tab/>
            </w:r>
            <w:r w:rsidR="0077101A">
              <w:rPr>
                <w:noProof/>
                <w:webHidden/>
              </w:rPr>
              <w:fldChar w:fldCharType="begin"/>
            </w:r>
            <w:r w:rsidR="00E738AC">
              <w:rPr>
                <w:noProof/>
                <w:webHidden/>
              </w:rPr>
              <w:instrText xml:space="preserve"> PAGEREF _Toc361125405 \h </w:instrText>
            </w:r>
            <w:r w:rsidR="0077101A">
              <w:rPr>
                <w:noProof/>
                <w:webHidden/>
              </w:rPr>
            </w:r>
            <w:r w:rsidR="0077101A">
              <w:rPr>
                <w:noProof/>
                <w:webHidden/>
              </w:rPr>
              <w:fldChar w:fldCharType="separate"/>
            </w:r>
            <w:r w:rsidR="0063085F">
              <w:rPr>
                <w:noProof/>
                <w:webHidden/>
              </w:rPr>
              <w:t>87</w:t>
            </w:r>
            <w:r w:rsidR="0077101A">
              <w:rPr>
                <w:noProof/>
                <w:webHidden/>
              </w:rPr>
              <w:fldChar w:fldCharType="end"/>
            </w:r>
          </w:hyperlink>
        </w:p>
        <w:p w14:paraId="146C14B1"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6" w:history="1">
            <w:r w:rsidR="00E738AC" w:rsidRPr="00580AB4">
              <w:rPr>
                <w:rStyle w:val="Hyperlink"/>
                <w:noProof/>
                <w:lang w:val="en-US"/>
              </w:rPr>
              <w:t>6.6 Final Considerations</w:t>
            </w:r>
            <w:r w:rsidR="00E738AC">
              <w:rPr>
                <w:noProof/>
                <w:webHidden/>
              </w:rPr>
              <w:tab/>
            </w:r>
            <w:r w:rsidR="0077101A">
              <w:rPr>
                <w:noProof/>
                <w:webHidden/>
              </w:rPr>
              <w:fldChar w:fldCharType="begin"/>
            </w:r>
            <w:r w:rsidR="00E738AC">
              <w:rPr>
                <w:noProof/>
                <w:webHidden/>
              </w:rPr>
              <w:instrText xml:space="preserve"> PAGEREF _Toc361125406 \h </w:instrText>
            </w:r>
            <w:r w:rsidR="0077101A">
              <w:rPr>
                <w:noProof/>
                <w:webHidden/>
              </w:rPr>
            </w:r>
            <w:r w:rsidR="0077101A">
              <w:rPr>
                <w:noProof/>
                <w:webHidden/>
              </w:rPr>
              <w:fldChar w:fldCharType="separate"/>
            </w:r>
            <w:r w:rsidR="0063085F">
              <w:rPr>
                <w:noProof/>
                <w:webHidden/>
              </w:rPr>
              <w:t>87</w:t>
            </w:r>
            <w:r w:rsidR="0077101A">
              <w:rPr>
                <w:noProof/>
                <w:webHidden/>
              </w:rPr>
              <w:fldChar w:fldCharType="end"/>
            </w:r>
          </w:hyperlink>
        </w:p>
        <w:p w14:paraId="11628D24"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407" w:history="1">
            <w:r w:rsidR="00E738AC" w:rsidRPr="00580AB4">
              <w:rPr>
                <w:rStyle w:val="Hyperlink"/>
                <w:noProof/>
                <w:lang w:val="en-US"/>
              </w:rPr>
              <w:t>Chapter 7 – Conclusion</w:t>
            </w:r>
            <w:r w:rsidR="00E738AC">
              <w:rPr>
                <w:noProof/>
                <w:webHidden/>
              </w:rPr>
              <w:tab/>
            </w:r>
            <w:r w:rsidR="0077101A">
              <w:rPr>
                <w:noProof/>
                <w:webHidden/>
              </w:rPr>
              <w:fldChar w:fldCharType="begin"/>
            </w:r>
            <w:r w:rsidR="00E738AC">
              <w:rPr>
                <w:noProof/>
                <w:webHidden/>
              </w:rPr>
              <w:instrText xml:space="preserve"> PAGEREF _Toc361125407 \h </w:instrText>
            </w:r>
            <w:r w:rsidR="0077101A">
              <w:rPr>
                <w:noProof/>
                <w:webHidden/>
              </w:rPr>
            </w:r>
            <w:r w:rsidR="0077101A">
              <w:rPr>
                <w:noProof/>
                <w:webHidden/>
              </w:rPr>
              <w:fldChar w:fldCharType="separate"/>
            </w:r>
            <w:r w:rsidR="0063085F">
              <w:rPr>
                <w:noProof/>
                <w:webHidden/>
              </w:rPr>
              <w:t>89</w:t>
            </w:r>
            <w:r w:rsidR="0077101A">
              <w:rPr>
                <w:noProof/>
                <w:webHidden/>
              </w:rPr>
              <w:fldChar w:fldCharType="end"/>
            </w:r>
          </w:hyperlink>
        </w:p>
        <w:p w14:paraId="0CCD5275"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8" w:history="1">
            <w:r w:rsidR="00E738AC" w:rsidRPr="00580AB4">
              <w:rPr>
                <w:rStyle w:val="Hyperlink"/>
                <w:noProof/>
                <w:lang w:val="en-US"/>
              </w:rPr>
              <w:t>7.1 Contributions</w:t>
            </w:r>
            <w:r w:rsidR="00E738AC">
              <w:rPr>
                <w:noProof/>
                <w:webHidden/>
              </w:rPr>
              <w:tab/>
            </w:r>
            <w:r w:rsidR="0077101A">
              <w:rPr>
                <w:noProof/>
                <w:webHidden/>
              </w:rPr>
              <w:fldChar w:fldCharType="begin"/>
            </w:r>
            <w:r w:rsidR="00E738AC">
              <w:rPr>
                <w:noProof/>
                <w:webHidden/>
              </w:rPr>
              <w:instrText xml:space="preserve"> PAGEREF _Toc361125408 \h </w:instrText>
            </w:r>
            <w:r w:rsidR="0077101A">
              <w:rPr>
                <w:noProof/>
                <w:webHidden/>
              </w:rPr>
            </w:r>
            <w:r w:rsidR="0077101A">
              <w:rPr>
                <w:noProof/>
                <w:webHidden/>
              </w:rPr>
              <w:fldChar w:fldCharType="separate"/>
            </w:r>
            <w:r w:rsidR="0063085F">
              <w:rPr>
                <w:noProof/>
                <w:webHidden/>
              </w:rPr>
              <w:t>89</w:t>
            </w:r>
            <w:r w:rsidR="0077101A">
              <w:rPr>
                <w:noProof/>
                <w:webHidden/>
              </w:rPr>
              <w:fldChar w:fldCharType="end"/>
            </w:r>
          </w:hyperlink>
        </w:p>
        <w:p w14:paraId="3BE104B5"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09" w:history="1">
            <w:r w:rsidR="00E738AC" w:rsidRPr="00580AB4">
              <w:rPr>
                <w:rStyle w:val="Hyperlink"/>
                <w:noProof/>
              </w:rPr>
              <w:t>7.2 Limitations</w:t>
            </w:r>
            <w:r w:rsidR="00E738AC">
              <w:rPr>
                <w:noProof/>
                <w:webHidden/>
              </w:rPr>
              <w:tab/>
            </w:r>
            <w:r w:rsidR="0077101A">
              <w:rPr>
                <w:noProof/>
                <w:webHidden/>
              </w:rPr>
              <w:fldChar w:fldCharType="begin"/>
            </w:r>
            <w:r w:rsidR="00E738AC">
              <w:rPr>
                <w:noProof/>
                <w:webHidden/>
              </w:rPr>
              <w:instrText xml:space="preserve"> PAGEREF _Toc361125409 \h </w:instrText>
            </w:r>
            <w:r w:rsidR="0077101A">
              <w:rPr>
                <w:noProof/>
                <w:webHidden/>
              </w:rPr>
            </w:r>
            <w:r w:rsidR="0077101A">
              <w:rPr>
                <w:noProof/>
                <w:webHidden/>
              </w:rPr>
              <w:fldChar w:fldCharType="separate"/>
            </w:r>
            <w:r w:rsidR="0063085F">
              <w:rPr>
                <w:noProof/>
                <w:webHidden/>
              </w:rPr>
              <w:t>90</w:t>
            </w:r>
            <w:r w:rsidR="0077101A">
              <w:rPr>
                <w:noProof/>
                <w:webHidden/>
              </w:rPr>
              <w:fldChar w:fldCharType="end"/>
            </w:r>
          </w:hyperlink>
        </w:p>
        <w:p w14:paraId="427E620E" w14:textId="77777777" w:rsidR="00E738AC" w:rsidRDefault="00F03781" w:rsidP="00E738AC">
          <w:pPr>
            <w:pStyle w:val="Sumrio2"/>
            <w:tabs>
              <w:tab w:val="right" w:leader="dot" w:pos="9061"/>
            </w:tabs>
            <w:ind w:firstLine="0"/>
            <w:rPr>
              <w:rFonts w:asciiTheme="minorHAnsi" w:eastAsiaTheme="minorEastAsia" w:hAnsiTheme="minorHAnsi"/>
              <w:noProof/>
              <w:sz w:val="22"/>
              <w:lang w:val="en-US"/>
            </w:rPr>
          </w:pPr>
          <w:hyperlink w:anchor="_Toc361125410" w:history="1">
            <w:r w:rsidR="00E738AC" w:rsidRPr="00580AB4">
              <w:rPr>
                <w:rStyle w:val="Hyperlink"/>
                <w:noProof/>
              </w:rPr>
              <w:t>7.3 Future Work</w:t>
            </w:r>
            <w:r w:rsidR="00E738AC">
              <w:rPr>
                <w:noProof/>
                <w:webHidden/>
              </w:rPr>
              <w:tab/>
            </w:r>
            <w:r w:rsidR="0077101A">
              <w:rPr>
                <w:noProof/>
                <w:webHidden/>
              </w:rPr>
              <w:fldChar w:fldCharType="begin"/>
            </w:r>
            <w:r w:rsidR="00E738AC">
              <w:rPr>
                <w:noProof/>
                <w:webHidden/>
              </w:rPr>
              <w:instrText xml:space="preserve"> PAGEREF _Toc361125410 \h </w:instrText>
            </w:r>
            <w:r w:rsidR="0077101A">
              <w:rPr>
                <w:noProof/>
                <w:webHidden/>
              </w:rPr>
            </w:r>
            <w:r w:rsidR="0077101A">
              <w:rPr>
                <w:noProof/>
                <w:webHidden/>
              </w:rPr>
              <w:fldChar w:fldCharType="separate"/>
            </w:r>
            <w:r w:rsidR="0063085F">
              <w:rPr>
                <w:noProof/>
                <w:webHidden/>
              </w:rPr>
              <w:t>91</w:t>
            </w:r>
            <w:r w:rsidR="0077101A">
              <w:rPr>
                <w:noProof/>
                <w:webHidden/>
              </w:rPr>
              <w:fldChar w:fldCharType="end"/>
            </w:r>
          </w:hyperlink>
        </w:p>
        <w:p w14:paraId="058485D0"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411" w:history="1">
            <w:r w:rsidR="00E738AC" w:rsidRPr="00580AB4">
              <w:rPr>
                <w:rStyle w:val="Hyperlink"/>
                <w:noProof/>
                <w:lang w:val="en-US"/>
              </w:rPr>
              <w:t>Bibliography</w:t>
            </w:r>
            <w:r w:rsidR="00E738AC">
              <w:rPr>
                <w:noProof/>
                <w:webHidden/>
              </w:rPr>
              <w:tab/>
            </w:r>
            <w:r w:rsidR="0077101A">
              <w:rPr>
                <w:noProof/>
                <w:webHidden/>
              </w:rPr>
              <w:fldChar w:fldCharType="begin"/>
            </w:r>
            <w:r w:rsidR="00E738AC">
              <w:rPr>
                <w:noProof/>
                <w:webHidden/>
              </w:rPr>
              <w:instrText xml:space="preserve"> PAGEREF _Toc361125411 \h </w:instrText>
            </w:r>
            <w:r w:rsidR="0077101A">
              <w:rPr>
                <w:noProof/>
                <w:webHidden/>
              </w:rPr>
            </w:r>
            <w:r w:rsidR="0077101A">
              <w:rPr>
                <w:noProof/>
                <w:webHidden/>
              </w:rPr>
              <w:fldChar w:fldCharType="separate"/>
            </w:r>
            <w:r w:rsidR="0063085F">
              <w:rPr>
                <w:noProof/>
                <w:webHidden/>
              </w:rPr>
              <w:t>93</w:t>
            </w:r>
            <w:r w:rsidR="0077101A">
              <w:rPr>
                <w:noProof/>
                <w:webHidden/>
              </w:rPr>
              <w:fldChar w:fldCharType="end"/>
            </w:r>
          </w:hyperlink>
        </w:p>
        <w:p w14:paraId="480E1E0E"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412" w:history="1">
            <w:r w:rsidR="00E738AC" w:rsidRPr="00580AB4">
              <w:rPr>
                <w:rStyle w:val="Hyperlink"/>
                <w:noProof/>
                <w:lang w:val="en-US"/>
              </w:rPr>
              <w:t>Appendix A – Consent Form</w:t>
            </w:r>
            <w:r w:rsidR="00E738AC">
              <w:rPr>
                <w:noProof/>
                <w:webHidden/>
              </w:rPr>
              <w:tab/>
            </w:r>
            <w:r w:rsidR="0077101A">
              <w:rPr>
                <w:noProof/>
                <w:webHidden/>
              </w:rPr>
              <w:fldChar w:fldCharType="begin"/>
            </w:r>
            <w:r w:rsidR="00E738AC">
              <w:rPr>
                <w:noProof/>
                <w:webHidden/>
              </w:rPr>
              <w:instrText xml:space="preserve"> PAGEREF _Toc361125412 \h </w:instrText>
            </w:r>
            <w:r w:rsidR="0077101A">
              <w:rPr>
                <w:noProof/>
                <w:webHidden/>
              </w:rPr>
            </w:r>
            <w:r w:rsidR="0077101A">
              <w:rPr>
                <w:noProof/>
                <w:webHidden/>
              </w:rPr>
              <w:fldChar w:fldCharType="separate"/>
            </w:r>
            <w:r w:rsidR="0063085F">
              <w:rPr>
                <w:noProof/>
                <w:webHidden/>
              </w:rPr>
              <w:t>98</w:t>
            </w:r>
            <w:r w:rsidR="0077101A">
              <w:rPr>
                <w:noProof/>
                <w:webHidden/>
              </w:rPr>
              <w:fldChar w:fldCharType="end"/>
            </w:r>
          </w:hyperlink>
        </w:p>
        <w:p w14:paraId="60A3E057"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413" w:history="1">
            <w:r w:rsidR="00E738AC" w:rsidRPr="00580AB4">
              <w:rPr>
                <w:rStyle w:val="Hyperlink"/>
                <w:noProof/>
                <w:lang w:val="en-US"/>
              </w:rPr>
              <w:t>Appendix B – Characterisation Questionnaire</w:t>
            </w:r>
            <w:r w:rsidR="00E738AC">
              <w:rPr>
                <w:noProof/>
                <w:webHidden/>
              </w:rPr>
              <w:tab/>
            </w:r>
            <w:r w:rsidR="0077101A">
              <w:rPr>
                <w:noProof/>
                <w:webHidden/>
              </w:rPr>
              <w:fldChar w:fldCharType="begin"/>
            </w:r>
            <w:r w:rsidR="00E738AC">
              <w:rPr>
                <w:noProof/>
                <w:webHidden/>
              </w:rPr>
              <w:instrText xml:space="preserve"> PAGEREF _Toc361125413 \h </w:instrText>
            </w:r>
            <w:r w:rsidR="0077101A">
              <w:rPr>
                <w:noProof/>
                <w:webHidden/>
              </w:rPr>
            </w:r>
            <w:r w:rsidR="0077101A">
              <w:rPr>
                <w:noProof/>
                <w:webHidden/>
              </w:rPr>
              <w:fldChar w:fldCharType="separate"/>
            </w:r>
            <w:r w:rsidR="0063085F">
              <w:rPr>
                <w:noProof/>
                <w:webHidden/>
              </w:rPr>
              <w:t>99</w:t>
            </w:r>
            <w:r w:rsidR="0077101A">
              <w:rPr>
                <w:noProof/>
                <w:webHidden/>
              </w:rPr>
              <w:fldChar w:fldCharType="end"/>
            </w:r>
          </w:hyperlink>
        </w:p>
        <w:p w14:paraId="09E260F8"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414" w:history="1">
            <w:r w:rsidR="00E738AC" w:rsidRPr="00580AB4">
              <w:rPr>
                <w:rStyle w:val="Hyperlink"/>
                <w:noProof/>
              </w:rPr>
              <w:t>Appendix C – Pilot Experiment Questionnaire</w:t>
            </w:r>
            <w:r w:rsidR="00E738AC">
              <w:rPr>
                <w:noProof/>
                <w:webHidden/>
              </w:rPr>
              <w:tab/>
            </w:r>
            <w:r w:rsidR="0077101A">
              <w:rPr>
                <w:noProof/>
                <w:webHidden/>
              </w:rPr>
              <w:fldChar w:fldCharType="begin"/>
            </w:r>
            <w:r w:rsidR="00E738AC">
              <w:rPr>
                <w:noProof/>
                <w:webHidden/>
              </w:rPr>
              <w:instrText xml:space="preserve"> PAGEREF _Toc361125414 \h </w:instrText>
            </w:r>
            <w:r w:rsidR="0077101A">
              <w:rPr>
                <w:noProof/>
                <w:webHidden/>
              </w:rPr>
            </w:r>
            <w:r w:rsidR="0077101A">
              <w:rPr>
                <w:noProof/>
                <w:webHidden/>
              </w:rPr>
              <w:fldChar w:fldCharType="separate"/>
            </w:r>
            <w:r w:rsidR="0063085F">
              <w:rPr>
                <w:noProof/>
                <w:webHidden/>
              </w:rPr>
              <w:t>100</w:t>
            </w:r>
            <w:r w:rsidR="0077101A">
              <w:rPr>
                <w:noProof/>
                <w:webHidden/>
              </w:rPr>
              <w:fldChar w:fldCharType="end"/>
            </w:r>
          </w:hyperlink>
        </w:p>
        <w:p w14:paraId="4CAECB22" w14:textId="77777777" w:rsidR="00E738AC" w:rsidRDefault="00F03781" w:rsidP="00E738AC">
          <w:pPr>
            <w:pStyle w:val="Sumrio1"/>
            <w:tabs>
              <w:tab w:val="right" w:leader="dot" w:pos="9061"/>
            </w:tabs>
            <w:ind w:firstLine="0"/>
            <w:rPr>
              <w:rFonts w:asciiTheme="minorHAnsi" w:eastAsiaTheme="minorEastAsia" w:hAnsiTheme="minorHAnsi"/>
              <w:noProof/>
              <w:sz w:val="22"/>
              <w:lang w:val="en-US"/>
            </w:rPr>
          </w:pPr>
          <w:hyperlink w:anchor="_Toc361125415" w:history="1">
            <w:r w:rsidR="00E738AC" w:rsidRPr="00580AB4">
              <w:rPr>
                <w:rStyle w:val="Hyperlink"/>
                <w:noProof/>
              </w:rPr>
              <w:t xml:space="preserve">Appendix D – </w:t>
            </w:r>
            <w:r w:rsidR="00E738AC" w:rsidRPr="00580AB4">
              <w:rPr>
                <w:rStyle w:val="Hyperlink"/>
                <w:noProof/>
                <w:lang w:val="en-US"/>
              </w:rPr>
              <w:t>Experiment Questionnaire</w:t>
            </w:r>
            <w:r w:rsidR="00E738AC">
              <w:rPr>
                <w:noProof/>
                <w:webHidden/>
              </w:rPr>
              <w:tab/>
            </w:r>
            <w:r w:rsidR="0077101A">
              <w:rPr>
                <w:noProof/>
                <w:webHidden/>
              </w:rPr>
              <w:fldChar w:fldCharType="begin"/>
            </w:r>
            <w:r w:rsidR="00E738AC">
              <w:rPr>
                <w:noProof/>
                <w:webHidden/>
              </w:rPr>
              <w:instrText xml:space="preserve"> PAGEREF _Toc361125415 \h </w:instrText>
            </w:r>
            <w:r w:rsidR="0077101A">
              <w:rPr>
                <w:noProof/>
                <w:webHidden/>
              </w:rPr>
            </w:r>
            <w:r w:rsidR="0077101A">
              <w:rPr>
                <w:noProof/>
                <w:webHidden/>
              </w:rPr>
              <w:fldChar w:fldCharType="separate"/>
            </w:r>
            <w:r w:rsidR="0063085F">
              <w:rPr>
                <w:noProof/>
                <w:webHidden/>
              </w:rPr>
              <w:t>102</w:t>
            </w:r>
            <w:r w:rsidR="0077101A">
              <w:rPr>
                <w:noProof/>
                <w:webHidden/>
              </w:rPr>
              <w:fldChar w:fldCharType="end"/>
            </w:r>
          </w:hyperlink>
        </w:p>
        <w:p w14:paraId="68B3A44D" w14:textId="77777777" w:rsidR="000D6AC9" w:rsidRPr="001E187B" w:rsidRDefault="0077101A" w:rsidP="00E738AC">
          <w:pPr>
            <w:ind w:firstLine="0"/>
            <w:rPr>
              <w:lang w:val="en-US"/>
            </w:rPr>
          </w:pPr>
          <w:r w:rsidRPr="001E187B">
            <w:rPr>
              <w:lang w:val="en-US"/>
            </w:rPr>
            <w:fldChar w:fldCharType="end"/>
          </w:r>
        </w:p>
      </w:sdtContent>
    </w:sdt>
    <w:p w14:paraId="4EB30CB7" w14:textId="77777777" w:rsidR="00142A8A" w:rsidRPr="001E187B" w:rsidRDefault="00142A8A" w:rsidP="00EA4B57">
      <w:pPr>
        <w:pStyle w:val="Ttulos"/>
        <w:rPr>
          <w:lang w:val="en-US"/>
        </w:rPr>
        <w:sectPr w:rsidR="00142A8A" w:rsidRPr="001E187B" w:rsidSect="00FE6AAA">
          <w:headerReference w:type="even" r:id="rId10"/>
          <w:headerReference w:type="default" r:id="rId11"/>
          <w:pgSz w:w="11906" w:h="16838"/>
          <w:pgMar w:top="1701" w:right="1134" w:bottom="1134" w:left="1701" w:header="709" w:footer="709" w:gutter="0"/>
          <w:cols w:space="708"/>
          <w:docGrid w:linePitch="360"/>
        </w:sectPr>
      </w:pPr>
    </w:p>
    <w:p w14:paraId="45FBB427" w14:textId="77777777" w:rsidR="00F91289" w:rsidRPr="001E187B" w:rsidRDefault="007372F3" w:rsidP="005C28E8">
      <w:pPr>
        <w:pStyle w:val="Ttulo1"/>
        <w:rPr>
          <w:lang w:val="en-US"/>
        </w:rPr>
      </w:pPr>
      <w:bookmarkStart w:id="88" w:name="_Toc361125355"/>
      <w:r w:rsidRPr="001E187B">
        <w:rPr>
          <w:lang w:val="en-US"/>
        </w:rPr>
        <w:lastRenderedPageBreak/>
        <w:t xml:space="preserve">– </w:t>
      </w:r>
      <w:r w:rsidR="000D6AC9" w:rsidRPr="001E187B">
        <w:rPr>
          <w:lang w:val="en-US"/>
        </w:rPr>
        <w:t>Introduction</w:t>
      </w:r>
      <w:bookmarkEnd w:id="88"/>
    </w:p>
    <w:p w14:paraId="643B16AE" w14:textId="77777777" w:rsidR="00A52B6A" w:rsidRDefault="00A52B6A" w:rsidP="00A52B6A">
      <w:pPr>
        <w:pStyle w:val="Ttulo2"/>
        <w:rPr>
          <w:lang w:val="en-US"/>
        </w:rPr>
      </w:pPr>
      <w:bookmarkStart w:id="89" w:name="_Toc354161706"/>
      <w:bookmarkStart w:id="90" w:name="_Toc361125356"/>
      <w:r w:rsidRPr="00C1684F">
        <w:rPr>
          <w:lang w:val="en-US"/>
        </w:rPr>
        <w:t>Motivation</w:t>
      </w:r>
      <w:bookmarkEnd w:id="89"/>
      <w:bookmarkEnd w:id="90"/>
    </w:p>
    <w:p w14:paraId="49E1FB3C" w14:textId="77777777"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del w:id="91" w:author="esteban clua" w:date="2013-07-12T18:03:00Z">
        <w:r w:rsidDel="000E74BC">
          <w:rPr>
            <w:lang w:val="en-US"/>
          </w:rPr>
          <w:delText xml:space="preserve">obstacles </w:delText>
        </w:r>
      </w:del>
      <w:ins w:id="92" w:author="esteban clua" w:date="2013-07-12T18:03:00Z">
        <w:r w:rsidR="000E74BC">
          <w:rPr>
            <w:lang w:val="en-US"/>
          </w:rPr>
          <w:t xml:space="preserve">challenges </w:t>
        </w:r>
      </w:ins>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ins w:id="93" w:author="esteban clua" w:date="2013-07-12T18:04:00Z">
        <w:r w:rsidR="000E74BC">
          <w:rPr>
            <w:lang w:val="en-US"/>
          </w:rPr>
          <w:t xml:space="preserve">The fun factor of a game arises from these </w:t>
        </w:r>
        <w:proofErr w:type="gramStart"/>
        <w:r w:rsidR="000E74BC">
          <w:rPr>
            <w:lang w:val="en-US"/>
          </w:rPr>
          <w:t>elements, that</w:t>
        </w:r>
        <w:proofErr w:type="gramEnd"/>
        <w:r w:rsidR="000E74BC">
          <w:rPr>
            <w:lang w:val="en-US"/>
          </w:rPr>
          <w:t xml:space="preserve"> must be well calibrated and balanced, according with the player </w:t>
        </w:r>
      </w:ins>
      <w:ins w:id="94" w:author="esteban clua" w:date="2013-07-12T18:05:00Z">
        <w:r w:rsidR="000E74BC">
          <w:rPr>
            <w:lang w:val="en-US"/>
          </w:rPr>
          <w:t xml:space="preserve">profile. </w:t>
        </w:r>
      </w:ins>
      <w:r w:rsidRPr="007F777A">
        <w:rPr>
          <w:lang w:val="en-US"/>
        </w:rPr>
        <w:t>In many situations, analyzing and understanding the events, mistakes, and flows of a concrete gameplay</w:t>
      </w:r>
      <w:r>
        <w:rPr>
          <w:rStyle w:val="Refdenotaderodap"/>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77101A">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77101A">
        <w:rPr>
          <w:lang w:val="en-US"/>
        </w:rPr>
        <w:fldChar w:fldCharType="separate"/>
      </w:r>
      <w:r w:rsidRPr="005942E6">
        <w:rPr>
          <w:rFonts w:cs="Times New Roman"/>
          <w:lang w:val="en-US"/>
        </w:rPr>
        <w:t>(ZOELLER, 2010)</w:t>
      </w:r>
      <w:r w:rsidR="0077101A">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gameplay</w:t>
      </w:r>
      <w:ins w:id="95" w:author="esteban clua" w:date="2013-07-12T18:05:00Z">
        <w:r w:rsidR="00605599">
          <w:rPr>
            <w:lang w:val="en-US"/>
          </w:rPr>
          <w:t xml:space="preserve"> and game balance</w:t>
        </w:r>
      </w:ins>
      <w:r w:rsidRPr="0064482A">
        <w:rPr>
          <w:lang w:val="en-US"/>
        </w:rPr>
        <w:t xml:space="preserve"> design</w:t>
      </w:r>
      <w:r>
        <w:rPr>
          <w:lang w:val="en-US"/>
        </w:rPr>
        <w:t xml:space="preserve"> </w:t>
      </w:r>
      <w:r w:rsidR="0077101A">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77101A">
        <w:rPr>
          <w:lang w:val="en-US"/>
        </w:rPr>
        <w:fldChar w:fldCharType="separate"/>
      </w:r>
      <w:r w:rsidRPr="005942E6">
        <w:rPr>
          <w:rFonts w:cs="Times New Roman"/>
          <w:lang w:val="en-US"/>
        </w:rPr>
        <w:t>(DANKOFF, 2011; ZOELLER, 2010)</w:t>
      </w:r>
      <w:r w:rsidR="0077101A">
        <w:rPr>
          <w:lang w:val="en-US"/>
        </w:rPr>
        <w:fldChar w:fldCharType="end"/>
      </w:r>
      <w:r w:rsidRPr="0064482A">
        <w:rPr>
          <w:lang w:val="en-US"/>
        </w:rPr>
        <w:t xml:space="preserve">. </w:t>
      </w:r>
      <w:commentRangeStart w:id="96"/>
      <w:r>
        <w:rPr>
          <w:lang w:val="en-US"/>
        </w:rPr>
        <w:t xml:space="preserve">Without </w:t>
      </w:r>
      <w:commentRangeEnd w:id="96"/>
      <w:r w:rsidR="004F6684">
        <w:rPr>
          <w:rStyle w:val="Refdecomentrio"/>
        </w:rPr>
        <w:commentReference w:id="96"/>
      </w:r>
      <w:r>
        <w:rPr>
          <w:lang w:val="en-US"/>
        </w:rPr>
        <w:t>it,</w:t>
      </w:r>
      <w:r w:rsidRPr="0064482A">
        <w:rPr>
          <w:lang w:val="en-US"/>
        </w:rPr>
        <w:t xml:space="preserve"> </w:t>
      </w:r>
      <w:r>
        <w:rPr>
          <w:lang w:val="en-US"/>
        </w:rPr>
        <w:t xml:space="preserve">the </w:t>
      </w:r>
      <w:r w:rsidRPr="0064482A">
        <w:rPr>
          <w:lang w:val="en-US"/>
        </w:rPr>
        <w:t xml:space="preserve">analysis </w:t>
      </w:r>
      <w:r>
        <w:rPr>
          <w:lang w:val="en-US"/>
        </w:rPr>
        <w:t>can be</w:t>
      </w:r>
      <w:r w:rsidRPr="0064482A">
        <w:rPr>
          <w:lang w:val="en-US"/>
        </w:rPr>
        <w:t xml:space="preserve"> subjective</w:t>
      </w:r>
      <w:r>
        <w:rPr>
          <w:lang w:val="en-US"/>
        </w:rPr>
        <w:t xml:space="preserve"> to the assumptions from the designer related to player behavior </w:t>
      </w:r>
      <w:r w:rsidR="0077101A">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77101A">
        <w:rPr>
          <w:lang w:val="en-US"/>
        </w:rPr>
        <w:fldChar w:fldCharType="separate"/>
      </w:r>
      <w:r w:rsidRPr="00DA5F51">
        <w:rPr>
          <w:rFonts w:cs="Times New Roman"/>
          <w:lang w:val="en-US"/>
        </w:rPr>
        <w:t>(DIXIT; YOUNGBLOOD, 2008)</w:t>
      </w:r>
      <w:r w:rsidR="0077101A">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14:paraId="7D700775" w14:textId="77777777"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77101A">
        <w:rPr>
          <w:lang w:val="en-US"/>
        </w:rPr>
        <w:fldChar w:fldCharType="begin"/>
      </w:r>
      <w:r w:rsidR="00E41149">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77101A">
        <w:rPr>
          <w:lang w:val="en-US"/>
        </w:rPr>
        <w:fldChar w:fldCharType="separate"/>
      </w:r>
      <w:r w:rsidRPr="006A48BB">
        <w:rPr>
          <w:rFonts w:cs="Times New Roman"/>
          <w:szCs w:val="24"/>
          <w:lang w:val="en-US"/>
        </w:rPr>
        <w:t xml:space="preserve">(JOSLIN </w:t>
      </w:r>
      <w:r w:rsidRPr="006A48BB">
        <w:rPr>
          <w:rFonts w:cs="Times New Roman"/>
          <w:i/>
          <w:iCs/>
          <w:szCs w:val="24"/>
          <w:lang w:val="en-US"/>
        </w:rPr>
        <w:t>et al.</w:t>
      </w:r>
      <w:r w:rsidRPr="006A48BB">
        <w:rPr>
          <w:rFonts w:cs="Times New Roman"/>
          <w:szCs w:val="24"/>
          <w:lang w:val="en-US"/>
        </w:rPr>
        <w:t xml:space="preserve">, 2007; KIM </w:t>
      </w:r>
      <w:r w:rsidRPr="006A48BB">
        <w:rPr>
          <w:rFonts w:cs="Times New Roman"/>
          <w:i/>
          <w:iCs/>
          <w:szCs w:val="24"/>
          <w:lang w:val="en-US"/>
        </w:rPr>
        <w:t>et al.</w:t>
      </w:r>
      <w:r w:rsidRPr="006A48BB">
        <w:rPr>
          <w:rFonts w:cs="Times New Roman"/>
          <w:szCs w:val="24"/>
          <w:lang w:val="en-US"/>
        </w:rPr>
        <w:t>, 2008)</w:t>
      </w:r>
      <w:r w:rsidR="0077101A">
        <w:rPr>
          <w:lang w:val="en-US"/>
        </w:rPr>
        <w:fldChar w:fldCharType="end"/>
      </w:r>
      <w:r w:rsidRPr="0064482A">
        <w:rPr>
          <w:lang w:val="en-US"/>
        </w:rPr>
        <w:t>: data logging and visualization. The data logging phase is responsible for collecting gameplay information during a gaming session</w:t>
      </w:r>
      <w:ins w:id="97" w:author="esteban clua" w:date="2013-07-12T18:18:00Z">
        <w:r w:rsidR="004F6684">
          <w:rPr>
            <w:lang w:val="en-US"/>
          </w:rPr>
          <w:t>.</w:t>
        </w:r>
      </w:ins>
      <w:r>
        <w:rPr>
          <w:lang w:val="en-US"/>
        </w:rPr>
        <w:t xml:space="preserve"> </w:t>
      </w:r>
      <w:del w:id="98" w:author="esteban clua" w:date="2013-07-12T18:18:00Z">
        <w:r w:rsidDel="004F6684">
          <w:rPr>
            <w:lang w:val="en-US"/>
          </w:rPr>
          <w:delText>to be used in the visualization phase</w:delText>
        </w:r>
        <w:r w:rsidRPr="0064482A" w:rsidDel="004F6684">
          <w:rPr>
            <w:lang w:val="en-US"/>
          </w:rPr>
          <w:delText>.</w:delText>
        </w:r>
        <w:r w:rsidDel="004F6684">
          <w:rPr>
            <w:lang w:val="en-US"/>
          </w:rPr>
          <w:delText xml:space="preserve"> </w:delText>
        </w:r>
      </w:del>
      <w:r>
        <w:rPr>
          <w:lang w:val="en-US"/>
        </w:rPr>
        <w:t xml:space="preserve">The </w:t>
      </w:r>
      <w:commentRangeStart w:id="99"/>
      <w:r>
        <w:rPr>
          <w:lang w:val="en-US"/>
        </w:rPr>
        <w:t xml:space="preserve">visualization phase displays </w:t>
      </w:r>
      <w:commentRangeEnd w:id="99"/>
      <w:r w:rsidR="004F6684">
        <w:rPr>
          <w:rStyle w:val="Refdecomentrio"/>
        </w:rPr>
        <w:commentReference w:id="99"/>
      </w:r>
      <w:r>
        <w:rPr>
          <w:lang w:val="en-US"/>
        </w:rPr>
        <w:t>the gathered gameplay information in the form of graphics and graphs for analysis. Developers and game designers use these graphs and graphics to study certain aspects of the game, providing insights about player behavior or game issues.</w:t>
      </w:r>
    </w:p>
    <w:p w14:paraId="4DDB0B77" w14:textId="77777777" w:rsidR="00A52B6A" w:rsidRDefault="00A52B6A" w:rsidP="00A52B6A">
      <w:pPr>
        <w:rPr>
          <w:lang w:val="en-US"/>
        </w:rPr>
      </w:pPr>
      <w:r>
        <w:rPr>
          <w:lang w:val="en-US"/>
        </w:rPr>
        <w:t>Therefore, almost all AAA</w:t>
      </w:r>
      <w:r>
        <w:rPr>
          <w:rStyle w:val="Refdenotaderodap"/>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77101A">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77101A">
        <w:rPr>
          <w:lang w:val="en-US"/>
        </w:rPr>
        <w:fldChar w:fldCharType="separate"/>
      </w:r>
      <w:r w:rsidRPr="00750F08">
        <w:rPr>
          <w:rFonts w:cs="Times New Roman"/>
          <w:lang w:val="en-US"/>
        </w:rPr>
        <w:t>(ZOELLER, 2010)</w:t>
      </w:r>
      <w:r w:rsidR="0077101A">
        <w:rPr>
          <w:lang w:val="en-US"/>
        </w:rPr>
        <w:fldChar w:fldCharType="end"/>
      </w:r>
      <w:r>
        <w:rPr>
          <w:lang w:val="en-US"/>
        </w:rPr>
        <w:t>. According to ZOELLER</w:t>
      </w:r>
      <w:r>
        <w:rPr>
          <w:rStyle w:val="Refdenotaderodap"/>
          <w:lang w:val="en-US"/>
        </w:rPr>
        <w:footnoteReference w:id="3"/>
      </w:r>
      <w:r>
        <w:rPr>
          <w:lang w:val="en-US"/>
        </w:rPr>
        <w:t xml:space="preserve"> </w:t>
      </w:r>
      <w:r w:rsidR="0077101A">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77101A">
        <w:rPr>
          <w:lang w:val="en-US"/>
        </w:rPr>
        <w:fldChar w:fldCharType="separate"/>
      </w:r>
      <w:r w:rsidRPr="00871885">
        <w:rPr>
          <w:rFonts w:cs="Times New Roman"/>
          <w:lang w:val="en-US"/>
        </w:rPr>
        <w:t>(2010)</w:t>
      </w:r>
      <w:r w:rsidR="0077101A">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transmission of data from game executable, build pipeline and development tools for </w:t>
      </w:r>
      <w:r w:rsidRPr="0008578C">
        <w:rPr>
          <w:i/>
          <w:lang w:val="en-US"/>
        </w:rPr>
        <w:lastRenderedPageBreak/>
        <w:t>recording, analysis, and workflow improvement</w:t>
      </w:r>
      <w:r>
        <w:rPr>
          <w:lang w:val="en-US"/>
        </w:rPr>
        <w:t>”. Game development telemetries</w:t>
      </w:r>
      <w:r w:rsidDel="00906C98">
        <w:rPr>
          <w:lang w:val="en-US"/>
        </w:rPr>
        <w:t xml:space="preserve"> </w:t>
      </w:r>
      <w:r>
        <w:rPr>
          <w:lang w:val="en-US"/>
        </w:rPr>
        <w:t>are mainly used by the game industry to analyze gameplay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77101A">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77101A">
        <w:rPr>
          <w:lang w:val="en-US"/>
        </w:rPr>
        <w:fldChar w:fldCharType="separate"/>
      </w:r>
      <w:r w:rsidRPr="00750F08">
        <w:rPr>
          <w:rFonts w:cs="Times New Roman"/>
          <w:lang w:val="en-US"/>
        </w:rPr>
        <w:t>(ZOELLER, 2010)</w:t>
      </w:r>
      <w:r w:rsidR="0077101A">
        <w:rPr>
          <w:lang w:val="en-US"/>
        </w:rPr>
        <w:fldChar w:fldCharType="end"/>
      </w:r>
      <w:r>
        <w:rPr>
          <w:lang w:val="en-US"/>
        </w:rPr>
        <w:t>.</w:t>
      </w:r>
    </w:p>
    <w:p w14:paraId="6753A6B9" w14:textId="77777777" w:rsidR="00A52B6A" w:rsidRDefault="00A52B6A" w:rsidP="00A52B6A">
      <w:pPr>
        <w:rPr>
          <w:lang w:val="en-US"/>
        </w:rPr>
      </w:pPr>
      <w:commentRangeStart w:id="100"/>
      <w:r>
        <w:rPr>
          <w:lang w:val="en-US"/>
        </w:rPr>
        <w:t xml:space="preserve">Researches focusing on game flow analysis or game telemetry are becoming important because game development is a new industry and the game industry is still learning new ways to improve their games. </w:t>
      </w:r>
      <w:commentRangeEnd w:id="100"/>
      <w:r w:rsidR="00643FD4">
        <w:rPr>
          <w:rStyle w:val="Refdecomentrio"/>
        </w:rPr>
        <w:commentReference w:id="100"/>
      </w:r>
      <w:del w:id="101" w:author="esteban clua" w:date="2013-07-12T18:24:00Z">
        <w:r w:rsidDel="00643FD4">
          <w:rPr>
            <w:lang w:val="en-US"/>
          </w:rPr>
          <w:delText>However</w:delText>
        </w:r>
      </w:del>
      <w:ins w:id="102" w:author="esteban clua" w:date="2013-07-12T18:24:00Z">
        <w:r w:rsidR="00643FD4">
          <w:rPr>
            <w:lang w:val="en-US"/>
          </w:rPr>
          <w:t>Up to now</w:t>
        </w:r>
      </w:ins>
      <w:r>
        <w:rPr>
          <w:lang w:val="en-US"/>
        </w:rPr>
        <w:t xml:space="preserve">, the main </w:t>
      </w:r>
      <w:proofErr w:type="gramStart"/>
      <w:r>
        <w:rPr>
          <w:lang w:val="en-US"/>
        </w:rPr>
        <w:t xml:space="preserve">usage of existing approaches for a game flow analysis </w:t>
      </w:r>
      <w:del w:id="103" w:author="esteban clua" w:date="2013-07-12T18:24:00Z">
        <w:r w:rsidDel="00643FD4">
          <w:rPr>
            <w:lang w:val="en-US"/>
          </w:rPr>
          <w:delText>is to</w:delText>
        </w:r>
      </w:del>
      <w:ins w:id="104" w:author="esteban clua" w:date="2013-07-12T18:24:00Z">
        <w:r w:rsidR="00643FD4">
          <w:rPr>
            <w:lang w:val="en-US"/>
          </w:rPr>
          <w:t>are</w:t>
        </w:r>
        <w:proofErr w:type="gramEnd"/>
        <w:r w:rsidR="00643FD4">
          <w:rPr>
            <w:lang w:val="en-US"/>
          </w:rPr>
          <w:t xml:space="preserve"> focused on</w:t>
        </w:r>
      </w:ins>
      <w:r>
        <w:rPr>
          <w:lang w:val="en-US"/>
        </w:rPr>
        <w:t xml:space="preserve"> improv</w:t>
      </w:r>
      <w:ins w:id="105" w:author="esteban clua" w:date="2013-07-12T18:24:00Z">
        <w:r w:rsidR="00643FD4">
          <w:rPr>
            <w:lang w:val="en-US"/>
          </w:rPr>
          <w:t>ing</w:t>
        </w:r>
      </w:ins>
      <w:del w:id="106" w:author="esteban clua" w:date="2013-07-12T18:24:00Z">
        <w:r w:rsidDel="00643FD4">
          <w:rPr>
            <w:lang w:val="en-US"/>
          </w:rPr>
          <w:delText>e</w:delText>
        </w:r>
      </w:del>
      <w:r>
        <w:rPr>
          <w:lang w:val="en-US"/>
        </w:rPr>
        <w:t xml:space="preserve"> quality assurance and game verification. Common approaches involve gathering information about player behavior </w:t>
      </w:r>
      <w:r w:rsidR="0077101A">
        <w:rPr>
          <w:lang w:val="en-US"/>
        </w:rPr>
        <w:fldChar w:fldCharType="begin"/>
      </w:r>
      <w:r w:rsidR="00E41149">
        <w:rPr>
          <w:lang w:val="en-US"/>
        </w:rPr>
        <w:instrText xml:space="preserve"> ADDIN ZOTERO_ITEM {"citationID":"KV2r4kjb","properties":{"formattedCitation":"{\\rtf (DIXIT; YOUNGBLOOD, 2008; HOOBLER \\i et al.\\i0{}, 2004; LIU \\i et al.\\i0{}, 2011; WALLNER, 2013)}","plainCitation":"(DIXIT; YOUNGBLOOD, 2008; HOOBLER et al., 2004; LIU et al., 2011; WALLNER, 2013)"},"citationItems":[{"id":203,"uris":["http://zotero.org/users/1122386/items/XG2CGI7E"],"uri":["http://zotero.org/users/1122386/items/XG2CGI7E"]},{"id":204,"uris":["http://zotero.org/users/1122386/items/83CR2ZZX"],"uri":["http://zotero.org/users/1122386/items/83CR2ZZX"]},{"id":196,"uris":["http://zotero.org/users/1122386/items/CE32FQ8P"],"uri":["http://zotero.org/users/1122386/items/CE32FQ8P"]},{"id":188,"uris":["http://zotero.org/users/1122386/items/NSR6T5S8"],"uri":["http://zotero.org/users/1122386/items/NSR6T5S8"]}]} </w:instrText>
      </w:r>
      <w:r w:rsidR="0077101A">
        <w:rPr>
          <w:lang w:val="en-US"/>
        </w:rPr>
        <w:fldChar w:fldCharType="separate"/>
      </w:r>
      <w:r w:rsidRPr="00255539">
        <w:rPr>
          <w:rFonts w:cs="Times New Roman"/>
          <w:szCs w:val="24"/>
          <w:lang w:val="en-US"/>
        </w:rPr>
        <w:t xml:space="preserve">(DIXIT; YOUNGBLOOD, 2008; HOOBLER </w:t>
      </w:r>
      <w:r w:rsidRPr="00255539">
        <w:rPr>
          <w:rFonts w:cs="Times New Roman"/>
          <w:i/>
          <w:iCs/>
          <w:szCs w:val="24"/>
          <w:lang w:val="en-US"/>
        </w:rPr>
        <w:t>et al.</w:t>
      </w:r>
      <w:r w:rsidRPr="00255539">
        <w:rPr>
          <w:rFonts w:cs="Times New Roman"/>
          <w:szCs w:val="24"/>
          <w:lang w:val="en-US"/>
        </w:rPr>
        <w:t xml:space="preserve">, 2004; LIU </w:t>
      </w:r>
      <w:r w:rsidRPr="00255539">
        <w:rPr>
          <w:rFonts w:cs="Times New Roman"/>
          <w:i/>
          <w:iCs/>
          <w:szCs w:val="24"/>
          <w:lang w:val="en-US"/>
        </w:rPr>
        <w:t>et al.</w:t>
      </w:r>
      <w:r w:rsidRPr="00255539">
        <w:rPr>
          <w:rFonts w:cs="Times New Roman"/>
          <w:szCs w:val="24"/>
          <w:lang w:val="en-US"/>
        </w:rPr>
        <w:t>, 2011; WALLNER, 2013)</w:t>
      </w:r>
      <w:r w:rsidR="0077101A">
        <w:rPr>
          <w:lang w:val="en-US"/>
        </w:rPr>
        <w:fldChar w:fldCharType="end"/>
      </w:r>
      <w:r>
        <w:rPr>
          <w:lang w:val="en-US"/>
        </w:rPr>
        <w:t xml:space="preserve">, statistical data mining </w:t>
      </w:r>
      <w:r w:rsidR="0077101A">
        <w:rPr>
          <w:lang w:val="en-US"/>
        </w:rPr>
        <w:fldChar w:fldCharType="begin"/>
      </w:r>
      <w:r w:rsidR="00E41149">
        <w:rPr>
          <w:lang w:val="en-US"/>
        </w:rPr>
        <w:instrText xml:space="preserve"> ADDIN ZOTERO_ITEM {"citationID":"DLf7MPwp","properties":{"formattedCitation":"(AMBINDER, 2009; ROMERO, 2008; THOMPSON, CLIVE, 2007; ZOELLER, 2010)","plainCitation":"(AMBINDER, 2009; ROMERO, 2008; THOMPSON, CLIVE, 2007; ZOELLER, 2010)"},"citationItems":[{"id":202,"uris":["http://zotero.org/users/1122386/items/3FCNHKHV"],"uri":["http://zotero.org/users/1122386/items/3FCNHKHV"]},{"id":206,"uris":["http://zotero.org/users/1122386/items/UV3RV6SB"],"uri":["http://zotero.org/users/1122386/items/UV3RV6SB"]},{"id":207,"uris":["http://zotero.org/users/1122386/items/VHG8A9CR"],"uri":["http://zotero.org/users/1122386/items/VHG8A9CR"]},{"id":210,"uris":["http://zotero.org/users/1122386/items/K24ASU2Q"],"uri":["http://zotero.org/users/1122386/items/K24ASU2Q"]}]} </w:instrText>
      </w:r>
      <w:r w:rsidR="0077101A">
        <w:rPr>
          <w:lang w:val="en-US"/>
        </w:rPr>
        <w:fldChar w:fldCharType="separate"/>
      </w:r>
      <w:r w:rsidRPr="00255539">
        <w:rPr>
          <w:rFonts w:cs="Times New Roman"/>
          <w:lang w:val="en-US"/>
        </w:rPr>
        <w:t>(AMBINDER, 2009; ROMERO, 2008; THOMPSON, CLIVE, 2007; ZOELLER, 2010)</w:t>
      </w:r>
      <w:r w:rsidR="0077101A">
        <w:rPr>
          <w:lang w:val="en-US"/>
        </w:rPr>
        <w:fldChar w:fldCharType="end"/>
      </w:r>
      <w:r>
        <w:rPr>
          <w:lang w:val="en-US"/>
        </w:rPr>
        <w:t xml:space="preserve">, and aiding during the validation phase </w:t>
      </w:r>
      <w:r w:rsidR="0077101A">
        <w:rPr>
          <w:lang w:val="en-US"/>
        </w:rPr>
        <w:fldChar w:fldCharType="begin"/>
      </w:r>
      <w:r w:rsidR="00E41149">
        <w:rPr>
          <w:lang w:val="en-US"/>
        </w:rPr>
        <w:instrText xml:space="preserve"> ADDIN ZOTERO_ITEM {"citationID":"jmVefCNW","properties":{"formattedCitation":"(DANKOFF,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77101A">
        <w:rPr>
          <w:lang w:val="en-US"/>
        </w:rPr>
        <w:fldChar w:fldCharType="separate"/>
      </w:r>
      <w:r w:rsidRPr="00255539">
        <w:rPr>
          <w:rFonts w:cs="Times New Roman"/>
          <w:lang w:val="en-US"/>
        </w:rPr>
        <w:t>(DANKOFF, 2011; ZOELLER, 2010)</w:t>
      </w:r>
      <w:r w:rsidR="0077101A">
        <w:rPr>
          <w:lang w:val="en-US"/>
        </w:rPr>
        <w:fldChar w:fldCharType="end"/>
      </w:r>
      <w:r>
        <w:rPr>
          <w:lang w:val="en-US"/>
        </w:rPr>
        <w:t>.</w:t>
      </w:r>
    </w:p>
    <w:p w14:paraId="0F3006E3" w14:textId="77777777" w:rsidR="00A52B6A" w:rsidRDefault="00A52B6A" w:rsidP="00A52B6A">
      <w:pPr>
        <w:rPr>
          <w:lang w:val="en-US"/>
        </w:rPr>
      </w:pPr>
      <w:r>
        <w:rPr>
          <w:lang w:val="en-US"/>
        </w:rPr>
        <w:t xml:space="preserve">All these approaches are developer-oriented, which means that the game analysis is done by developers to improve their games. </w:t>
      </w:r>
      <w:commentRangeStart w:id="107"/>
      <w:r>
        <w:rPr>
          <w:lang w:val="en-US"/>
        </w:rPr>
        <w:t xml:space="preserve">However, we believe that players can also directly benefit from game flow analysis by understanding how the game reacted to their actions and decisions. </w:t>
      </w:r>
      <w:commentRangeEnd w:id="107"/>
      <w:r w:rsidR="00643FD4">
        <w:rPr>
          <w:rStyle w:val="Refdecomentrio"/>
        </w:rPr>
        <w:commentReference w:id="107"/>
      </w:r>
      <w:r>
        <w:rPr>
          <w:lang w:val="en-US"/>
        </w:rPr>
        <w:t>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14:paraId="4084F9B9" w14:textId="77777777" w:rsidR="00A52B6A" w:rsidRPr="007F777A" w:rsidRDefault="00A52B6A" w:rsidP="00A52B6A">
      <w:pPr>
        <w:rPr>
          <w:lang w:val="en-US"/>
        </w:rPr>
      </w:pPr>
      <w:commentRangeStart w:id="108"/>
      <w:r>
        <w:rPr>
          <w:lang w:val="en-US"/>
        </w:rPr>
        <w:t xml:space="preserve">Therefore, this work main motivation is to facilitate player’s understanding about how events emerged during the game session and how each action influenced the outcomes. </w:t>
      </w:r>
      <w:r w:rsidRPr="0064482A">
        <w:rPr>
          <w:lang w:val="en-US"/>
        </w:rPr>
        <w:t>This knowledge can be used in future game sessions to avoid making the same mistakes or even to adjust gameplay features.</w:t>
      </w:r>
      <w:commentRangeEnd w:id="108"/>
      <w:r w:rsidR="00643FD4">
        <w:rPr>
          <w:rStyle w:val="Refdecomentrio"/>
        </w:rPr>
        <w:commentReference w:id="108"/>
      </w:r>
    </w:p>
    <w:p w14:paraId="486CFE15" w14:textId="77777777" w:rsidR="00A52B6A" w:rsidRPr="00A52B6A" w:rsidRDefault="00A52B6A" w:rsidP="00A52B6A">
      <w:pPr>
        <w:pStyle w:val="Ttulo2"/>
        <w:rPr>
          <w:rStyle w:val="TabelaChar"/>
          <w:rFonts w:cstheme="majorBidi"/>
          <w:b/>
          <w:color w:val="auto"/>
          <w:sz w:val="24"/>
        </w:rPr>
      </w:pPr>
      <w:bookmarkStart w:id="109" w:name="_Toc354161707"/>
      <w:bookmarkStart w:id="110" w:name="_Toc361125357"/>
      <w:r w:rsidRPr="00A52B6A">
        <w:rPr>
          <w:rStyle w:val="TabelaChar"/>
          <w:rFonts w:cstheme="majorBidi"/>
          <w:b/>
          <w:color w:val="auto"/>
          <w:sz w:val="24"/>
        </w:rPr>
        <w:t>Goals</w:t>
      </w:r>
      <w:bookmarkEnd w:id="109"/>
      <w:bookmarkEnd w:id="110"/>
    </w:p>
    <w:p w14:paraId="185C373C" w14:textId="77777777"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is to improve the</w:t>
      </w:r>
      <w:del w:id="111" w:author="esteban clua" w:date="2013-07-12T18:29:00Z">
        <w:r w:rsidRPr="0096178A" w:rsidDel="00643FD4">
          <w:rPr>
            <w:lang w:val="en-US"/>
          </w:rPr>
          <w:delText xml:space="preserve"> player’s</w:delText>
        </w:r>
      </w:del>
      <w:r w:rsidRPr="0096178A">
        <w:rPr>
          <w:lang w:val="en-US"/>
        </w:rPr>
        <w:t xml:space="preserve">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w:t>
      </w:r>
      <w:r w:rsidRPr="0096178A">
        <w:rPr>
          <w:lang w:val="en-US"/>
        </w:rPr>
        <w:lastRenderedPageBreak/>
        <w:t>game flow by using provenance</w:t>
      </w:r>
      <w:r>
        <w:rPr>
          <w:rStyle w:val="Refdenotaderodap"/>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collected gameplay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del w:id="112" w:author="esteban clua" w:date="2013-07-12T18:31:00Z">
        <w:r w:rsidRPr="0096178A" w:rsidDel="00643FD4">
          <w:rPr>
            <w:lang w:val="en-US"/>
          </w:rPr>
          <w:delText xml:space="preserve">the player </w:delText>
        </w:r>
      </w:del>
      <w:proofErr w:type="gramStart"/>
      <w:r w:rsidRPr="0096178A">
        <w:rPr>
          <w:lang w:val="en-US"/>
        </w:rPr>
        <w:t>to identify</w:t>
      </w:r>
      <w:proofErr w:type="gramEnd"/>
      <w:r w:rsidRPr="0096178A">
        <w:rPr>
          <w:lang w:val="en-US"/>
        </w:rPr>
        <w:t xml:space="preserve">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14:paraId="24BFB6D7" w14:textId="77777777"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77101A"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77101A" w:rsidRPr="003A6B92">
        <w:fldChar w:fldCharType="separate"/>
      </w:r>
      <w:r w:rsidRPr="00540D18">
        <w:rPr>
          <w:rFonts w:cs="Times New Roman"/>
          <w:szCs w:val="24"/>
          <w:lang w:val="en-US"/>
        </w:rPr>
        <w:t xml:space="preserve">(FREIRE </w:t>
      </w:r>
      <w:r w:rsidRPr="00540D18">
        <w:rPr>
          <w:rFonts w:cs="Times New Roman"/>
          <w:i/>
          <w:iCs/>
          <w:szCs w:val="24"/>
          <w:lang w:val="en-US"/>
        </w:rPr>
        <w:t>et al.</w:t>
      </w:r>
      <w:r w:rsidRPr="00540D18">
        <w:rPr>
          <w:rFonts w:cs="Times New Roman"/>
          <w:szCs w:val="24"/>
          <w:lang w:val="en-US"/>
        </w:rPr>
        <w:t>, 2008)</w:t>
      </w:r>
      <w:r w:rsidR="0077101A"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14:paraId="69D618DD" w14:textId="77777777" w:rsidR="00A52B6A" w:rsidRPr="0020387F" w:rsidRDefault="00A52B6A" w:rsidP="00A52B6A">
      <w:pPr>
        <w:rPr>
          <w:lang w:val="en-US"/>
        </w:rPr>
      </w:pPr>
      <w:r>
        <w:rPr>
          <w:lang w:val="en-US"/>
        </w:rPr>
        <w:t xml:space="preserve">This work also aims to </w:t>
      </w:r>
      <w:del w:id="113" w:author="esteban clua" w:date="2013-07-12T18:33:00Z">
        <w:r w:rsidDel="0045074A">
          <w:rPr>
            <w:lang w:val="en-US"/>
          </w:rPr>
          <w:delText xml:space="preserve">instantiate </w:delText>
        </w:r>
      </w:del>
      <w:ins w:id="114" w:author="esteban clua" w:date="2013-07-12T18:33:00Z">
        <w:r w:rsidR="0045074A">
          <w:rPr>
            <w:lang w:val="en-US"/>
          </w:rPr>
          <w:t xml:space="preserve">apply </w:t>
        </w:r>
      </w:ins>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14:paraId="5584D06B" w14:textId="77777777"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gameplay design</w:t>
      </w:r>
      <w:r>
        <w:rPr>
          <w:lang w:val="en-US"/>
        </w:rPr>
        <w:t>,</w:t>
      </w:r>
      <w:r w:rsidRPr="00607C9C">
        <w:rPr>
          <w:lang w:val="en-US"/>
        </w:rPr>
        <w:t xml:space="preserve"> </w:t>
      </w:r>
      <w:r>
        <w:rPr>
          <w:lang w:val="en-US"/>
        </w:rPr>
        <w:t>gameplay</w:t>
      </w:r>
      <w:r w:rsidRPr="00607C9C">
        <w:rPr>
          <w:lang w:val="en-US"/>
        </w:rPr>
        <w:t xml:space="preserve"> balancing, </w:t>
      </w:r>
      <w:r>
        <w:rPr>
          <w:lang w:val="en-US"/>
        </w:rPr>
        <w:t xml:space="preserve">gameplay metrics, </w:t>
      </w:r>
      <w:r w:rsidRPr="00607C9C">
        <w:rPr>
          <w:lang w:val="en-US"/>
        </w:rPr>
        <w:t>data mining, and even for storytelling.</w:t>
      </w:r>
    </w:p>
    <w:p w14:paraId="633C758E" w14:textId="77777777" w:rsidR="00A52B6A" w:rsidRPr="00A52B6A" w:rsidRDefault="00A52B6A" w:rsidP="00A52B6A">
      <w:pPr>
        <w:pStyle w:val="Ttulo2"/>
        <w:rPr>
          <w:rStyle w:val="TabelaChar"/>
          <w:rFonts w:cstheme="majorBidi"/>
          <w:b/>
          <w:color w:val="auto"/>
          <w:sz w:val="24"/>
        </w:rPr>
      </w:pPr>
      <w:bookmarkStart w:id="115" w:name="_Toc354161708"/>
      <w:bookmarkStart w:id="116" w:name="_Toc361125358"/>
      <w:r w:rsidRPr="00A52B6A">
        <w:rPr>
          <w:rStyle w:val="TabelaChar"/>
          <w:rFonts w:cstheme="majorBidi"/>
          <w:b/>
          <w:color w:val="auto"/>
          <w:sz w:val="24"/>
        </w:rPr>
        <w:t>Research Questions</w:t>
      </w:r>
      <w:bookmarkEnd w:id="115"/>
      <w:bookmarkEnd w:id="116"/>
    </w:p>
    <w:p w14:paraId="2176BCE0" w14:textId="77777777"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14:paraId="6338B39E" w14:textId="77777777" w:rsidR="00A52B6A" w:rsidRDefault="00A52B6A" w:rsidP="00A52B6A">
      <w:pPr>
        <w:pStyle w:val="PargrafodaLista"/>
        <w:numPr>
          <w:ilvl w:val="0"/>
          <w:numId w:val="24"/>
        </w:numPr>
        <w:rPr>
          <w:lang w:val="en-US"/>
        </w:rPr>
      </w:pPr>
      <w:r>
        <w:rPr>
          <w:lang w:val="en-US"/>
        </w:rPr>
        <w:t>Does provenance analysis help to understand events that emerged during a game session?</w:t>
      </w:r>
    </w:p>
    <w:p w14:paraId="114F90DD" w14:textId="77777777" w:rsidR="00A52B6A" w:rsidRPr="001914E2" w:rsidRDefault="00A52B6A" w:rsidP="00A52B6A">
      <w:pPr>
        <w:pStyle w:val="PargrafodaLista"/>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14:paraId="3475274E" w14:textId="77777777" w:rsidR="00A52B6A" w:rsidRPr="00C13CA8" w:rsidRDefault="00A52B6A" w:rsidP="00A52B6A">
      <w:pPr>
        <w:pStyle w:val="PargrafodaLista"/>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14:paraId="0D71BDF2" w14:textId="77777777" w:rsidR="00A52B6A" w:rsidRPr="00C1684F" w:rsidRDefault="00A52B6A" w:rsidP="00A52B6A">
      <w:pPr>
        <w:pStyle w:val="Ttulo2"/>
        <w:rPr>
          <w:lang w:val="en-US"/>
        </w:rPr>
      </w:pPr>
      <w:bookmarkStart w:id="117" w:name="_Toc354161709"/>
      <w:bookmarkStart w:id="118" w:name="_Toc361125359"/>
      <w:r w:rsidRPr="00C1684F">
        <w:rPr>
          <w:lang w:val="en-US"/>
        </w:rPr>
        <w:lastRenderedPageBreak/>
        <w:t>Contributions</w:t>
      </w:r>
      <w:bookmarkEnd w:id="117"/>
      <w:bookmarkEnd w:id="118"/>
    </w:p>
    <w:p w14:paraId="5F90A1E3" w14:textId="77777777" w:rsidR="00A52B6A" w:rsidRPr="007D7DA9" w:rsidRDefault="00A52B6A" w:rsidP="00A52B6A">
      <w:pPr>
        <w:rPr>
          <w:lang w:val="en-US"/>
        </w:rPr>
      </w:pPr>
      <w:r w:rsidRPr="007D7DA9">
        <w:rPr>
          <w:lang w:val="en-US"/>
        </w:rPr>
        <w:t xml:space="preserve">This work introduces new perspectives on </w:t>
      </w:r>
      <w:r>
        <w:rPr>
          <w:lang w:val="en-US"/>
        </w:rPr>
        <w:t xml:space="preserve">game flow </w:t>
      </w:r>
      <w:ins w:id="119" w:author="esteban clua" w:date="2013-07-12T18:36:00Z">
        <w:r w:rsidR="0045074A">
          <w:rPr>
            <w:lang w:val="en-US"/>
          </w:rPr>
          <w:t xml:space="preserve">representation and </w:t>
        </w:r>
      </w:ins>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gameplay design issues, gameplay metrics, and </w:t>
      </w:r>
      <w:ins w:id="120" w:author="esteban clua" w:date="2013-07-12T18:37:00Z">
        <w:r w:rsidR="0045074A">
          <w:rPr>
            <w:lang w:val="en-US"/>
          </w:rPr>
          <w:t xml:space="preserve">automatic </w:t>
        </w:r>
      </w:ins>
      <w:r w:rsidRPr="007D7DA9">
        <w:rPr>
          <w:lang w:val="en-US"/>
        </w:rPr>
        <w:t>gameplay refinement and balance.</w:t>
      </w:r>
    </w:p>
    <w:p w14:paraId="4A9F6B6A" w14:textId="77777777" w:rsidR="00A52B6A" w:rsidRDefault="00A52B6A" w:rsidP="00A52B6A">
      <w:pPr>
        <w:rPr>
          <w:lang w:val="en-US"/>
        </w:rPr>
      </w:pPr>
      <w:r w:rsidRPr="00C1684F">
        <w:rPr>
          <w:lang w:val="en-US"/>
        </w:rPr>
        <w:t xml:space="preserve">The provenance visualization can occur both on-the-fly or in post-mortem sessions. It allows </w:t>
      </w:r>
      <w:r>
        <w:rPr>
          <w:lang w:val="en-US"/>
        </w:rPr>
        <w:t xml:space="preserve">for </w:t>
      </w:r>
      <w:r w:rsidRPr="00C1684F">
        <w:rPr>
          <w:lang w:val="en-US"/>
        </w:rPr>
        <w:t xml:space="preserve">the discovery of issues that contributed to specific game flows and results achieved throughout the gaming session. This analysis can be used on games to improve understanding of the game flow and identifying actions that influenced the outcome, aiding </w:t>
      </w:r>
      <w:del w:id="121" w:author="esteban clua" w:date="2013-07-12T18:38:00Z">
        <w:r w:rsidRPr="00C1684F" w:rsidDel="0045074A">
          <w:rPr>
            <w:lang w:val="en-US"/>
          </w:rPr>
          <w:delText xml:space="preserve">the player </w:delText>
        </w:r>
      </w:del>
      <w:r w:rsidRPr="00C1684F">
        <w:rPr>
          <w:lang w:val="en-US"/>
        </w:rPr>
        <w:t>to understand why they happened the way they did. It can also be used to analyze a game story development, how it was generated, and which events affected it.</w:t>
      </w:r>
      <w:r>
        <w:rPr>
          <w:lang w:val="en-US"/>
        </w:rPr>
        <w:t xml:space="preserve"> </w:t>
      </w:r>
      <w:commentRangeStart w:id="122"/>
      <w:commentRangeStart w:id="123"/>
      <w:commentRangeStart w:id="124"/>
      <w:r w:rsidRPr="00C1684F">
        <w:rPr>
          <w:lang w:val="en-US"/>
        </w:rPr>
        <w:t xml:space="preserve">Currently, we do not make inferences to the user, but let the user decide what he wants to infer. Studies in this area can be made in order to identify information that can be </w:t>
      </w:r>
      <w:r>
        <w:rPr>
          <w:lang w:val="en-US"/>
        </w:rPr>
        <w:t xml:space="preserve">automatically </w:t>
      </w:r>
      <w:r w:rsidRPr="00C1684F">
        <w:rPr>
          <w:lang w:val="en-US"/>
        </w:rPr>
        <w:t>omitted from the user without affecting the overall analysis.</w:t>
      </w:r>
      <w:commentRangeEnd w:id="122"/>
      <w:r>
        <w:rPr>
          <w:rStyle w:val="Refdecomentrio"/>
        </w:rPr>
        <w:commentReference w:id="122"/>
      </w:r>
      <w:r w:rsidRPr="00C1684F">
        <w:rPr>
          <w:lang w:val="en-US"/>
        </w:rPr>
        <w:t xml:space="preserve"> </w:t>
      </w:r>
      <w:commentRangeEnd w:id="123"/>
      <w:r>
        <w:rPr>
          <w:rStyle w:val="Refdecomentrio"/>
        </w:rPr>
        <w:commentReference w:id="123"/>
      </w:r>
      <w:commentRangeEnd w:id="124"/>
      <w:r w:rsidR="0045074A">
        <w:rPr>
          <w:rStyle w:val="Refdecomentrio"/>
        </w:rPr>
        <w:commentReference w:id="124"/>
      </w:r>
    </w:p>
    <w:p w14:paraId="60E89533" w14:textId="77777777" w:rsidR="00A52B6A" w:rsidRPr="00C1684F" w:rsidRDefault="00A52B6A" w:rsidP="00A52B6A">
      <w:pPr>
        <w:pStyle w:val="Ttulo2"/>
        <w:rPr>
          <w:lang w:val="en-US"/>
        </w:rPr>
      </w:pPr>
      <w:bookmarkStart w:id="125" w:name="_Toc354161710"/>
      <w:bookmarkStart w:id="126" w:name="_Toc361125360"/>
      <w:r w:rsidRPr="00C1684F">
        <w:rPr>
          <w:lang w:val="en-US"/>
        </w:rPr>
        <w:t>Organization</w:t>
      </w:r>
      <w:bookmarkEnd w:id="125"/>
      <w:bookmarkEnd w:id="126"/>
    </w:p>
    <w:p w14:paraId="55B0C19C" w14:textId="77777777"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gameplay data logging to game analysis in the game industry. </w:t>
      </w:r>
      <w:del w:id="127" w:author="esteban clua" w:date="2013-07-12T18:40:00Z">
        <w:r w:rsidDel="0045074A">
          <w:rPr>
            <w:lang w:val="en-US"/>
          </w:rPr>
          <w:delText>Then, it</w:delText>
        </w:r>
      </w:del>
      <w:ins w:id="128" w:author="esteban clua" w:date="2013-07-12T18:40:00Z">
        <w:r w:rsidR="0045074A">
          <w:rPr>
            <w:lang w:val="en-US"/>
          </w:rPr>
          <w:t>It also</w:t>
        </w:r>
      </w:ins>
      <w:r>
        <w:rPr>
          <w:lang w:val="en-US"/>
        </w:rPr>
        <w:t xml:space="preserve"> describes known approaches for gameplay data logging and gameplay data visualization. </w:t>
      </w:r>
    </w:p>
    <w:p w14:paraId="79004FB7" w14:textId="77777777"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14:paraId="1BFF1BB7" w14:textId="77777777"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This chapter describes how the gameplay data is gathered</w:t>
      </w:r>
      <w:ins w:id="129" w:author="esteban clua" w:date="2013-07-12T18:41:00Z">
        <w:r w:rsidR="0045074A">
          <w:rPr>
            <w:rFonts w:cs="Times New Roman"/>
            <w:szCs w:val="24"/>
            <w:lang w:val="en-US" w:eastAsia="pt-BR"/>
          </w:rPr>
          <w:t xml:space="preserve">, </w:t>
        </w:r>
      </w:ins>
      <w:del w:id="130" w:author="esteban clua" w:date="2013-07-12T18:41:00Z">
        <w:r w:rsidDel="0045074A">
          <w:rPr>
            <w:rFonts w:cs="Times New Roman"/>
            <w:szCs w:val="24"/>
            <w:lang w:val="en-US" w:eastAsia="pt-BR"/>
          </w:rPr>
          <w:delText xml:space="preserve"> and </w:delText>
        </w:r>
      </w:del>
      <w:r>
        <w:rPr>
          <w:rFonts w:cs="Times New Roman"/>
          <w:szCs w:val="24"/>
          <w:lang w:val="en-US" w:eastAsia="pt-BR"/>
        </w:rPr>
        <w:t>structured</w:t>
      </w:r>
      <w:ins w:id="131" w:author="esteban clua" w:date="2013-07-12T18:41:00Z">
        <w:r w:rsidR="0045074A">
          <w:rPr>
            <w:rFonts w:cs="Times New Roman"/>
            <w:szCs w:val="24"/>
            <w:lang w:val="en-US" w:eastAsia="pt-BR"/>
          </w:rPr>
          <w:t xml:space="preserve"> and mapped</w:t>
        </w:r>
      </w:ins>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14:paraId="24D6F541" w14:textId="77777777" w:rsidR="00A52B6A" w:rsidRDefault="00A52B6A" w:rsidP="00A52B6A">
      <w:pPr>
        <w:rPr>
          <w:rFonts w:cs="Times New Roman"/>
          <w:szCs w:val="24"/>
          <w:lang w:val="en-US" w:eastAsia="pt-BR"/>
        </w:rPr>
      </w:pPr>
      <w:r>
        <w:rPr>
          <w:rFonts w:cs="Times New Roman"/>
          <w:szCs w:val="24"/>
          <w:lang w:val="en-US" w:eastAsia="pt-BR"/>
        </w:rPr>
        <w:lastRenderedPageBreak/>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ins w:id="132" w:author="esteban clua" w:date="2013-07-12T18:51:00Z">
        <w:r w:rsidR="000567EE">
          <w:rPr>
            <w:rFonts w:cs="Times New Roman"/>
            <w:szCs w:val="24"/>
            <w:lang w:val="en-US" w:eastAsia="pt-BR"/>
          </w:rPr>
          <w:t xml:space="preserve">previously developed by the author, </w:t>
        </w:r>
      </w:ins>
      <w:r>
        <w:rPr>
          <w:rFonts w:cs="Times New Roman"/>
          <w:szCs w:val="24"/>
          <w:lang w:val="en-US" w:eastAsia="pt-BR"/>
        </w:rPr>
        <w:t>describing the game and how the gameplay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14:paraId="658B73CF" w14:textId="77777777"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w:t>
      </w:r>
      <w:del w:id="133" w:author="esteban clua" w:date="2013-07-12T18:52:00Z">
        <w:r w:rsidDel="000567EE">
          <w:rPr>
            <w:rFonts w:cs="Times New Roman"/>
            <w:szCs w:val="24"/>
            <w:lang w:val="en-US" w:eastAsia="pt-BR"/>
          </w:rPr>
          <w:delText xml:space="preserve">the next chapter, </w:delText>
        </w:r>
      </w:del>
      <w:r>
        <w:rPr>
          <w:rFonts w:cs="Times New Roman"/>
          <w:szCs w:val="24"/>
          <w:lang w:val="en-US" w:eastAsia="pt-BR"/>
        </w:rPr>
        <w:t xml:space="preserve">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del w:id="134" w:author="esteban clua" w:date="2013-07-12T18:52:00Z">
        <w:r w:rsidRPr="008D46EE" w:rsidDel="000567EE">
          <w:rPr>
            <w:rFonts w:cs="Times New Roman"/>
            <w:szCs w:val="24"/>
            <w:lang w:val="en-US" w:eastAsia="pt-BR"/>
          </w:rPr>
          <w:delText xml:space="preserve">to </w:delText>
        </w:r>
      </w:del>
      <w:ins w:id="135" w:author="esteban clua" w:date="2013-07-12T18:52:00Z">
        <w:r w:rsidR="000567EE">
          <w:rPr>
            <w:rFonts w:cs="Times New Roman"/>
            <w:szCs w:val="24"/>
            <w:lang w:val="en-US" w:eastAsia="pt-BR"/>
          </w:rPr>
          <w:t>for the</w:t>
        </w:r>
        <w:r w:rsidR="000567EE" w:rsidRPr="008D46EE">
          <w:rPr>
            <w:rFonts w:cs="Times New Roman"/>
            <w:szCs w:val="24"/>
            <w:lang w:val="en-US" w:eastAsia="pt-BR"/>
          </w:rPr>
          <w:t xml:space="preserve"> </w:t>
        </w:r>
      </w:ins>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14:paraId="31E6CB0E" w14:textId="77777777"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14:paraId="7E089F6A" w14:textId="77777777" w:rsidR="0056035F" w:rsidRPr="001E187B" w:rsidRDefault="0056035F" w:rsidP="0056035F">
      <w:pPr>
        <w:rPr>
          <w:lang w:val="en-US"/>
        </w:rPr>
      </w:pPr>
    </w:p>
    <w:p w14:paraId="2BD8A2B7" w14:textId="77777777"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14:paraId="30E70E0A" w14:textId="77777777" w:rsidR="0056035F" w:rsidRPr="001E187B" w:rsidRDefault="0056035F" w:rsidP="0056035F">
      <w:pPr>
        <w:pStyle w:val="Ttulo1"/>
        <w:rPr>
          <w:lang w:val="en-US"/>
        </w:rPr>
      </w:pPr>
      <w:bookmarkStart w:id="136" w:name="_Toc361125361"/>
      <w:r w:rsidRPr="001E187B">
        <w:rPr>
          <w:lang w:val="en-US"/>
        </w:rPr>
        <w:lastRenderedPageBreak/>
        <w:t xml:space="preserve">– </w:t>
      </w:r>
      <w:r w:rsidR="000D6AC9" w:rsidRPr="001E187B">
        <w:rPr>
          <w:lang w:val="en-US"/>
        </w:rPr>
        <w:t>Game Flow Analysis</w:t>
      </w:r>
      <w:bookmarkEnd w:id="136"/>
    </w:p>
    <w:p w14:paraId="2B125B05" w14:textId="77777777" w:rsidR="0056715F" w:rsidRDefault="0056715F" w:rsidP="0056715F">
      <w:pPr>
        <w:pStyle w:val="Ttulo2"/>
        <w:rPr>
          <w:lang w:val="en-US"/>
        </w:rPr>
      </w:pPr>
      <w:bookmarkStart w:id="137" w:name="_Toc354161712"/>
      <w:bookmarkStart w:id="138" w:name="_Toc361125362"/>
      <w:r w:rsidRPr="00590D59">
        <w:rPr>
          <w:lang w:val="en-US"/>
        </w:rPr>
        <w:t>Introduction</w:t>
      </w:r>
      <w:bookmarkEnd w:id="137"/>
      <w:bookmarkEnd w:id="138"/>
    </w:p>
    <w:p w14:paraId="7A3A89EE" w14:textId="30B92F24" w:rsidR="0056715F" w:rsidRDefault="0056715F" w:rsidP="0056715F">
      <w:pPr>
        <w:rPr>
          <w:lang w:val="en-US"/>
        </w:rPr>
      </w:pPr>
      <w:r>
        <w:rPr>
          <w:lang w:val="en-US"/>
        </w:rPr>
        <w:t xml:space="preserve">Methods for automatic logging of gameplay data have become an important component of game design in the last few years </w:t>
      </w:r>
      <w:r w:rsidR="0077101A">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77101A">
        <w:rPr>
          <w:lang w:val="en-US"/>
        </w:rPr>
        <w:fldChar w:fldCharType="separate"/>
      </w:r>
      <w:r w:rsidRPr="00BC79A1">
        <w:rPr>
          <w:rFonts w:cs="Times New Roman"/>
          <w:lang w:val="en-US"/>
        </w:rPr>
        <w:t>(WALLNER, 2013)</w:t>
      </w:r>
      <w:r w:rsidR="0077101A">
        <w:rPr>
          <w:lang w:val="en-US"/>
        </w:rPr>
        <w:fldChar w:fldCharType="end"/>
      </w:r>
      <w:r>
        <w:rPr>
          <w:lang w:val="en-US"/>
        </w:rPr>
        <w:t>. The collected data can be used for different purposes, such as analyzing behavior, identifying strategies, detecting bugs, testing games, balancing the game experience, classifying users</w:t>
      </w:r>
      <w:del w:id="139" w:author="esteban clua" w:date="2013-07-12T18:53:00Z">
        <w:r w:rsidDel="000E1E51">
          <w:rPr>
            <w:lang w:val="en-US"/>
          </w:rPr>
          <w:delText>,</w:delText>
        </w:r>
      </w:del>
      <w:r>
        <w:rPr>
          <w:lang w:val="en-US"/>
        </w:rPr>
        <w:t xml:space="preserve"> and </w:t>
      </w:r>
      <w:ins w:id="140" w:author="esteban clua" w:date="2013-07-12T18:53:00Z">
        <w:r w:rsidR="000E1E51">
          <w:rPr>
            <w:lang w:val="en-US"/>
          </w:rPr>
          <w:t xml:space="preserve">even </w:t>
        </w:r>
      </w:ins>
      <w:r>
        <w:rPr>
          <w:lang w:val="en-US"/>
        </w:rPr>
        <w:t xml:space="preserve">understanding common behaviors. However, the analysis of the collected data can be challenging due </w:t>
      </w:r>
      <w:del w:id="141" w:author="esteban clua" w:date="2013-07-12T18:54:00Z">
        <w:r w:rsidDel="000E1E51">
          <w:rPr>
            <w:lang w:val="en-US"/>
          </w:rPr>
          <w:delText>to its volume</w:delText>
        </w:r>
      </w:del>
      <w:ins w:id="142" w:author="esteban clua" w:date="2013-07-12T18:54:00Z">
        <w:r w:rsidR="000E1E51">
          <w:rPr>
            <w:lang w:val="en-US"/>
          </w:rPr>
          <w:t>a huge amount of generated data</w:t>
        </w:r>
      </w:ins>
      <w:r>
        <w:rPr>
          <w:lang w:val="en-US"/>
        </w:rPr>
        <w:t>. Thus, data visualizations have become a promising solution for exploring and understanding game</w:t>
      </w:r>
      <w:ins w:id="143" w:author="esteban clua" w:date="2013-07-12T18:54:00Z">
        <w:r w:rsidR="000E1E51">
          <w:rPr>
            <w:lang w:val="en-US"/>
          </w:rPr>
          <w:t xml:space="preserve"> flows</w:t>
        </w:r>
      </w:ins>
      <w:del w:id="144" w:author="esteban clua" w:date="2013-07-12T18:54:00Z">
        <w:r w:rsidDel="000E1E51">
          <w:rPr>
            <w:lang w:val="en-US"/>
          </w:rPr>
          <w:delText>s</w:delText>
        </w:r>
      </w:del>
      <w:r>
        <w:rPr>
          <w:lang w:val="en-US"/>
        </w:rPr>
        <w:t>.</w:t>
      </w:r>
    </w:p>
    <w:p w14:paraId="32CA7BBA" w14:textId="77777777"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77101A">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77101A">
        <w:rPr>
          <w:lang w:val="en-US"/>
        </w:rPr>
        <w:fldChar w:fldCharType="separate"/>
      </w:r>
      <w:r w:rsidRPr="00B33D6C">
        <w:rPr>
          <w:rFonts w:cs="Times New Roman"/>
          <w:szCs w:val="24"/>
          <w:lang w:val="en-US"/>
        </w:rPr>
        <w:t xml:space="preserve">(LIU </w:t>
      </w:r>
      <w:r w:rsidRPr="00B33D6C">
        <w:rPr>
          <w:rFonts w:cs="Times New Roman"/>
          <w:i/>
          <w:iCs/>
          <w:szCs w:val="24"/>
          <w:lang w:val="en-US"/>
        </w:rPr>
        <w:t>et al.</w:t>
      </w:r>
      <w:r w:rsidRPr="00B33D6C">
        <w:rPr>
          <w:rFonts w:cs="Times New Roman"/>
          <w:szCs w:val="24"/>
          <w:lang w:val="en-US"/>
        </w:rPr>
        <w:t>, 2011)</w:t>
      </w:r>
      <w:r w:rsidR="0077101A">
        <w:rPr>
          <w:lang w:val="en-US"/>
        </w:rPr>
        <w:fldChar w:fldCharType="end"/>
      </w:r>
      <w:r>
        <w:rPr>
          <w:lang w:val="en-US"/>
        </w:rPr>
        <w:t xml:space="preserve">. Therefore, visualization methods are gaining popularity among designers for understanding gameplay data in the game industry </w:t>
      </w:r>
      <w:r w:rsidR="0077101A">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77101A">
        <w:rPr>
          <w:lang w:val="en-US"/>
        </w:rPr>
        <w:fldChar w:fldCharType="separate"/>
      </w:r>
      <w:r w:rsidRPr="00B33D6C">
        <w:rPr>
          <w:rFonts w:cs="Times New Roman"/>
          <w:lang w:val="en-US"/>
        </w:rPr>
        <w:t>(WALLNER, 2013)</w:t>
      </w:r>
      <w:r w:rsidR="0077101A">
        <w:rPr>
          <w:lang w:val="en-US"/>
        </w:rPr>
        <w:fldChar w:fldCharType="end"/>
      </w:r>
      <w:r>
        <w:rPr>
          <w:lang w:val="en-US"/>
        </w:rPr>
        <w:t xml:space="preserve">. For example, a common visualization method is heat map </w:t>
      </w:r>
      <w:r w:rsidR="0077101A">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77101A">
        <w:rPr>
          <w:lang w:val="en-US"/>
        </w:rPr>
        <w:fldChar w:fldCharType="separate"/>
      </w:r>
      <w:r w:rsidRPr="00BC79A1">
        <w:rPr>
          <w:rFonts w:cs="Times New Roman"/>
          <w:lang w:val="en-US"/>
        </w:rPr>
        <w:t>(DRACHEN; CANOSSA, 2009)</w:t>
      </w:r>
      <w:r w:rsidR="0077101A">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77101A">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77101A">
        <w:rPr>
          <w:lang w:val="en-US"/>
        </w:rPr>
        <w:fldChar w:fldCharType="separate"/>
      </w:r>
      <w:r w:rsidRPr="00A15368">
        <w:rPr>
          <w:rFonts w:cs="Times New Roman"/>
          <w:lang w:val="en-US"/>
        </w:rPr>
        <w:t>(ZOELLER, 2010)</w:t>
      </w:r>
      <w:r w:rsidR="0077101A">
        <w:rPr>
          <w:lang w:val="en-US"/>
        </w:rPr>
        <w:fldChar w:fldCharType="end"/>
      </w:r>
      <w:r>
        <w:rPr>
          <w:lang w:val="en-US"/>
        </w:rPr>
        <w:t xml:space="preserve">, while Valve used heat maps to analyze multiplayer maps in Team Fortress 2 </w:t>
      </w:r>
      <w:r w:rsidR="0077101A">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77101A">
        <w:rPr>
          <w:lang w:val="en-US"/>
        </w:rPr>
        <w:fldChar w:fldCharType="separate"/>
      </w:r>
      <w:r w:rsidRPr="00A15368">
        <w:rPr>
          <w:rFonts w:cs="Times New Roman"/>
          <w:lang w:val="en-US"/>
        </w:rPr>
        <w:t>(AMBINDER, 2009)</w:t>
      </w:r>
      <w:r w:rsidR="0077101A">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77101A">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77101A">
        <w:rPr>
          <w:lang w:val="en-US"/>
        </w:rPr>
        <w:fldChar w:fldCharType="separate"/>
      </w:r>
      <w:r w:rsidRPr="0056715F">
        <w:rPr>
          <w:rFonts w:cs="Times New Roman"/>
          <w:lang w:val="en-US"/>
        </w:rPr>
        <w:t>(ROMERO, 2008; THOMPSON, CLIVE, 2007)</w:t>
      </w:r>
      <w:r w:rsidR="0077101A">
        <w:rPr>
          <w:lang w:val="en-US"/>
        </w:rPr>
        <w:fldChar w:fldCharType="end"/>
      </w:r>
      <w:r>
        <w:rPr>
          <w:lang w:val="en-US"/>
        </w:rPr>
        <w:t xml:space="preserve">. </w:t>
      </w:r>
      <w:commentRangeStart w:id="145"/>
      <w:r w:rsidR="0077101A">
        <w:rPr>
          <w:lang w:val="en-US"/>
        </w:rPr>
        <w:fldChar w:fldCharType="begin"/>
      </w:r>
      <w:r>
        <w:rPr>
          <w:lang w:val="en-US"/>
        </w:rPr>
        <w:instrText xml:space="preserve"> REF _Ref360198286 \h </w:instrText>
      </w:r>
      <w:r w:rsidR="0077101A">
        <w:rPr>
          <w:lang w:val="en-US"/>
        </w:rPr>
      </w:r>
      <w:r w:rsidR="0077101A">
        <w:rPr>
          <w:lang w:val="en-US"/>
        </w:rPr>
        <w:fldChar w:fldCharType="separate"/>
      </w:r>
      <w:r w:rsidRPr="002E523F">
        <w:rPr>
          <w:lang w:val="en-US"/>
        </w:rPr>
        <w:t xml:space="preserve">Figure </w:t>
      </w:r>
      <w:r>
        <w:rPr>
          <w:noProof/>
          <w:lang w:val="en-US"/>
        </w:rPr>
        <w:t>1</w:t>
      </w:r>
      <w:r w:rsidR="0077101A">
        <w:rPr>
          <w:lang w:val="en-US"/>
        </w:rPr>
        <w:fldChar w:fldCharType="end"/>
      </w:r>
      <w:r>
        <w:rPr>
          <w:lang w:val="en-US"/>
        </w:rPr>
        <w:t xml:space="preserve"> illustrates an example of </w:t>
      </w:r>
      <w:proofErr w:type="spellStart"/>
      <w:r>
        <w:rPr>
          <w:lang w:val="en-US"/>
        </w:rPr>
        <w:t>heatmap</w:t>
      </w:r>
      <w:proofErr w:type="spellEnd"/>
      <w:r>
        <w:rPr>
          <w:lang w:val="en-US"/>
        </w:rPr>
        <w:t xml:space="preserve">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commentRangeEnd w:id="145"/>
      <w:r w:rsidR="000E1E51">
        <w:rPr>
          <w:rStyle w:val="Refdecomentrio"/>
        </w:rPr>
        <w:commentReference w:id="145"/>
      </w:r>
    </w:p>
    <w:p w14:paraId="1CF9699C" w14:textId="77777777"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77101A">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77101A">
        <w:rPr>
          <w:lang w:val="en-US"/>
        </w:rPr>
        <w:fldChar w:fldCharType="separate"/>
      </w:r>
      <w:r w:rsidRPr="00A15368">
        <w:rPr>
          <w:rFonts w:cs="Times New Roman"/>
          <w:lang w:val="en-US"/>
        </w:rPr>
        <w:t>(FULLERTON; SWAIN, 2008)</w:t>
      </w:r>
      <w:r w:rsidR="0077101A">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77101A">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77101A">
        <w:rPr>
          <w:lang w:val="en-US"/>
        </w:rPr>
        <w:fldChar w:fldCharType="separate"/>
      </w:r>
      <w:r w:rsidRPr="00A15368">
        <w:rPr>
          <w:rFonts w:cs="Times New Roman"/>
          <w:lang w:val="en-US"/>
        </w:rPr>
        <w:t>(2007)</w:t>
      </w:r>
      <w:r w:rsidR="0077101A">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77101A">
        <w:rPr>
          <w:lang w:val="en-US"/>
        </w:rPr>
        <w:fldChar w:fldCharType="begin"/>
      </w:r>
      <w:r>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77101A">
        <w:rPr>
          <w:lang w:val="en-US"/>
        </w:rPr>
        <w:fldChar w:fldCharType="separate"/>
      </w:r>
      <w:r w:rsidRPr="00A15368">
        <w:rPr>
          <w:rFonts w:cs="Times New Roman"/>
          <w:szCs w:val="24"/>
          <w:lang w:val="en-US"/>
        </w:rPr>
        <w:t xml:space="preserve">(HOOBLER </w:t>
      </w:r>
      <w:r w:rsidRPr="00A15368">
        <w:rPr>
          <w:rFonts w:cs="Times New Roman"/>
          <w:i/>
          <w:iCs/>
          <w:szCs w:val="24"/>
          <w:lang w:val="en-US"/>
        </w:rPr>
        <w:t>et al.</w:t>
      </w:r>
      <w:r w:rsidRPr="00A15368">
        <w:rPr>
          <w:rFonts w:cs="Times New Roman"/>
          <w:szCs w:val="24"/>
          <w:lang w:val="en-US"/>
        </w:rPr>
        <w:t>, 2004)</w:t>
      </w:r>
      <w:r w:rsidR="0077101A">
        <w:rPr>
          <w:lang w:val="en-US"/>
        </w:rPr>
        <w:fldChar w:fldCharType="end"/>
      </w:r>
      <w:r>
        <w:rPr>
          <w:lang w:val="en-US"/>
        </w:rPr>
        <w:t xml:space="preserve"> and identify player behaviors </w:t>
      </w:r>
      <w:r w:rsidR="0077101A">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77101A">
        <w:rPr>
          <w:lang w:val="en-US"/>
        </w:rPr>
        <w:fldChar w:fldCharType="separate"/>
      </w:r>
      <w:r w:rsidRPr="00A15368">
        <w:rPr>
          <w:rFonts w:cs="Times New Roman"/>
          <w:lang w:val="en-US"/>
        </w:rPr>
        <w:t>(DIXIT; YOUNGBLOOD, 2008)</w:t>
      </w:r>
      <w:r w:rsidR="0077101A">
        <w:rPr>
          <w:lang w:val="en-US"/>
        </w:rPr>
        <w:fldChar w:fldCharType="end"/>
      </w:r>
      <w:r>
        <w:rPr>
          <w:lang w:val="en-US"/>
        </w:rPr>
        <w:t>.</w:t>
      </w:r>
    </w:p>
    <w:p w14:paraId="275553C0" w14:textId="2F416BB0" w:rsidR="0056715F" w:rsidRDefault="0056715F" w:rsidP="0056715F">
      <w:pPr>
        <w:rPr>
          <w:lang w:val="en-US"/>
        </w:rPr>
      </w:pPr>
      <w:del w:id="146" w:author="esteban clua" w:date="2013-07-12T18:59:00Z">
        <w:r w:rsidDel="000E1E51">
          <w:rPr>
            <w:lang w:val="en-US"/>
          </w:rPr>
          <w:delText>Thus this</w:delText>
        </w:r>
      </w:del>
      <w:ins w:id="147" w:author="esteban clua" w:date="2013-07-12T18:59:00Z">
        <w:r w:rsidR="000E1E51">
          <w:rPr>
            <w:lang w:val="en-US"/>
          </w:rPr>
          <w:t>This</w:t>
        </w:r>
      </w:ins>
      <w:r>
        <w:rPr>
          <w:lang w:val="en-US"/>
        </w:rPr>
        <w:t xml:space="preserve"> chapter </w:t>
      </w:r>
      <w:del w:id="148" w:author="esteban clua" w:date="2013-07-12T18:59:00Z">
        <w:r w:rsidDel="000E1E51">
          <w:rPr>
            <w:lang w:val="en-US"/>
          </w:rPr>
          <w:delText>aims at describing</w:delText>
        </w:r>
      </w:del>
      <w:ins w:id="149" w:author="esteban clua" w:date="2013-07-12T18:59:00Z">
        <w:r w:rsidR="000E1E51">
          <w:rPr>
            <w:lang w:val="en-US"/>
          </w:rPr>
          <w:t>describes</w:t>
        </w:r>
      </w:ins>
      <w:r>
        <w:rPr>
          <w:lang w:val="en-US"/>
        </w:rPr>
        <w:t xml:space="preserve"> some approaches related to game flow analysis, outlining techniques for data logging and visualizations. The criterion used for selecting the approaches is similar to snowballing sample </w:t>
      </w:r>
      <w:r w:rsidR="0077101A">
        <w:rPr>
          <w:lang w:val="en-US"/>
        </w:rPr>
        <w:fldChar w:fldCharType="begin"/>
      </w:r>
      <w:r>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77101A">
        <w:rPr>
          <w:lang w:val="en-US"/>
        </w:rPr>
        <w:fldChar w:fldCharType="separate"/>
      </w:r>
      <w:r w:rsidRPr="000E25CB">
        <w:rPr>
          <w:rFonts w:cs="Times New Roman"/>
          <w:lang w:val="en-US"/>
        </w:rPr>
        <w:t>(GOODMAN, 1961)</w:t>
      </w:r>
      <w:r w:rsidR="0077101A">
        <w:rPr>
          <w:lang w:val="en-US"/>
        </w:rPr>
        <w:fldChar w:fldCharType="end"/>
      </w:r>
      <w:r>
        <w:rPr>
          <w:lang w:val="en-US"/>
        </w:rPr>
        <w:t xml:space="preserve">. The sampling </w:t>
      </w:r>
      <w:r>
        <w:rPr>
          <w:lang w:val="en-US"/>
        </w:rPr>
        <w:lastRenderedPageBreak/>
        <w:t xml:space="preserve">procedure starts with a finite individual population as seed. Each seed in the sample is asked to name different individuals in the population. These new named individuals, who form the second stage, are asked to name more individuals, forming the third stage. </w:t>
      </w:r>
    </w:p>
    <w:p w14:paraId="0F7AAA92" w14:textId="77777777" w:rsidR="0056715F" w:rsidRDefault="0056715F" w:rsidP="0056715F">
      <w:pPr>
        <w:rPr>
          <w:lang w:val="en-US"/>
        </w:rPr>
      </w:pPr>
      <w:r>
        <w:rPr>
          <w:lang w:val="en-US"/>
        </w:rPr>
        <w:t xml:space="preserve">For the seed, we used a recent research that displays gameplay data by using graphs </w:t>
      </w:r>
      <w:r w:rsidR="0077101A">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77101A">
        <w:rPr>
          <w:lang w:val="en-US"/>
        </w:rPr>
        <w:fldChar w:fldCharType="separate"/>
      </w:r>
      <w:r w:rsidRPr="00A15368">
        <w:rPr>
          <w:rFonts w:cs="Times New Roman"/>
          <w:lang w:val="en-US"/>
        </w:rPr>
        <w:t>(WALLNER, 2013)</w:t>
      </w:r>
      <w:r w:rsidR="0077101A">
        <w:rPr>
          <w:lang w:val="en-US"/>
        </w:rPr>
        <w:fldChar w:fldCharType="end"/>
      </w:r>
      <w:r>
        <w:rPr>
          <w:lang w:val="en-US"/>
        </w:rPr>
        <w:t xml:space="preserve">. From the seed we obtained another graph based visualization </w:t>
      </w:r>
      <w:r w:rsidR="0077101A">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77101A">
        <w:rPr>
          <w:lang w:val="en-US"/>
        </w:rPr>
        <w:fldChar w:fldCharType="separate"/>
      </w:r>
      <w:r w:rsidRPr="00A15368">
        <w:rPr>
          <w:rFonts w:cs="Times New Roman"/>
          <w:lang w:val="en-US"/>
        </w:rPr>
        <w:t>(WALLNER; KRIGLSTEIN, 2012)</w:t>
      </w:r>
      <w:r w:rsidR="0077101A">
        <w:rPr>
          <w:lang w:val="en-US"/>
        </w:rPr>
        <w:fldChar w:fldCharType="end"/>
      </w:r>
      <w:r>
        <w:rPr>
          <w:lang w:val="en-US"/>
        </w:rPr>
        <w:t xml:space="preserve"> and an approach that combines behavioral and contextual data visualization </w:t>
      </w:r>
      <w:r w:rsidR="0077101A">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77101A">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77101A">
        <w:rPr>
          <w:lang w:val="en-US"/>
        </w:rPr>
        <w:fldChar w:fldCharType="end"/>
      </w:r>
      <w:r>
        <w:rPr>
          <w:lang w:val="en-US"/>
        </w:rPr>
        <w:t xml:space="preserve">. From these, we selected another approach for understanding player behavior </w:t>
      </w:r>
      <w:r w:rsidR="0077101A">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77101A">
        <w:rPr>
          <w:lang w:val="en-US"/>
        </w:rPr>
        <w:fldChar w:fldCharType="separate"/>
      </w:r>
      <w:r w:rsidRPr="00FA6DA8">
        <w:rPr>
          <w:rFonts w:cs="Times New Roman"/>
          <w:lang w:val="en-US"/>
        </w:rPr>
        <w:t>(DIXIT; YOUNGBLOOD, 2008)</w:t>
      </w:r>
      <w:r w:rsidR="0077101A">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from that approach we selected the last one, which proposes a framework for gameplay data logging </w:t>
      </w:r>
      <w:r w:rsidR="0077101A">
        <w:rPr>
          <w:lang w:val="en-US"/>
        </w:rPr>
        <w:fldChar w:fldCharType="begin"/>
      </w:r>
      <w:r>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77101A">
        <w:rPr>
          <w:lang w:val="en-US"/>
        </w:rPr>
        <w:fldChar w:fldCharType="separate"/>
      </w:r>
      <w:r w:rsidRPr="00FA6DA8">
        <w:rPr>
          <w:rFonts w:cs="Times New Roman"/>
          <w:szCs w:val="24"/>
          <w:lang w:val="en-US"/>
        </w:rPr>
        <w:t xml:space="preserve">(JOSLIN </w:t>
      </w:r>
      <w:r w:rsidRPr="00FA6DA8">
        <w:rPr>
          <w:rFonts w:cs="Times New Roman"/>
          <w:i/>
          <w:iCs/>
          <w:szCs w:val="24"/>
          <w:lang w:val="en-US"/>
        </w:rPr>
        <w:t>et al.</w:t>
      </w:r>
      <w:r w:rsidRPr="00FA6DA8">
        <w:rPr>
          <w:rFonts w:cs="Times New Roman"/>
          <w:szCs w:val="24"/>
          <w:lang w:val="en-US"/>
        </w:rPr>
        <w:t>, 2007)</w:t>
      </w:r>
      <w:r w:rsidR="0077101A">
        <w:rPr>
          <w:lang w:val="en-US"/>
        </w:rPr>
        <w:fldChar w:fldCharType="end"/>
      </w:r>
      <w:r>
        <w:rPr>
          <w:lang w:val="en-US"/>
        </w:rPr>
        <w:t>.</w:t>
      </w:r>
    </w:p>
    <w:p w14:paraId="6FEE50E5" w14:textId="77777777" w:rsidR="0056715F" w:rsidRPr="00FA6DA8" w:rsidRDefault="0056715F" w:rsidP="0056715F">
      <w:pPr>
        <w:keepNext/>
        <w:framePr w:hSpace="187" w:wrap="around" w:hAnchor="text" w:yAlign="top"/>
        <w:ind w:firstLine="0"/>
        <w:jc w:val="center"/>
        <w:rPr>
          <w:lang w:val="en-US"/>
        </w:rPr>
      </w:pPr>
      <w:r>
        <w:rPr>
          <w:noProof/>
          <w:lang w:eastAsia="pt-BR"/>
        </w:rPr>
        <w:drawing>
          <wp:inline distT="0" distB="0" distL="0" distR="0" wp14:anchorId="17E8F555" wp14:editId="5F188390">
            <wp:extent cx="4019550" cy="4658291"/>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14:paraId="24A24154" w14:textId="77777777" w:rsidR="0056715F" w:rsidRPr="002E523F" w:rsidRDefault="0056715F" w:rsidP="0056715F">
      <w:pPr>
        <w:pStyle w:val="Legenda"/>
        <w:framePr w:hSpace="187" w:wrap="around" w:hAnchor="text" w:yAlign="top"/>
        <w:ind w:firstLine="0"/>
        <w:rPr>
          <w:lang w:val="en-US"/>
        </w:rPr>
      </w:pPr>
      <w:bookmarkStart w:id="150" w:name="_Ref360198286"/>
      <w:bookmarkStart w:id="151" w:name="_Toc361124118"/>
      <w:r w:rsidRPr="002E523F">
        <w:rPr>
          <w:lang w:val="en-US"/>
        </w:rPr>
        <w:t xml:space="preserve">Figure </w:t>
      </w:r>
      <w:r w:rsidR="0077101A">
        <w:fldChar w:fldCharType="begin"/>
      </w:r>
      <w:r w:rsidRPr="002E523F">
        <w:rPr>
          <w:lang w:val="en-US"/>
        </w:rPr>
        <w:instrText xml:space="preserve"> SEQ Figure \* ARABIC </w:instrText>
      </w:r>
      <w:r w:rsidR="0077101A">
        <w:fldChar w:fldCharType="separate"/>
      </w:r>
      <w:r>
        <w:rPr>
          <w:noProof/>
          <w:lang w:val="en-US"/>
        </w:rPr>
        <w:t>1</w:t>
      </w:r>
      <w:r w:rsidR="0077101A">
        <w:fldChar w:fldCharType="end"/>
      </w:r>
      <w:bookmarkEnd w:id="150"/>
      <w:r w:rsidRPr="002E523F">
        <w:rPr>
          <w:lang w:val="en-US"/>
        </w:rPr>
        <w:t xml:space="preserve">: </w:t>
      </w:r>
      <w:r>
        <w:rPr>
          <w:lang w:val="en-US"/>
        </w:rPr>
        <w:t>A heat map representing s</w:t>
      </w:r>
      <w:r w:rsidRPr="002E523F">
        <w:rPr>
          <w:lang w:val="en-US"/>
        </w:rPr>
        <w:t>hotgun kills on Gears of Wars 2</w:t>
      </w:r>
      <w:r>
        <w:rPr>
          <w:lang w:val="en-US"/>
        </w:rPr>
        <w:t>.</w:t>
      </w:r>
      <w:bookmarkEnd w:id="151"/>
    </w:p>
    <w:p w14:paraId="7FB0E8C9" w14:textId="77777777" w:rsidR="0056715F" w:rsidRPr="00E07218" w:rsidRDefault="0056715F" w:rsidP="0056715F">
      <w:pPr>
        <w:rPr>
          <w:lang w:val="en-US"/>
        </w:rPr>
      </w:pPr>
      <w:r>
        <w:rPr>
          <w:lang w:val="en-US"/>
        </w:rPr>
        <w:t xml:space="preserve">This chapter is organized as follows: </w:t>
      </w:r>
      <w:commentRangeStart w:id="152"/>
      <w:r>
        <w:rPr>
          <w:lang w:val="en-US"/>
        </w:rPr>
        <w:t xml:space="preserve">Section </w:t>
      </w:r>
      <w:r w:rsidR="0077101A">
        <w:rPr>
          <w:lang w:val="en-US"/>
        </w:rPr>
        <w:fldChar w:fldCharType="begin"/>
      </w:r>
      <w:r>
        <w:rPr>
          <w:lang w:val="en-US"/>
        </w:rPr>
        <w:instrText xml:space="preserve"> REF _Ref360193803 \r \h </w:instrText>
      </w:r>
      <w:r w:rsidR="0077101A">
        <w:rPr>
          <w:lang w:val="en-US"/>
        </w:rPr>
      </w:r>
      <w:r w:rsidR="0077101A">
        <w:rPr>
          <w:lang w:val="en-US"/>
        </w:rPr>
        <w:fldChar w:fldCharType="separate"/>
      </w:r>
      <w:r>
        <w:rPr>
          <w:b/>
          <w:bCs/>
          <w:lang w:val="en-US"/>
        </w:rPr>
        <w:t>Error! Reference source not found.</w:t>
      </w:r>
      <w:r w:rsidR="0077101A">
        <w:rPr>
          <w:lang w:val="en-US"/>
        </w:rPr>
        <w:fldChar w:fldCharType="end"/>
      </w:r>
      <w:r>
        <w:rPr>
          <w:lang w:val="en-US"/>
        </w:rPr>
        <w:t xml:space="preserve"> </w:t>
      </w:r>
      <w:commentRangeEnd w:id="152"/>
      <w:r w:rsidR="00D50FA6">
        <w:rPr>
          <w:rStyle w:val="Refdecomentrio"/>
        </w:rPr>
        <w:commentReference w:id="152"/>
      </w:r>
      <w:proofErr w:type="gramStart"/>
      <w:r>
        <w:rPr>
          <w:lang w:val="en-US"/>
        </w:rPr>
        <w:t>describes</w:t>
      </w:r>
      <w:proofErr w:type="gramEnd"/>
      <w:r>
        <w:rPr>
          <w:lang w:val="en-US"/>
        </w:rPr>
        <w:t xml:space="preserve"> a gameplay data logging framework proposed by Microsoft. Section </w:t>
      </w:r>
      <w:r w:rsidR="0077101A">
        <w:rPr>
          <w:lang w:val="en-US"/>
        </w:rPr>
        <w:fldChar w:fldCharType="begin"/>
      </w:r>
      <w:r>
        <w:rPr>
          <w:lang w:val="en-US"/>
        </w:rPr>
        <w:instrText xml:space="preserve"> REF _Ref360193835 \r \h </w:instrText>
      </w:r>
      <w:r w:rsidR="0077101A">
        <w:rPr>
          <w:lang w:val="en-US"/>
        </w:rPr>
      </w:r>
      <w:r w:rsidR="0077101A">
        <w:rPr>
          <w:lang w:val="en-US"/>
        </w:rPr>
        <w:fldChar w:fldCharType="separate"/>
      </w:r>
      <w:r>
        <w:rPr>
          <w:lang w:val="en-US"/>
        </w:rPr>
        <w:t>2.3</w:t>
      </w:r>
      <w:r w:rsidR="0077101A">
        <w:rPr>
          <w:lang w:val="en-US"/>
        </w:rPr>
        <w:fldChar w:fldCharType="end"/>
      </w:r>
      <w:r>
        <w:rPr>
          <w:lang w:val="en-US"/>
        </w:rPr>
        <w:t xml:space="preserve"> describes </w:t>
      </w:r>
      <w:r>
        <w:rPr>
          <w:lang w:val="en-US"/>
        </w:rPr>
        <w:lastRenderedPageBreak/>
        <w:t xml:space="preserve">an approach for player behavior analysis using contextual data. Section </w:t>
      </w:r>
      <w:r w:rsidR="0077101A">
        <w:rPr>
          <w:lang w:val="en-US"/>
        </w:rPr>
        <w:fldChar w:fldCharType="begin"/>
      </w:r>
      <w:r>
        <w:rPr>
          <w:lang w:val="en-US"/>
        </w:rPr>
        <w:instrText xml:space="preserve"> REF _Ref360193890 \r \h </w:instrText>
      </w:r>
      <w:r w:rsidR="0077101A">
        <w:rPr>
          <w:lang w:val="en-US"/>
        </w:rPr>
      </w:r>
      <w:r w:rsidR="0077101A">
        <w:rPr>
          <w:lang w:val="en-US"/>
        </w:rPr>
        <w:fldChar w:fldCharType="separate"/>
      </w:r>
      <w:r>
        <w:rPr>
          <w:lang w:val="en-US"/>
        </w:rPr>
        <w:t>2.4</w:t>
      </w:r>
      <w:r w:rsidR="0077101A">
        <w:rPr>
          <w:lang w:val="en-US"/>
        </w:rPr>
        <w:fldChar w:fldCharType="end"/>
      </w:r>
      <w:r>
        <w:rPr>
          <w:lang w:val="en-US"/>
        </w:rPr>
        <w:t xml:space="preserve"> and </w:t>
      </w:r>
      <w:r w:rsidR="0077101A">
        <w:rPr>
          <w:lang w:val="en-US"/>
        </w:rPr>
        <w:fldChar w:fldCharType="begin"/>
      </w:r>
      <w:r>
        <w:rPr>
          <w:lang w:val="en-US"/>
        </w:rPr>
        <w:instrText xml:space="preserve"> REF _Ref360193897 \r \h </w:instrText>
      </w:r>
      <w:r w:rsidR="0077101A">
        <w:rPr>
          <w:lang w:val="en-US"/>
        </w:rPr>
      </w:r>
      <w:r w:rsidR="0077101A">
        <w:rPr>
          <w:lang w:val="en-US"/>
        </w:rPr>
        <w:fldChar w:fldCharType="separate"/>
      </w:r>
      <w:r>
        <w:rPr>
          <w:lang w:val="en-US"/>
        </w:rPr>
        <w:t>2.5</w:t>
      </w:r>
      <w:r w:rsidR="0077101A">
        <w:rPr>
          <w:lang w:val="en-US"/>
        </w:rPr>
        <w:fldChar w:fldCharType="end"/>
      </w:r>
      <w:r>
        <w:rPr>
          <w:lang w:val="en-US"/>
        </w:rPr>
        <w:t xml:space="preserve"> describes two visual tools designed to visualize gameplay data by using graphs. Lastly, Section </w:t>
      </w:r>
      <w:r w:rsidR="0077101A">
        <w:rPr>
          <w:lang w:val="en-US"/>
        </w:rPr>
        <w:fldChar w:fldCharType="begin"/>
      </w:r>
      <w:r>
        <w:rPr>
          <w:lang w:val="en-US"/>
        </w:rPr>
        <w:instrText xml:space="preserve"> REF _Ref360194010 \r \h </w:instrText>
      </w:r>
      <w:r w:rsidR="0077101A">
        <w:rPr>
          <w:lang w:val="en-US"/>
        </w:rPr>
      </w:r>
      <w:r w:rsidR="0077101A">
        <w:rPr>
          <w:lang w:val="en-US"/>
        </w:rPr>
        <w:fldChar w:fldCharType="separate"/>
      </w:r>
      <w:r>
        <w:rPr>
          <w:lang w:val="en-US"/>
        </w:rPr>
        <w:t>2.7</w:t>
      </w:r>
      <w:r w:rsidR="0077101A">
        <w:rPr>
          <w:lang w:val="en-US"/>
        </w:rPr>
        <w:fldChar w:fldCharType="end"/>
      </w:r>
      <w:r>
        <w:rPr>
          <w:lang w:val="en-US"/>
        </w:rPr>
        <w:t xml:space="preserve"> presents the final considerations of this chapter.</w:t>
      </w:r>
    </w:p>
    <w:p w14:paraId="40DF6CD7" w14:textId="77777777" w:rsidR="0056715F" w:rsidRDefault="0056715F" w:rsidP="0056715F">
      <w:pPr>
        <w:pStyle w:val="Ttulo2"/>
        <w:rPr>
          <w:lang w:val="en-US"/>
        </w:rPr>
      </w:pPr>
      <w:bookmarkStart w:id="153" w:name="_Toc361125363"/>
      <w:r>
        <w:rPr>
          <w:lang w:val="en-US"/>
        </w:rPr>
        <w:t>Gameplay Visualization Manifesto</w:t>
      </w:r>
      <w:bookmarkEnd w:id="153"/>
    </w:p>
    <w:p w14:paraId="565F5DD4" w14:textId="1A70CD42" w:rsidR="0056715F" w:rsidRDefault="0056715F" w:rsidP="0056715F">
      <w:pPr>
        <w:rPr>
          <w:lang w:val="en-US"/>
        </w:rPr>
      </w:pPr>
      <w:proofErr w:type="spellStart"/>
      <w:r>
        <w:rPr>
          <w:lang w:val="en-US"/>
        </w:rPr>
        <w:t>Joslin</w:t>
      </w:r>
      <w:proofErr w:type="spellEnd"/>
      <w:r>
        <w:rPr>
          <w:lang w:val="en-US"/>
        </w:rPr>
        <w:t xml:space="preserve"> </w:t>
      </w:r>
      <w:r w:rsidR="0077101A">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77101A">
        <w:rPr>
          <w:lang w:val="en-US"/>
        </w:rPr>
        <w:fldChar w:fldCharType="separate"/>
      </w:r>
      <w:r w:rsidRPr="00A15368">
        <w:rPr>
          <w:rFonts w:cs="Times New Roman"/>
          <w:lang w:val="en-US"/>
        </w:rPr>
        <w:t>(2007)</w:t>
      </w:r>
      <w:r w:rsidR="0077101A">
        <w:rPr>
          <w:lang w:val="en-US"/>
        </w:rPr>
        <w:fldChar w:fldCharType="end"/>
      </w:r>
      <w:r>
        <w:rPr>
          <w:lang w:val="en-US"/>
        </w:rPr>
        <w:t xml:space="preserve"> proposed the </w:t>
      </w:r>
      <w:r w:rsidRPr="004B2A70">
        <w:rPr>
          <w:i/>
          <w:lang w:val="en-US"/>
        </w:rPr>
        <w:t>Gameplay Visualization Manifesto</w:t>
      </w:r>
      <w:r>
        <w:rPr>
          <w:lang w:val="en-US"/>
        </w:rPr>
        <w:t xml:space="preserve"> (GVM), which is a</w:t>
      </w:r>
      <w:r w:rsidRPr="002F0282">
        <w:rPr>
          <w:lang w:val="en-US"/>
        </w:rPr>
        <w:t xml:space="preserve"> </w:t>
      </w:r>
      <w:r>
        <w:rPr>
          <w:lang w:val="en-US"/>
        </w:rPr>
        <w:t>framework for gameplay data logging that uncovers gameplay events by attaching logging methods in game objects responsible for generating</w:t>
      </w:r>
      <w:ins w:id="154" w:author="esteban clua" w:date="2013-07-12T19:07:00Z">
        <w:r w:rsidR="00D50FA6">
          <w:rPr>
            <w:lang w:val="en-US"/>
          </w:rPr>
          <w:t xml:space="preserve"> relevant</w:t>
        </w:r>
      </w:ins>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14:paraId="239F732C" w14:textId="77777777"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14:paraId="37121AB4" w14:textId="07BF26F0"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ins w:id="155" w:author="esteban clua" w:date="2013-07-12T19:09:00Z">
        <w:r w:rsidR="00D50FA6">
          <w:rPr>
            <w:lang w:val="en-US"/>
          </w:rPr>
          <w:t xml:space="preserve">, such as </w:t>
        </w:r>
      </w:ins>
      <w:del w:id="156" w:author="esteban clua" w:date="2013-07-12T19:10:00Z">
        <w:r w:rsidDel="00D50FA6">
          <w:rPr>
            <w:lang w:val="en-US"/>
          </w:rPr>
          <w:delText>. For example, log</w:delText>
        </w:r>
      </w:del>
      <w:ins w:id="157" w:author="esteban clua" w:date="2013-07-12T19:10:00Z">
        <w:r w:rsidR="00D50FA6">
          <w:rPr>
            <w:lang w:val="en-US"/>
          </w:rPr>
          <w:t>logging</w:t>
        </w:r>
      </w:ins>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14:paraId="4C973C50" w14:textId="77777777"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game data for debugging purposes. Lastly, the player interface allows players to provide feedback on various aspects of the game by reporting their experience. This interface is integrated with the game and periodically asks questions to the testers about their impressions </w:t>
      </w:r>
      <w:r>
        <w:rPr>
          <w:lang w:val="en-US"/>
        </w:rPr>
        <w:lastRenderedPageBreak/>
        <w:t>on several aspects of the game, adding subjective impressions of fun experienced by the player in the log for future analysis.</w:t>
      </w:r>
    </w:p>
    <w:p w14:paraId="60F1A97E" w14:textId="1963ED06" w:rsidR="0056715F" w:rsidRDefault="0056715F" w:rsidP="0056715F">
      <w:pPr>
        <w:rPr>
          <w:lang w:val="en-US"/>
        </w:rPr>
      </w:pPr>
      <w:r>
        <w:rPr>
          <w:lang w:val="en-US"/>
        </w:rPr>
        <w:t xml:space="preserve">This data logging framework was mainly designed for online games </w:t>
      </w:r>
      <w:del w:id="158" w:author="esteban clua" w:date="2013-07-12T19:12:00Z">
        <w:r w:rsidDel="0044456B">
          <w:rPr>
            <w:lang w:val="en-US"/>
          </w:rPr>
          <w:delText xml:space="preserve">to </w:delText>
        </w:r>
      </w:del>
      <w:ins w:id="159" w:author="esteban clua" w:date="2013-07-12T19:12:00Z">
        <w:r w:rsidR="0044456B">
          <w:rPr>
            <w:lang w:val="en-US"/>
          </w:rPr>
          <w:t xml:space="preserve">in order to </w:t>
        </w:r>
      </w:ins>
      <w:r>
        <w:rPr>
          <w:lang w:val="en-US"/>
        </w:rPr>
        <w:t xml:space="preserve">increase efficiency in gameplay verification process, </w:t>
      </w:r>
      <w:del w:id="160" w:author="esteban clua" w:date="2013-07-12T19:12:00Z">
        <w:r w:rsidDel="0044456B">
          <w:rPr>
            <w:lang w:val="en-US"/>
          </w:rPr>
          <w:delText xml:space="preserve">to </w:delText>
        </w:r>
      </w:del>
      <w:r>
        <w:rPr>
          <w:lang w:val="en-US"/>
        </w:rPr>
        <w:t>reduce testing expenses</w:t>
      </w:r>
      <w:del w:id="161" w:author="esteban clua" w:date="2013-07-12T19:12:00Z">
        <w:r w:rsidDel="0044456B">
          <w:rPr>
            <w:lang w:val="en-US"/>
          </w:rPr>
          <w:delText>,</w:delText>
        </w:r>
      </w:del>
      <w:r>
        <w:rPr>
          <w:lang w:val="en-US"/>
        </w:rPr>
        <w:t xml:space="preserve"> and improve quality assurance. The framework address an overall data logging by using event models designed for logging, while also providing some basic data-stream visualization. </w:t>
      </w:r>
    </w:p>
    <w:p w14:paraId="32003E36" w14:textId="77777777"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14:paraId="4E5F659F" w14:textId="77777777" w:rsidR="0056715F" w:rsidRPr="00590D59" w:rsidRDefault="0056715F" w:rsidP="0056715F">
      <w:pPr>
        <w:pStyle w:val="Ttulo2"/>
        <w:rPr>
          <w:lang w:val="en-US"/>
        </w:rPr>
      </w:pPr>
      <w:bookmarkStart w:id="162" w:name="_Ref360193835"/>
      <w:bookmarkStart w:id="163" w:name="_Toc361125364"/>
      <w:r w:rsidRPr="00590D59">
        <w:rPr>
          <w:lang w:val="en-US"/>
        </w:rPr>
        <w:t>Tracking Real-Time User Experience</w:t>
      </w:r>
      <w:bookmarkEnd w:id="162"/>
      <w:bookmarkEnd w:id="163"/>
    </w:p>
    <w:p w14:paraId="3CCA73F5" w14:textId="77777777"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77101A"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77101A" w:rsidRPr="00590D59">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77101A"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Refdenotaderodap"/>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14:paraId="3DCF46C2" w14:textId="50ACD20C" w:rsidR="0056715F" w:rsidRPr="00590D59" w:rsidRDefault="0056715F" w:rsidP="0056715F">
      <w:pPr>
        <w:rPr>
          <w:lang w:val="en-US"/>
        </w:rPr>
      </w:pPr>
      <w:r w:rsidRPr="00590D59">
        <w:rPr>
          <w:lang w:val="en-US"/>
        </w:rPr>
        <w:t xml:space="preserve">Another key aspect of the TRUE is the type of </w:t>
      </w:r>
      <w:ins w:id="164" w:author="esteban clua" w:date="2013-07-14T15:50:00Z">
        <w:r w:rsidR="004C5B2F">
          <w:rPr>
            <w:lang w:val="en-US"/>
          </w:rPr>
          <w:t xml:space="preserve">the </w:t>
        </w:r>
      </w:ins>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del w:id="165" w:author="esteban clua" w:date="2013-07-14T15:51:00Z">
        <w:r w:rsidRPr="00590D59" w:rsidDel="004C5B2F">
          <w:rPr>
            <w:lang w:val="en-US"/>
          </w:rPr>
          <w:delText xml:space="preserve">monster </w:delText>
        </w:r>
      </w:del>
      <w:ins w:id="166" w:author="esteban clua" w:date="2013-07-14T15:51:00Z">
        <w:r w:rsidR="004C5B2F">
          <w:rPr>
            <w:lang w:val="en-US"/>
          </w:rPr>
          <w:t>enemy</w:t>
        </w:r>
        <w:r w:rsidR="004C5B2F" w:rsidRPr="00590D59">
          <w:rPr>
            <w:lang w:val="en-US"/>
          </w:rPr>
          <w:t xml:space="preserve"> </w:t>
        </w:r>
      </w:ins>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14:paraId="53DA68A0" w14:textId="1D56D9B6" w:rsidR="0056715F" w:rsidRDefault="0056715F" w:rsidP="0056715F">
      <w:pPr>
        <w:rPr>
          <w:lang w:val="en-US"/>
        </w:rPr>
      </w:pPr>
      <w:del w:id="167" w:author="esteban clua" w:date="2013-07-14T15:51:00Z">
        <w:r w:rsidDel="004C5B2F">
          <w:rPr>
            <w:lang w:val="en-US"/>
          </w:rPr>
          <w:delText xml:space="preserve">The </w:delText>
        </w:r>
      </w:del>
      <w:r>
        <w:rPr>
          <w:lang w:val="en-US"/>
        </w:rPr>
        <w:t xml:space="preserve">TRUE architecture is illustrated in </w:t>
      </w:r>
      <w:r w:rsidR="0077101A">
        <w:rPr>
          <w:lang w:val="en-US"/>
        </w:rPr>
        <w:fldChar w:fldCharType="begin"/>
      </w:r>
      <w:r>
        <w:rPr>
          <w:lang w:val="en-US"/>
        </w:rPr>
        <w:instrText xml:space="preserve"> REF _Ref360041105 \h </w:instrText>
      </w:r>
      <w:r w:rsidR="0077101A">
        <w:rPr>
          <w:lang w:val="en-US"/>
        </w:rPr>
      </w:r>
      <w:r w:rsidR="0077101A">
        <w:rPr>
          <w:lang w:val="en-US"/>
        </w:rPr>
        <w:fldChar w:fldCharType="separate"/>
      </w:r>
      <w:r w:rsidRPr="00590D59">
        <w:rPr>
          <w:lang w:val="en-US"/>
        </w:rPr>
        <w:t xml:space="preserve">Figure </w:t>
      </w:r>
      <w:r>
        <w:rPr>
          <w:noProof/>
          <w:lang w:val="en-US"/>
        </w:rPr>
        <w:t>2</w:t>
      </w:r>
      <w:r w:rsidR="0077101A">
        <w:rPr>
          <w:lang w:val="en-US"/>
        </w:rPr>
        <w:fldChar w:fldCharType="end"/>
      </w:r>
      <w:r>
        <w:rPr>
          <w:lang w:val="en-US"/>
        </w:rPr>
        <w:t xml:space="preserve">. The data capture occurs at real time while the user is using the system or playing the game. The data capture collects system events and their contextual information, along with timestamps indicating when they occurred. At the same time, TRUE captures digital videos of user’s screen, which shows the interaction with the system. The video is automatically synchronized with the event’s </w:t>
      </w:r>
      <w:r>
        <w:rPr>
          <w:lang w:val="en-US"/>
        </w:rPr>
        <w:lastRenderedPageBreak/>
        <w:t xml:space="preserve">timestamps and indexed, allowing jumping to particular events relevant to the analysis. This link between event and video was stated by Kim </w:t>
      </w:r>
      <w:r w:rsidR="0077101A">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77101A">
        <w:rPr>
          <w:lang w:val="en-US"/>
        </w:rPr>
        <w:fldChar w:fldCharType="separate"/>
      </w:r>
      <w:r w:rsidRPr="00A15368">
        <w:rPr>
          <w:rFonts w:cs="Times New Roman"/>
          <w:lang w:val="en-US"/>
        </w:rPr>
        <w:t>(2008)</w:t>
      </w:r>
      <w:r w:rsidR="0077101A">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del w:id="168" w:author="esteban clua" w:date="2013-07-14T15:52:00Z">
        <w:r w:rsidDel="004C5B2F">
          <w:rPr>
            <w:lang w:val="en-US"/>
          </w:rPr>
          <w:delText xml:space="preserve">at </w:delText>
        </w:r>
      </w:del>
      <w:ins w:id="169" w:author="esteban clua" w:date="2013-07-14T15:52:00Z">
        <w:r w:rsidR="004C5B2F">
          <w:rPr>
            <w:lang w:val="en-US"/>
          </w:rPr>
          <w:t xml:space="preserve">for </w:t>
        </w:r>
      </w:ins>
      <w:r>
        <w:rPr>
          <w:lang w:val="en-US"/>
        </w:rPr>
        <w:t xml:space="preserve">capturing information that might have been missed by the tracked UIEs. For example, when testing a game using the TRUE approach, a brief survey is displayed to the </w:t>
      </w:r>
      <w:commentRangeStart w:id="170"/>
      <w:del w:id="171" w:author="esteban clua" w:date="2013-07-14T15:53:00Z">
        <w:r w:rsidDel="004C5B2F">
          <w:rPr>
            <w:lang w:val="en-US"/>
          </w:rPr>
          <w:delText xml:space="preserve">user </w:delText>
        </w:r>
      </w:del>
      <w:commentRangeEnd w:id="170"/>
      <w:ins w:id="172" w:author="esteban clua" w:date="2013-07-14T15:53:00Z">
        <w:r w:rsidR="004C5B2F">
          <w:rPr>
            <w:lang w:val="en-US"/>
          </w:rPr>
          <w:t xml:space="preserve">player </w:t>
        </w:r>
      </w:ins>
      <w:r w:rsidR="004C5B2F">
        <w:rPr>
          <w:rStyle w:val="Refdecomentrio"/>
        </w:rPr>
        <w:commentReference w:id="170"/>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del w:id="173" w:author="esteban clua" w:date="2013-07-14T15:54:00Z">
        <w:r w:rsidDel="004C5B2F">
          <w:rPr>
            <w:lang w:val="en-US"/>
          </w:rPr>
          <w:delText xml:space="preserve">to </w:delText>
        </w:r>
      </w:del>
      <w:ins w:id="174" w:author="esteban clua" w:date="2013-07-14T15:54:00Z">
        <w:r w:rsidR="004C5B2F">
          <w:rPr>
            <w:lang w:val="en-US"/>
          </w:rPr>
          <w:t xml:space="preserve">for </w:t>
        </w:r>
      </w:ins>
      <w:r>
        <w:rPr>
          <w:lang w:val="en-US"/>
        </w:rPr>
        <w:t xml:space="preserve">the player. </w:t>
      </w:r>
    </w:p>
    <w:p w14:paraId="7CECAE65" w14:textId="77777777" w:rsidR="0056715F" w:rsidRPr="00590D59" w:rsidRDefault="0056715F" w:rsidP="0056715F">
      <w:pPr>
        <w:keepNext/>
        <w:ind w:firstLine="0"/>
        <w:jc w:val="center"/>
        <w:rPr>
          <w:lang w:val="en-US"/>
        </w:rPr>
      </w:pPr>
      <w:r>
        <w:rPr>
          <w:noProof/>
          <w:lang w:eastAsia="pt-BR"/>
        </w:rPr>
        <w:drawing>
          <wp:inline distT="0" distB="0" distL="0" distR="0" wp14:anchorId="4A7C024E" wp14:editId="12713FC2">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14:paraId="1EEB4497" w14:textId="77777777" w:rsidR="0056715F" w:rsidRPr="00590D59" w:rsidRDefault="0056715F" w:rsidP="0056715F">
      <w:pPr>
        <w:pStyle w:val="Legenda"/>
        <w:rPr>
          <w:lang w:val="en-US"/>
        </w:rPr>
      </w:pPr>
      <w:bookmarkStart w:id="175" w:name="_Ref360041105"/>
      <w:bookmarkStart w:id="176" w:name="_Toc361124119"/>
      <w:r w:rsidRPr="00590D59">
        <w:rPr>
          <w:lang w:val="en-US"/>
        </w:rPr>
        <w:t xml:space="preserve">Figure </w:t>
      </w:r>
      <w:r w:rsidR="0077101A" w:rsidRPr="00590D59">
        <w:rPr>
          <w:lang w:val="en-US"/>
        </w:rPr>
        <w:fldChar w:fldCharType="begin"/>
      </w:r>
      <w:r w:rsidRPr="00590D59">
        <w:rPr>
          <w:lang w:val="en-US"/>
        </w:rPr>
        <w:instrText xml:space="preserve"> SEQ Figure \* ARABIC </w:instrText>
      </w:r>
      <w:r w:rsidR="0077101A" w:rsidRPr="00590D59">
        <w:rPr>
          <w:lang w:val="en-US"/>
        </w:rPr>
        <w:fldChar w:fldCharType="separate"/>
      </w:r>
      <w:r>
        <w:rPr>
          <w:noProof/>
          <w:lang w:val="en-US"/>
        </w:rPr>
        <w:t>2</w:t>
      </w:r>
      <w:r w:rsidR="0077101A" w:rsidRPr="00590D59">
        <w:rPr>
          <w:lang w:val="en-US"/>
        </w:rPr>
        <w:fldChar w:fldCharType="end"/>
      </w:r>
      <w:bookmarkEnd w:id="175"/>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77101A">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77101A">
        <w:rPr>
          <w:lang w:val="en-US"/>
        </w:rPr>
        <w:fldChar w:fldCharType="separate"/>
      </w:r>
      <w:r w:rsidRPr="0056715F">
        <w:rPr>
          <w:rFonts w:cs="Times New Roman"/>
          <w:lang w:val="en-US"/>
        </w:rPr>
        <w:t>(2008)</w:t>
      </w:r>
      <w:r w:rsidR="0077101A">
        <w:rPr>
          <w:lang w:val="en-US"/>
        </w:rPr>
        <w:fldChar w:fldCharType="end"/>
      </w:r>
      <w:r>
        <w:rPr>
          <w:lang w:val="en-US"/>
        </w:rPr>
        <w:t>.</w:t>
      </w:r>
      <w:bookmarkEnd w:id="176"/>
    </w:p>
    <w:p w14:paraId="42B31DE9" w14:textId="4393644D"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77101A">
        <w:rPr>
          <w:lang w:val="en-US"/>
        </w:rPr>
        <w:fldChar w:fldCharType="begin"/>
      </w:r>
      <w:r>
        <w:rPr>
          <w:lang w:val="en-US"/>
        </w:rPr>
        <w:instrText xml:space="preserve"> REF _Ref360043491 \h </w:instrText>
      </w:r>
      <w:r w:rsidR="0077101A">
        <w:rPr>
          <w:lang w:val="en-US"/>
        </w:rPr>
      </w:r>
      <w:r w:rsidR="0077101A">
        <w:rPr>
          <w:lang w:val="en-US"/>
        </w:rPr>
        <w:fldChar w:fldCharType="separate"/>
      </w:r>
      <w:r w:rsidRPr="00732511">
        <w:rPr>
          <w:lang w:val="en-US"/>
        </w:rPr>
        <w:t xml:space="preserve">Figure </w:t>
      </w:r>
      <w:r>
        <w:rPr>
          <w:noProof/>
          <w:lang w:val="en-US"/>
        </w:rPr>
        <w:t>3</w:t>
      </w:r>
      <w:r w:rsidR="0077101A">
        <w:rPr>
          <w:lang w:val="en-US"/>
        </w:rPr>
        <w:fldChar w:fldCharType="end"/>
      </w:r>
      <w:r>
        <w:rPr>
          <w:lang w:val="en-US"/>
        </w:rPr>
        <w:t xml:space="preserve"> shows different examples of data visualization, customized by designers for the </w:t>
      </w:r>
      <w:r w:rsidRPr="00AD6E7B">
        <w:rPr>
          <w:lang w:val="en-US"/>
        </w:rPr>
        <w:t xml:space="preserve">application. In </w:t>
      </w:r>
      <w:del w:id="177" w:author="esteban clua" w:date="2013-07-14T15:54:00Z">
        <w:r w:rsidDel="004C5B2F">
          <w:rPr>
            <w:lang w:val="en-US"/>
          </w:rPr>
          <w:delText xml:space="preserve">that </w:delText>
        </w:r>
      </w:del>
      <w:ins w:id="178" w:author="esteban clua" w:date="2013-07-14T15:54:00Z">
        <w:r w:rsidR="004C5B2F">
          <w:rPr>
            <w:lang w:val="en-US"/>
          </w:rPr>
          <w:t xml:space="preserve">the </w:t>
        </w:r>
      </w:ins>
      <w:r>
        <w:rPr>
          <w:lang w:val="en-US"/>
        </w:rPr>
        <w:t>figure</w:t>
      </w:r>
      <w:r w:rsidRPr="00AD6E7B">
        <w:rPr>
          <w:lang w:val="en-US"/>
        </w:rPr>
        <w:t>, there is a graph showing the average player death for each mission in a game (a) and which race was selected by players (b). Another possible 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14:paraId="6C8F514D" w14:textId="77777777" w:rsidR="0056715F" w:rsidRDefault="0056715F" w:rsidP="0056715F">
      <w:pPr>
        <w:keepNext/>
        <w:ind w:firstLine="0"/>
      </w:pPr>
      <w:r>
        <w:rPr>
          <w:noProof/>
          <w:lang w:eastAsia="pt-BR"/>
        </w:rPr>
        <w:lastRenderedPageBreak/>
        <w:drawing>
          <wp:inline distT="0" distB="0" distL="0" distR="0" wp14:anchorId="1DA7ABA7" wp14:editId="4470E5A8">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14:paraId="512EF91F" w14:textId="77777777" w:rsidR="0056715F" w:rsidRDefault="0056715F" w:rsidP="0056715F">
      <w:pPr>
        <w:pStyle w:val="Legenda"/>
        <w:ind w:firstLine="0"/>
        <w:jc w:val="both"/>
        <w:rPr>
          <w:lang w:val="en-US"/>
        </w:rPr>
      </w:pPr>
      <w:bookmarkStart w:id="179" w:name="_Ref360043491"/>
      <w:bookmarkStart w:id="180" w:name="_Toc361124120"/>
      <w:r w:rsidRPr="00732511">
        <w:rPr>
          <w:lang w:val="en-US"/>
        </w:rPr>
        <w:t xml:space="preserve">Figure </w:t>
      </w:r>
      <w:r w:rsidR="0077101A" w:rsidRPr="00732511">
        <w:rPr>
          <w:lang w:val="en-US"/>
        </w:rPr>
        <w:fldChar w:fldCharType="begin"/>
      </w:r>
      <w:r w:rsidRPr="00732511">
        <w:rPr>
          <w:lang w:val="en-US"/>
        </w:rPr>
        <w:instrText xml:space="preserve"> SEQ Figure \* ARABIC </w:instrText>
      </w:r>
      <w:r w:rsidR="0077101A" w:rsidRPr="00732511">
        <w:rPr>
          <w:lang w:val="en-US"/>
        </w:rPr>
        <w:fldChar w:fldCharType="separate"/>
      </w:r>
      <w:r>
        <w:rPr>
          <w:noProof/>
          <w:lang w:val="en-US"/>
        </w:rPr>
        <w:t>3</w:t>
      </w:r>
      <w:r w:rsidR="0077101A" w:rsidRPr="00732511">
        <w:rPr>
          <w:lang w:val="en-US"/>
        </w:rPr>
        <w:fldChar w:fldCharType="end"/>
      </w:r>
      <w:bookmarkEnd w:id="179"/>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commentRangeStart w:id="181"/>
      <w:r w:rsidR="0077101A"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77101A" w:rsidRPr="00AD6E7B">
        <w:rPr>
          <w:lang w:val="en-US"/>
        </w:rPr>
        <w:fldChar w:fldCharType="separate"/>
      </w:r>
      <w:r w:rsidRPr="0056715F">
        <w:rPr>
          <w:rFonts w:cs="Times New Roman"/>
          <w:lang w:val="en-US"/>
        </w:rPr>
        <w:t>(2008)</w:t>
      </w:r>
      <w:r w:rsidR="0077101A" w:rsidRPr="00AD6E7B">
        <w:rPr>
          <w:lang w:val="en-US"/>
        </w:rPr>
        <w:fldChar w:fldCharType="end"/>
      </w:r>
      <w:commentRangeEnd w:id="181"/>
      <w:r w:rsidR="004C5B2F">
        <w:rPr>
          <w:rStyle w:val="Refdecomentrio"/>
          <w:b w:val="0"/>
          <w:bCs w:val="0"/>
        </w:rPr>
        <w:commentReference w:id="181"/>
      </w:r>
      <w:r w:rsidRPr="00AD6E7B">
        <w:rPr>
          <w:lang w:val="en-US"/>
        </w:rPr>
        <w:t>.</w:t>
      </w:r>
      <w:bookmarkEnd w:id="180"/>
    </w:p>
    <w:p w14:paraId="121807BC" w14:textId="0B2065C9" w:rsidR="0056715F" w:rsidRPr="00C163D3" w:rsidRDefault="0056715F" w:rsidP="0056715F">
      <w:pPr>
        <w:rPr>
          <w:lang w:val="en-US"/>
        </w:rPr>
      </w:pPr>
      <w:r>
        <w:rPr>
          <w:lang w:val="en-US"/>
        </w:rPr>
        <w:t xml:space="preserve">The TRUE </w:t>
      </w:r>
      <w:del w:id="182" w:author="esteban clua" w:date="2013-07-14T15:55:00Z">
        <w:r w:rsidDel="004C5B2F">
          <w:rPr>
            <w:lang w:val="en-US"/>
          </w:rPr>
          <w:delText xml:space="preserve">approach </w:delText>
        </w:r>
      </w:del>
      <w:ins w:id="183" w:author="esteban clua" w:date="2013-07-14T15:55:00Z">
        <w:r w:rsidR="004C5B2F">
          <w:rPr>
            <w:lang w:val="en-US"/>
          </w:rPr>
          <w:t xml:space="preserve">proposal </w:t>
        </w:r>
      </w:ins>
      <w:r>
        <w:rPr>
          <w:lang w:val="en-US"/>
        </w:rPr>
        <w:t xml:space="preserve">is an approach for videogame industry designed to detect issues and understand the causes the same way a usability testing does. It also incorporates attitudinal behavior by using surveys, aiding </w:t>
      </w:r>
      <w:del w:id="184" w:author="esteban clua" w:date="2013-07-14T15:56:00Z">
        <w:r w:rsidDel="004C5B2F">
          <w:rPr>
            <w:lang w:val="en-US"/>
          </w:rPr>
          <w:delText xml:space="preserve">in </w:delText>
        </w:r>
      </w:del>
      <w:r>
        <w:rPr>
          <w:lang w:val="en-US"/>
        </w:rPr>
        <w:t xml:space="preserve">the understanding </w:t>
      </w:r>
      <w:ins w:id="185" w:author="esteban clua" w:date="2013-07-14T15:56:00Z">
        <w:r w:rsidR="004C5B2F">
          <w:rPr>
            <w:lang w:val="en-US"/>
          </w:rPr>
          <w:t xml:space="preserve">of </w:t>
        </w:r>
      </w:ins>
      <w:r>
        <w:rPr>
          <w:lang w:val="en-US"/>
        </w:rPr>
        <w:t xml:space="preserve">the player’s emotional experience. TRUE can also be used to understand how users </w:t>
      </w:r>
      <w:del w:id="186" w:author="esteban clua" w:date="2013-07-14T15:56:00Z">
        <w:r w:rsidDel="004C5B2F">
          <w:rPr>
            <w:lang w:val="en-US"/>
          </w:rPr>
          <w:delText xml:space="preserve">utilize </w:delText>
        </w:r>
      </w:del>
      <w:ins w:id="187" w:author="esteban clua" w:date="2013-07-14T15:56:00Z">
        <w:r w:rsidR="004C5B2F">
          <w:rPr>
            <w:lang w:val="en-US"/>
          </w:rPr>
          <w:t xml:space="preserve">interact with </w:t>
        </w:r>
      </w:ins>
      <w:r>
        <w:rPr>
          <w:lang w:val="en-US"/>
        </w:rPr>
        <w:t xml:space="preserve">products (i.e., systems, applications, or tools). However, its common usage is </w:t>
      </w:r>
      <w:del w:id="188" w:author="esteban clua" w:date="2013-07-14T15:56:00Z">
        <w:r w:rsidDel="004C5B2F">
          <w:rPr>
            <w:lang w:val="en-US"/>
          </w:rPr>
          <w:delText xml:space="preserve">for </w:delText>
        </w:r>
      </w:del>
      <w:ins w:id="189" w:author="esteban clua" w:date="2013-07-14T15:56:00Z">
        <w:r w:rsidR="004C5B2F">
          <w:rPr>
            <w:lang w:val="en-US"/>
          </w:rPr>
          <w:t xml:space="preserve">focused at </w:t>
        </w:r>
      </w:ins>
      <w:r>
        <w:rPr>
          <w:lang w:val="en-US"/>
        </w:rPr>
        <w:t xml:space="preserve">beta testing </w:t>
      </w:r>
      <w:del w:id="190" w:author="esteban clua" w:date="2013-07-14T15:56:00Z">
        <w:r w:rsidDel="004C5B2F">
          <w:rPr>
            <w:lang w:val="en-US"/>
          </w:rPr>
          <w:delText>games</w:delText>
        </w:r>
      </w:del>
      <w:ins w:id="191" w:author="esteban clua" w:date="2013-07-14T15:56:00Z">
        <w:r w:rsidR="004C5B2F">
          <w:rPr>
            <w:lang w:val="en-US"/>
          </w:rPr>
          <w:t>stages</w:t>
        </w:r>
      </w:ins>
      <w:r>
        <w:rPr>
          <w:lang w:val="en-US"/>
        </w:rPr>
        <w:t>, making observations of usage and to understand how people interact and play games.</w:t>
      </w:r>
    </w:p>
    <w:p w14:paraId="3EED793C" w14:textId="77777777" w:rsidR="0056715F" w:rsidRPr="0056715F" w:rsidRDefault="0056715F" w:rsidP="0056715F">
      <w:pPr>
        <w:pStyle w:val="Ttulo2"/>
        <w:rPr>
          <w:rStyle w:val="TabelaChar"/>
          <w:rFonts w:cstheme="majorBidi"/>
          <w:b/>
          <w:color w:val="auto"/>
          <w:sz w:val="24"/>
        </w:rPr>
      </w:pPr>
      <w:bookmarkStart w:id="192" w:name="_Ref360193890"/>
      <w:bookmarkStart w:id="193" w:name="_Toc361125365"/>
      <w:r w:rsidRPr="0056715F">
        <w:rPr>
          <w:rStyle w:val="TabelaChar"/>
          <w:rFonts w:cstheme="majorBidi"/>
          <w:b/>
          <w:color w:val="auto"/>
          <w:sz w:val="24"/>
        </w:rPr>
        <w:t>Playtracer</w:t>
      </w:r>
      <w:bookmarkEnd w:id="192"/>
      <w:bookmarkEnd w:id="193"/>
    </w:p>
    <w:p w14:paraId="3750C6A4" w14:textId="77777777"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77101A"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77101A" w:rsidRPr="00590D59">
        <w:rPr>
          <w:lang w:val="en-US"/>
        </w:rPr>
        <w:fldChar w:fldCharType="separate"/>
      </w:r>
      <w:r w:rsidRPr="00A15368">
        <w:rPr>
          <w:rFonts w:cs="Times New Roman"/>
          <w:szCs w:val="24"/>
          <w:lang w:val="en-US"/>
        </w:rPr>
        <w:t xml:space="preserve">(ANDERSEN </w:t>
      </w:r>
      <w:r w:rsidRPr="00A15368">
        <w:rPr>
          <w:rFonts w:cs="Times New Roman"/>
          <w:i/>
          <w:iCs/>
          <w:szCs w:val="24"/>
          <w:lang w:val="en-US"/>
        </w:rPr>
        <w:t>et al.</w:t>
      </w:r>
      <w:r w:rsidRPr="00A15368">
        <w:rPr>
          <w:rFonts w:cs="Times New Roman"/>
          <w:szCs w:val="24"/>
          <w:lang w:val="en-US"/>
        </w:rPr>
        <w:t xml:space="preserve">, 2010; LIU </w:t>
      </w:r>
      <w:r w:rsidRPr="00A15368">
        <w:rPr>
          <w:rFonts w:cs="Times New Roman"/>
          <w:i/>
          <w:iCs/>
          <w:szCs w:val="24"/>
          <w:lang w:val="en-US"/>
        </w:rPr>
        <w:t>et al.</w:t>
      </w:r>
      <w:r w:rsidRPr="00A15368">
        <w:rPr>
          <w:rFonts w:cs="Times New Roman"/>
          <w:szCs w:val="24"/>
          <w:lang w:val="en-US"/>
        </w:rPr>
        <w:t>, 2011)</w:t>
      </w:r>
      <w:r w:rsidR="0077101A"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77101A"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77101A" w:rsidRPr="00590D59">
        <w:rPr>
          <w:lang w:val="en-US"/>
        </w:rPr>
        <w:fldChar w:fldCharType="separate"/>
      </w:r>
      <w:r w:rsidRPr="00A15368">
        <w:rPr>
          <w:rFonts w:cs="Times New Roman"/>
          <w:lang w:val="en-US"/>
        </w:rPr>
        <w:t>(COX; COX, 2010)</w:t>
      </w:r>
      <w:r w:rsidR="0077101A"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14:paraId="30E1653C" w14:textId="58BA82FA" w:rsidR="0056715F" w:rsidRPr="00590D59" w:rsidRDefault="0056715F" w:rsidP="0056715F">
      <w:pPr>
        <w:rPr>
          <w:lang w:val="en-US"/>
        </w:rPr>
      </w:pPr>
      <w:r w:rsidRPr="00590D59">
        <w:rPr>
          <w:lang w:val="en-US"/>
        </w:rPr>
        <w:lastRenderedPageBreak/>
        <w:t xml:space="preserve">In </w:t>
      </w:r>
      <w:del w:id="194" w:author="esteban clua" w:date="2013-07-14T15:57:00Z">
        <w:r w:rsidRPr="00590D59" w:rsidDel="004C5B2F">
          <w:rPr>
            <w:lang w:val="en-US"/>
          </w:rPr>
          <w:delText>Playtracer</w:delText>
        </w:r>
      </w:del>
      <w:ins w:id="195" w:author="esteban clua" w:date="2013-07-14T15:57:00Z">
        <w:r w:rsidR="004C5B2F">
          <w:rPr>
            <w:lang w:val="en-US"/>
          </w:rPr>
          <w:t>this system</w:t>
        </w:r>
      </w:ins>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14:paraId="51F5789A" w14:textId="77777777"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14:paraId="51208290" w14:textId="063F97A0"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ins w:id="196" w:author="esteban clua" w:date="2013-07-14T15:59:00Z">
        <w:r w:rsidR="004C5B2F">
          <w:rPr>
            <w:lang w:val="en-US"/>
          </w:rPr>
          <w:t xml:space="preserve">are </w:t>
        </w:r>
      </w:ins>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14:paraId="673DA740" w14:textId="77777777" w:rsidR="0056715F" w:rsidRPr="00A15368" w:rsidRDefault="0056715F" w:rsidP="0056715F">
      <w:pPr>
        <w:rPr>
          <w:lang w:val="en-US"/>
        </w:rPr>
      </w:pPr>
      <w:r>
        <w:rPr>
          <w:lang w:val="en-US"/>
        </w:rPr>
        <w:t xml:space="preserve">As can be observed in </w:t>
      </w:r>
      <w:r w:rsidR="0077101A">
        <w:rPr>
          <w:lang w:val="en-US"/>
        </w:rPr>
        <w:fldChar w:fldCharType="begin"/>
      </w:r>
      <w:r>
        <w:rPr>
          <w:lang w:val="en-US"/>
        </w:rPr>
        <w:instrText xml:space="preserve"> REF _Ref359860809 \h </w:instrText>
      </w:r>
      <w:r w:rsidR="0077101A">
        <w:rPr>
          <w:lang w:val="en-US"/>
        </w:rPr>
      </w:r>
      <w:r w:rsidR="0077101A">
        <w:rPr>
          <w:lang w:val="en-US"/>
        </w:rPr>
        <w:fldChar w:fldCharType="separate"/>
      </w:r>
      <w:r w:rsidRPr="00590D59">
        <w:rPr>
          <w:lang w:val="en-US"/>
        </w:rPr>
        <w:t xml:space="preserve">Figure </w:t>
      </w:r>
      <w:r>
        <w:rPr>
          <w:noProof/>
          <w:lang w:val="en-US"/>
        </w:rPr>
        <w:t>4</w:t>
      </w:r>
      <w:r w:rsidR="0077101A">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14:paraId="43463364" w14:textId="77777777" w:rsidR="0056715F" w:rsidRPr="00590D59" w:rsidRDefault="0056715F" w:rsidP="0056715F">
      <w:pPr>
        <w:keepNext/>
        <w:ind w:firstLine="0"/>
        <w:jc w:val="center"/>
        <w:rPr>
          <w:lang w:val="en-US"/>
        </w:rPr>
      </w:pPr>
      <w:r w:rsidRPr="00590D59">
        <w:rPr>
          <w:noProof/>
          <w:lang w:eastAsia="pt-BR"/>
        </w:rPr>
        <w:lastRenderedPageBreak/>
        <w:drawing>
          <wp:inline distT="0" distB="0" distL="0" distR="0" wp14:anchorId="3A273C84" wp14:editId="0E496FAB">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14:paraId="772E67CE" w14:textId="77777777" w:rsidR="0056715F" w:rsidRPr="00590D59" w:rsidRDefault="0056715F" w:rsidP="0056715F">
      <w:pPr>
        <w:pStyle w:val="Legenda"/>
        <w:ind w:firstLine="0"/>
        <w:rPr>
          <w:lang w:val="en-US"/>
        </w:rPr>
      </w:pPr>
      <w:bookmarkStart w:id="197" w:name="_Ref359860809"/>
      <w:bookmarkStart w:id="198" w:name="_Toc361124121"/>
      <w:r w:rsidRPr="00590D59">
        <w:rPr>
          <w:lang w:val="en-US"/>
        </w:rPr>
        <w:t xml:space="preserve">Figure </w:t>
      </w:r>
      <w:r w:rsidR="0077101A" w:rsidRPr="00590D59">
        <w:rPr>
          <w:lang w:val="en-US"/>
        </w:rPr>
        <w:fldChar w:fldCharType="begin"/>
      </w:r>
      <w:r w:rsidRPr="00590D59">
        <w:rPr>
          <w:lang w:val="en-US"/>
        </w:rPr>
        <w:instrText xml:space="preserve"> SEQ Figure \* ARABIC </w:instrText>
      </w:r>
      <w:r w:rsidR="0077101A" w:rsidRPr="00590D59">
        <w:rPr>
          <w:lang w:val="en-US"/>
        </w:rPr>
        <w:fldChar w:fldCharType="separate"/>
      </w:r>
      <w:r>
        <w:rPr>
          <w:noProof/>
          <w:lang w:val="en-US"/>
        </w:rPr>
        <w:t>4</w:t>
      </w:r>
      <w:r w:rsidR="0077101A" w:rsidRPr="00590D59">
        <w:rPr>
          <w:lang w:val="en-US"/>
        </w:rPr>
        <w:fldChar w:fldCharType="end"/>
      </w:r>
      <w:bookmarkEnd w:id="197"/>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77101A"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77101A" w:rsidRPr="00590D59">
        <w:rPr>
          <w:lang w:val="en-US"/>
        </w:rPr>
        <w:fldChar w:fldCharType="separate"/>
      </w:r>
      <w:r w:rsidRPr="0056715F">
        <w:rPr>
          <w:rFonts w:cs="Times New Roman"/>
          <w:lang w:val="en-US"/>
        </w:rPr>
        <w:t>(2011)</w:t>
      </w:r>
      <w:r w:rsidR="0077101A" w:rsidRPr="00590D59">
        <w:rPr>
          <w:lang w:val="en-US"/>
        </w:rPr>
        <w:fldChar w:fldCharType="end"/>
      </w:r>
      <w:r w:rsidRPr="00590D59">
        <w:rPr>
          <w:lang w:val="en-US"/>
        </w:rPr>
        <w:t>.</w:t>
      </w:r>
      <w:bookmarkEnd w:id="198"/>
    </w:p>
    <w:p w14:paraId="4A5139EE" w14:textId="77777777"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14:paraId="29282F1D" w14:textId="77777777"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14:paraId="05A4223D" w14:textId="77777777" w:rsidR="0056715F" w:rsidRPr="00590D59" w:rsidRDefault="0056715F" w:rsidP="0056715F">
      <w:pPr>
        <w:pStyle w:val="Ttulo2"/>
        <w:rPr>
          <w:lang w:val="en-US"/>
        </w:rPr>
      </w:pPr>
      <w:bookmarkStart w:id="199" w:name="_Ref360193897"/>
      <w:bookmarkStart w:id="200" w:name="_Toc361125366"/>
      <w:r w:rsidRPr="00590D59">
        <w:rPr>
          <w:lang w:val="en-US"/>
        </w:rPr>
        <w:t>Play-Graph</w:t>
      </w:r>
      <w:bookmarkEnd w:id="199"/>
      <w:bookmarkEnd w:id="200"/>
    </w:p>
    <w:p w14:paraId="04C22234" w14:textId="0E6BD25A" w:rsidR="0056715F" w:rsidRPr="00590D59" w:rsidRDefault="0056715F" w:rsidP="0056715F">
      <w:pPr>
        <w:rPr>
          <w:lang w:val="en-US"/>
        </w:rPr>
      </w:pPr>
      <w:r w:rsidRPr="00590D59">
        <w:rPr>
          <w:lang w:val="en-US"/>
        </w:rPr>
        <w:t xml:space="preserve">Play-Graph </w:t>
      </w:r>
      <w:r w:rsidR="0077101A"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77101A" w:rsidRPr="00590D59">
        <w:rPr>
          <w:lang w:val="en-US"/>
        </w:rPr>
        <w:fldChar w:fldCharType="separate"/>
      </w:r>
      <w:r w:rsidRPr="00A15368">
        <w:rPr>
          <w:rFonts w:cs="Times New Roman"/>
          <w:lang w:val="en-US"/>
        </w:rPr>
        <w:t>(WALLNER; KRIGLSTEIN, 2012; WALLNER, 2013)</w:t>
      </w:r>
      <w:r w:rsidR="0077101A"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gameplay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gameplay analysis of the play-graph illustrates the sequence of states performed by actions from the players over the course of the game. In the Play-Graph context, a game state describes a certain configuration of the game or an entity, while actions </w:t>
      </w:r>
      <w:del w:id="201" w:author="esteban clua" w:date="2013-07-14T16:01:00Z">
        <w:r w:rsidRPr="00590D59" w:rsidDel="004C5B2F">
          <w:rPr>
            <w:lang w:val="en-US"/>
          </w:rPr>
          <w:delText xml:space="preserve">are </w:delText>
        </w:r>
      </w:del>
      <w:ins w:id="202" w:author="esteban clua" w:date="2013-07-14T16:01:00Z">
        <w:r w:rsidR="004C5B2F">
          <w:rPr>
            <w:lang w:val="en-US"/>
          </w:rPr>
          <w:t>consist on</w:t>
        </w:r>
        <w:r w:rsidR="004C5B2F" w:rsidRPr="00590D59">
          <w:rPr>
            <w:lang w:val="en-US"/>
          </w:rPr>
          <w:t xml:space="preserve"> </w:t>
        </w:r>
      </w:ins>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14:paraId="26A6E688" w14:textId="77777777"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w:t>
      </w:r>
      <w:del w:id="203" w:author="esteban clua" w:date="2013-07-14T16:02:00Z">
        <w:r w:rsidRPr="00590D59" w:rsidDel="004C5B2F">
          <w:rPr>
            <w:lang w:val="en-US"/>
          </w:rPr>
          <w:delText>,</w:delText>
        </w:r>
      </w:del>
      <w:r w:rsidRPr="00590D59">
        <w:rPr>
          <w:lang w:val="en-US"/>
        </w:rPr>
        <w:t xml:space="preserve"> and pulling a lever. Furthermore, actions (edges) linked to states (vertices) can have labels to provide additional information to differentiate from other states and actions.</w:t>
      </w:r>
    </w:p>
    <w:p w14:paraId="6BE6A760" w14:textId="77777777"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14:paraId="0AB00204" w14:textId="77777777" w:rsidR="0056715F" w:rsidRPr="00590D59" w:rsidRDefault="0077101A"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56715F" w:rsidRPr="00590D59">
        <w:rPr>
          <w:lang w:val="en-US"/>
        </w:rPr>
        <w:t xml:space="preserve">Figure </w:t>
      </w:r>
      <w:r w:rsidR="0056715F">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14:paraId="1D4A1BE9" w14:textId="77777777" w:rsidR="0056715F" w:rsidRPr="00590D59" w:rsidRDefault="0056715F" w:rsidP="0056715F">
      <w:pPr>
        <w:keepNext/>
        <w:ind w:firstLine="0"/>
        <w:jc w:val="center"/>
        <w:rPr>
          <w:lang w:val="en-US"/>
        </w:rPr>
      </w:pPr>
      <w:r w:rsidRPr="00590D59">
        <w:rPr>
          <w:noProof/>
          <w:lang w:eastAsia="pt-BR"/>
        </w:rPr>
        <w:lastRenderedPageBreak/>
        <w:drawing>
          <wp:inline distT="0" distB="0" distL="0" distR="0" wp14:anchorId="324DB330" wp14:editId="69DFF786">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14:paraId="3F1D85EC" w14:textId="77777777" w:rsidR="0056715F" w:rsidRDefault="0056715F" w:rsidP="0056715F">
      <w:pPr>
        <w:pStyle w:val="Legenda"/>
        <w:ind w:firstLine="0"/>
        <w:rPr>
          <w:lang w:val="en-US"/>
        </w:rPr>
      </w:pPr>
      <w:bookmarkStart w:id="204" w:name="_Ref359851727"/>
      <w:bookmarkStart w:id="205" w:name="_Toc361124122"/>
      <w:r w:rsidRPr="00590D59">
        <w:rPr>
          <w:lang w:val="en-US"/>
        </w:rPr>
        <w:t xml:space="preserve">Figure </w:t>
      </w:r>
      <w:r w:rsidR="0077101A" w:rsidRPr="00590D59">
        <w:rPr>
          <w:lang w:val="en-US"/>
        </w:rPr>
        <w:fldChar w:fldCharType="begin"/>
      </w:r>
      <w:r w:rsidRPr="00590D59">
        <w:rPr>
          <w:lang w:val="en-US"/>
        </w:rPr>
        <w:instrText xml:space="preserve"> SEQ Figure \* ARABIC </w:instrText>
      </w:r>
      <w:r w:rsidR="0077101A" w:rsidRPr="00590D59">
        <w:rPr>
          <w:lang w:val="en-US"/>
        </w:rPr>
        <w:fldChar w:fldCharType="separate"/>
      </w:r>
      <w:r>
        <w:rPr>
          <w:noProof/>
          <w:lang w:val="en-US"/>
        </w:rPr>
        <w:t>5</w:t>
      </w:r>
      <w:r w:rsidR="0077101A" w:rsidRPr="00590D59">
        <w:rPr>
          <w:lang w:val="en-US"/>
        </w:rPr>
        <w:fldChar w:fldCharType="end"/>
      </w:r>
      <w:bookmarkEnd w:id="204"/>
      <w:r w:rsidRPr="00590D59">
        <w:rPr>
          <w:lang w:val="en-US"/>
        </w:rPr>
        <w:t>: Bas</w:t>
      </w:r>
      <w:r>
        <w:rPr>
          <w:lang w:val="en-US"/>
        </w:rPr>
        <w:t>ic elements from the Play-Graph</w:t>
      </w:r>
      <w:r w:rsidRPr="00590D59">
        <w:rPr>
          <w:lang w:val="en-US"/>
        </w:rPr>
        <w:t>. Figure taken from</w:t>
      </w:r>
      <w:r>
        <w:rPr>
          <w:lang w:val="en-US"/>
        </w:rPr>
        <w:t xml:space="preserve"> WALLNER</w:t>
      </w:r>
      <w:r w:rsidRPr="00590D59">
        <w:rPr>
          <w:lang w:val="en-US"/>
        </w:rPr>
        <w:t xml:space="preserve"> </w:t>
      </w:r>
      <w:r w:rsidR="0077101A"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77101A" w:rsidRPr="00590D59">
        <w:rPr>
          <w:lang w:val="en-US"/>
        </w:rPr>
        <w:fldChar w:fldCharType="separate"/>
      </w:r>
      <w:r w:rsidRPr="0056715F">
        <w:rPr>
          <w:rFonts w:cs="Times New Roman"/>
          <w:lang w:val="en-US"/>
        </w:rPr>
        <w:t>(2013)</w:t>
      </w:r>
      <w:r w:rsidR="0077101A" w:rsidRPr="00590D59">
        <w:rPr>
          <w:lang w:val="en-US"/>
        </w:rPr>
        <w:fldChar w:fldCharType="end"/>
      </w:r>
      <w:r w:rsidRPr="00590D59">
        <w:rPr>
          <w:lang w:val="en-US"/>
        </w:rPr>
        <w:t>.</w:t>
      </w:r>
      <w:bookmarkEnd w:id="205"/>
    </w:p>
    <w:p w14:paraId="6AA78520" w14:textId="33B11665" w:rsidR="0056715F" w:rsidRDefault="0056715F" w:rsidP="0056715F">
      <w:pPr>
        <w:rPr>
          <w:lang w:val="en-US"/>
        </w:rPr>
      </w:pPr>
      <w:r>
        <w:rPr>
          <w:lang w:val="en-US"/>
        </w:rPr>
        <w:t xml:space="preserve">Viewing gameplay data by graphs allows </w:t>
      </w:r>
      <w:del w:id="206" w:author="esteban clua" w:date="2013-07-14T16:04:00Z">
        <w:r w:rsidDel="005A33DF">
          <w:rPr>
            <w:lang w:val="en-US"/>
          </w:rPr>
          <w:delText xml:space="preserve">for </w:delText>
        </w:r>
      </w:del>
      <w:r>
        <w:rPr>
          <w:lang w:val="en-US"/>
        </w:rPr>
        <w:t xml:space="preserve">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14:paraId="37AB0706" w14:textId="77777777"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w:t>
      </w:r>
      <w:del w:id="207" w:author="esteban clua" w:date="2013-07-14T16:05:00Z">
        <w:r w:rsidDel="005A33DF">
          <w:rPr>
            <w:lang w:val="en-US"/>
          </w:rPr>
          <w:delText>,</w:delText>
        </w:r>
      </w:del>
      <w:r>
        <w:rPr>
          <w:lang w:val="en-US"/>
        </w:rPr>
        <w:t xml:space="preserve"> that affected the transition of one state to another are not present in the graph (there are no edges linking edges). Besides, this visualization was not designed to track individual progression but to track the player population flow.</w:t>
      </w:r>
    </w:p>
    <w:p w14:paraId="37394852" w14:textId="77777777" w:rsidR="0056715F" w:rsidRDefault="0056715F" w:rsidP="0056715F">
      <w:pPr>
        <w:pStyle w:val="Ttulo2"/>
        <w:rPr>
          <w:lang w:val="en-US"/>
        </w:rPr>
      </w:pPr>
      <w:bookmarkStart w:id="208" w:name="_Toc361125367"/>
      <w:r>
        <w:rPr>
          <w:lang w:val="en-US"/>
        </w:rPr>
        <w:t>Comparison Between Approaches</w:t>
      </w:r>
      <w:bookmarkEnd w:id="208"/>
    </w:p>
    <w:p w14:paraId="2B985525" w14:textId="77777777" w:rsidR="0056715F" w:rsidRDefault="0056715F" w:rsidP="0056715F">
      <w:pPr>
        <w:rPr>
          <w:lang w:val="en-US"/>
        </w:rPr>
      </w:pPr>
      <w:r>
        <w:rPr>
          <w:lang w:val="en-US"/>
        </w:rPr>
        <w:t>This section compares the described approaches by outlining their features according to the following characteristics:</w:t>
      </w:r>
    </w:p>
    <w:p w14:paraId="0E0740BD" w14:textId="2BB4F822" w:rsidR="0056715F" w:rsidRPr="00CB0009" w:rsidRDefault="0056715F" w:rsidP="0056715F">
      <w:pPr>
        <w:pStyle w:val="PargrafodaLista"/>
        <w:numPr>
          <w:ilvl w:val="0"/>
          <w:numId w:val="32"/>
        </w:numPr>
        <w:rPr>
          <w:lang w:val="en-US"/>
        </w:rPr>
      </w:pPr>
      <w:r w:rsidRPr="00CB0009">
        <w:rPr>
          <w:b/>
          <w:lang w:val="en-US"/>
        </w:rPr>
        <w:t>Graph</w:t>
      </w:r>
      <w:del w:id="209" w:author="esteban clua" w:date="2013-07-14T16:06:00Z">
        <w:r w:rsidRPr="00CB0009" w:rsidDel="005A33DF">
          <w:rPr>
            <w:b/>
            <w:lang w:val="en-US"/>
          </w:rPr>
          <w:delText>s</w:delText>
        </w:r>
      </w:del>
      <w:r w:rsidRPr="00CB0009">
        <w:rPr>
          <w:lang w:val="en-US"/>
        </w:rPr>
        <w:t>: Indicates if the approach explicitly uses graph to represent information.</w:t>
      </w:r>
    </w:p>
    <w:p w14:paraId="474B5366" w14:textId="77777777" w:rsidR="0056715F" w:rsidRPr="00CB0009" w:rsidRDefault="0056715F" w:rsidP="0056715F">
      <w:pPr>
        <w:pStyle w:val="PargrafodaLista"/>
        <w:numPr>
          <w:ilvl w:val="0"/>
          <w:numId w:val="32"/>
        </w:numPr>
        <w:rPr>
          <w:lang w:val="en-US"/>
        </w:rPr>
      </w:pPr>
      <w:r w:rsidRPr="00CB0009">
        <w:rPr>
          <w:b/>
          <w:lang w:val="en-US"/>
        </w:rPr>
        <w:t>Graphics</w:t>
      </w:r>
      <w:r w:rsidRPr="00CB0009">
        <w:rPr>
          <w:lang w:val="en-US"/>
        </w:rPr>
        <w:t>: Indicates if the approach explicitly uses graphical charts to represent information.</w:t>
      </w:r>
    </w:p>
    <w:p w14:paraId="2FCB477F" w14:textId="77777777" w:rsidR="0056715F" w:rsidRPr="00CB0009" w:rsidRDefault="0056715F" w:rsidP="0056715F">
      <w:pPr>
        <w:pStyle w:val="PargrafodaLista"/>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14:paraId="2482AC01" w14:textId="77777777" w:rsidR="0056715F" w:rsidRPr="00CB0009" w:rsidRDefault="0056715F" w:rsidP="0056715F">
      <w:pPr>
        <w:pStyle w:val="PargrafodaLista"/>
        <w:numPr>
          <w:ilvl w:val="0"/>
          <w:numId w:val="32"/>
        </w:numPr>
        <w:rPr>
          <w:lang w:val="en-US"/>
        </w:rPr>
      </w:pPr>
      <w:r w:rsidRPr="00CB0009">
        <w:rPr>
          <w:b/>
          <w:lang w:val="en-US"/>
        </w:rPr>
        <w:t>Data Logging</w:t>
      </w:r>
      <w:r w:rsidRPr="00CB0009">
        <w:rPr>
          <w:lang w:val="en-US"/>
        </w:rPr>
        <w:t>: Indicates if the approach includes the data logging process.</w:t>
      </w:r>
    </w:p>
    <w:p w14:paraId="440D662C" w14:textId="77777777" w:rsidR="0056715F" w:rsidRPr="00CB0009" w:rsidRDefault="0056715F" w:rsidP="0056715F">
      <w:pPr>
        <w:pStyle w:val="PargrafodaLista"/>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14:paraId="51158E95" w14:textId="77777777" w:rsidR="0056715F" w:rsidRPr="00CB0009" w:rsidRDefault="0056715F" w:rsidP="0056715F">
      <w:pPr>
        <w:pStyle w:val="PargrafodaLista"/>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14:paraId="430BD9D9" w14:textId="77777777" w:rsidR="0056715F" w:rsidRPr="00CB0009" w:rsidRDefault="0056715F" w:rsidP="0056715F">
      <w:pPr>
        <w:pStyle w:val="PargrafodaLista"/>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14:paraId="38B12D01" w14:textId="77777777" w:rsidR="0056715F" w:rsidRPr="00CB0009" w:rsidRDefault="0056715F" w:rsidP="0056715F">
      <w:pPr>
        <w:pStyle w:val="PargrafodaLista"/>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(gameplay metrics).</w:t>
      </w:r>
    </w:p>
    <w:p w14:paraId="00184AAC" w14:textId="77777777" w:rsidR="0056715F" w:rsidRPr="00CB0009" w:rsidRDefault="0056715F" w:rsidP="0056715F">
      <w:pPr>
        <w:pStyle w:val="PargrafodaLista"/>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14:paraId="3EF54AA7" w14:textId="77777777" w:rsidR="0056715F" w:rsidRPr="00CB0009" w:rsidRDefault="0056715F" w:rsidP="0056715F">
      <w:pPr>
        <w:pStyle w:val="PargrafodaLista"/>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14:paraId="633DBBEA" w14:textId="08FE59C6" w:rsidR="0056715F" w:rsidRDefault="0077101A"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xml:space="preserve">” indicates the approach supports the specified characteristic. Fields </w:t>
      </w:r>
      <w:del w:id="210" w:author="esteban clua" w:date="2013-07-14T16:08:00Z">
        <w:r w:rsidR="0056715F" w:rsidDel="005A33DF">
          <w:rPr>
            <w:lang w:val="en-US"/>
          </w:rPr>
          <w:delText xml:space="preserve">filled </w:delText>
        </w:r>
      </w:del>
      <w:r w:rsidR="0056715F">
        <w:rPr>
          <w:lang w:val="en-US"/>
        </w:rPr>
        <w:t>with “</w:t>
      </w:r>
      <w:r w:rsidR="0056715F" w:rsidRPr="00890CF0">
        <w:rPr>
          <w:b/>
          <w:color w:val="E36C0A" w:themeColor="accent6" w:themeShade="BF"/>
          <w:u w:val="single"/>
        </w:rPr>
        <w:sym w:font="Symbol" w:char="F0D6"/>
      </w:r>
      <w:r w:rsidR="0056715F">
        <w:rPr>
          <w:lang w:val="en-US"/>
        </w:rPr>
        <w:t xml:space="preserve">” indicates the approach generates </w:t>
      </w:r>
      <w:ins w:id="211" w:author="esteban clua" w:date="2013-07-14T16:08:00Z">
        <w:r w:rsidR="005A33DF">
          <w:rPr>
            <w:lang w:val="en-US"/>
          </w:rPr>
          <w:t xml:space="preserve">sufficient </w:t>
        </w:r>
      </w:ins>
      <w:r w:rsidR="0056715F">
        <w:rPr>
          <w:lang w:val="en-US"/>
        </w:rPr>
        <w:t xml:space="preserve">information that can be used for the specified characteristic. However they do not explicitly use </w:t>
      </w:r>
      <w:ins w:id="212" w:author="esteban clua" w:date="2013-07-14T16:08:00Z">
        <w:r w:rsidR="005A33DF">
          <w:rPr>
            <w:lang w:val="en-US"/>
          </w:rPr>
          <w:t xml:space="preserve">or treat </w:t>
        </w:r>
      </w:ins>
      <w:r w:rsidR="0056715F">
        <w:rPr>
          <w:lang w:val="en-US"/>
        </w:rPr>
        <w:t>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14:paraId="525EDFEA" w14:textId="77777777" w:rsidR="0056715F" w:rsidRPr="0076056D" w:rsidRDefault="0056715F" w:rsidP="0056715F">
      <w:pPr>
        <w:pStyle w:val="Legenda"/>
        <w:keepNext/>
        <w:ind w:firstLine="0"/>
        <w:rPr>
          <w:lang w:val="en-US"/>
        </w:rPr>
      </w:pPr>
      <w:bookmarkStart w:id="213" w:name="_Toc361124158"/>
      <w:r w:rsidRPr="0076056D">
        <w:rPr>
          <w:lang w:val="en-US"/>
        </w:rPr>
        <w:lastRenderedPageBreak/>
        <w:t xml:space="preserve">Table </w:t>
      </w:r>
      <w:r w:rsidR="0077101A" w:rsidRPr="00171BB4">
        <w:fldChar w:fldCharType="begin"/>
      </w:r>
      <w:r w:rsidRPr="0076056D">
        <w:rPr>
          <w:lang w:val="en-US"/>
        </w:rPr>
        <w:instrText xml:space="preserve"> SEQ Table \* ARABIC </w:instrText>
      </w:r>
      <w:r w:rsidR="0077101A" w:rsidRPr="00171BB4">
        <w:fldChar w:fldCharType="separate"/>
      </w:r>
      <w:r>
        <w:rPr>
          <w:noProof/>
          <w:lang w:val="en-US"/>
        </w:rPr>
        <w:t>1</w:t>
      </w:r>
      <w:r w:rsidR="0077101A" w:rsidRPr="00171BB4">
        <w:fldChar w:fldCharType="end"/>
      </w:r>
      <w:r w:rsidRPr="0076056D">
        <w:rPr>
          <w:lang w:val="en-US"/>
        </w:rPr>
        <w:t xml:space="preserve">: Comparative chart </w:t>
      </w:r>
      <w:commentRangeStart w:id="214"/>
      <w:r w:rsidRPr="0076056D">
        <w:rPr>
          <w:lang w:val="en-US"/>
        </w:rPr>
        <w:t>among</w:t>
      </w:r>
      <w:commentRangeEnd w:id="214"/>
      <w:r w:rsidR="005A33DF">
        <w:rPr>
          <w:rStyle w:val="Refdecomentrio"/>
          <w:b w:val="0"/>
          <w:bCs w:val="0"/>
        </w:rPr>
        <w:commentReference w:id="214"/>
      </w:r>
      <w:r w:rsidRPr="0076056D">
        <w:rPr>
          <w:lang w:val="en-US"/>
        </w:rPr>
        <w:t xml:space="preserve"> approaches</w:t>
      </w:r>
      <w:bookmarkEnd w:id="213"/>
    </w:p>
    <w:tbl>
      <w:tblPr>
        <w:tblStyle w:val="GradeMdia3-nfase1"/>
        <w:tblW w:w="0" w:type="auto"/>
        <w:jc w:val="center"/>
        <w:tblInd w:w="-631" w:type="dxa"/>
        <w:tblLook w:val="04A0" w:firstRow="1" w:lastRow="0" w:firstColumn="1" w:lastColumn="0" w:noHBand="0" w:noVBand="1"/>
      </w:tblPr>
      <w:tblGrid>
        <w:gridCol w:w="2608"/>
        <w:gridCol w:w="612"/>
        <w:gridCol w:w="612"/>
        <w:gridCol w:w="612"/>
        <w:gridCol w:w="612"/>
      </w:tblGrid>
      <w:tr w:rsidR="0056715F" w14:paraId="53646AF2" w14:textId="77777777" w:rsidTr="0056715F">
        <w:trPr>
          <w:cnfStyle w:val="100000000000" w:firstRow="1" w:lastRow="0" w:firstColumn="0" w:lastColumn="0" w:oddVBand="0" w:evenVBand="0" w:oddHBand="0" w:evenHBand="0" w:firstRowFirstColumn="0" w:firstRowLastColumn="0" w:lastRowFirstColumn="0" w:lastRowLastColumn="0"/>
          <w:cantSplit/>
          <w:trHeight w:val="3922"/>
          <w:jc w:val="center"/>
        </w:trPr>
        <w:tc>
          <w:tcPr>
            <w:cnfStyle w:val="001000000000" w:firstRow="0" w:lastRow="0" w:firstColumn="1" w:lastColumn="0" w:oddVBand="0" w:evenVBand="0" w:oddHBand="0" w:evenHBand="0" w:firstRowFirstColumn="0" w:firstRowLastColumn="0" w:lastRowFirstColumn="0" w:lastRowLastColumn="0"/>
            <w:tcW w:w="2608" w:type="dxa"/>
            <w:vAlign w:val="center"/>
          </w:tcPr>
          <w:p w14:paraId="1CC10108" w14:textId="77777777" w:rsidR="0056715F" w:rsidRDefault="0056715F" w:rsidP="00AC4617">
            <w:pPr>
              <w:spacing w:line="240" w:lineRule="auto"/>
              <w:ind w:firstLine="0"/>
              <w:jc w:val="center"/>
            </w:pPr>
            <w:r>
              <w:t>Features</w:t>
            </w:r>
          </w:p>
        </w:tc>
        <w:tc>
          <w:tcPr>
            <w:tcW w:w="612" w:type="dxa"/>
            <w:textDirection w:val="btLr"/>
          </w:tcPr>
          <w:p w14:paraId="33514E66" w14:textId="77777777" w:rsidR="0056715F" w:rsidRDefault="0056715F" w:rsidP="00AC4617">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r>
              <w:t>GVM</w:t>
            </w:r>
            <w:r w:rsidR="00AC4617">
              <w:t xml:space="preserve"> </w:t>
            </w:r>
            <w:r w:rsidR="0077101A">
              <w:fldChar w:fldCharType="begin"/>
            </w:r>
            <w:r>
              <w:instrText xml:space="preserve"> ADDIN ZOTERO_ITEM {"citationID":"2838pg348h","properties":{"formattedCitation":"{\\rtf (JOSLIN \\i et al.\\i0{}, 2007)}","plainCitation":"(JOSLIN et al., 2007)"},"citationItems":[{"id":201,"uris":["http://zotero.org/users/1122386/items/ZKEJW8GC"],"uri":["http://zotero.org/users/1122386/items/ZKEJW8GC"]}]} </w:instrText>
            </w:r>
            <w:r w:rsidR="0077101A">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77101A">
              <w:fldChar w:fldCharType="end"/>
            </w:r>
          </w:p>
        </w:tc>
        <w:tc>
          <w:tcPr>
            <w:tcW w:w="612" w:type="dxa"/>
            <w:textDirection w:val="btLr"/>
          </w:tcPr>
          <w:p w14:paraId="51396543" w14:textId="77777777" w:rsidR="0056715F" w:rsidRDefault="0056715F" w:rsidP="00AC4617">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r>
              <w:t>TRUE</w:t>
            </w:r>
            <w:r w:rsidR="00AC4617">
              <w:t xml:space="preserve"> </w:t>
            </w:r>
            <w:r w:rsidR="0077101A">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77101A">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77101A">
              <w:fldChar w:fldCharType="end"/>
            </w:r>
          </w:p>
        </w:tc>
        <w:tc>
          <w:tcPr>
            <w:tcW w:w="612" w:type="dxa"/>
            <w:textDirection w:val="btLr"/>
          </w:tcPr>
          <w:p w14:paraId="21EE9CC0" w14:textId="77777777" w:rsidR="0056715F" w:rsidRDefault="0056715F" w:rsidP="00AC4617">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proofErr w:type="spellStart"/>
            <w:r>
              <w:t>Playtracer</w:t>
            </w:r>
            <w:proofErr w:type="spellEnd"/>
            <w:r w:rsidR="00AC4617">
              <w:t xml:space="preserve"> </w:t>
            </w:r>
            <w:r w:rsidR="0077101A">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77101A">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77101A">
              <w:fldChar w:fldCharType="end"/>
            </w:r>
          </w:p>
        </w:tc>
        <w:tc>
          <w:tcPr>
            <w:tcW w:w="612" w:type="dxa"/>
            <w:textDirection w:val="btLr"/>
          </w:tcPr>
          <w:p w14:paraId="5A002A52" w14:textId="77777777" w:rsidR="0056715F" w:rsidRDefault="0056715F" w:rsidP="00AC4617">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r>
              <w:t>Play-Graph</w:t>
            </w:r>
            <w:r w:rsidR="00AC4617">
              <w:t xml:space="preserve"> </w:t>
            </w:r>
            <w:r w:rsidR="00BF0DC5">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BF0DC5">
              <w:rPr>
                <w:b w:val="0"/>
                <w:bCs w:val="0"/>
                <w:color w:val="auto"/>
                <w:lang w:val="pt-BR"/>
              </w:rPr>
              <w:fldChar w:fldCharType="separate"/>
            </w:r>
            <w:r w:rsidRPr="003568C6">
              <w:rPr>
                <w:rFonts w:cs="Times New Roman"/>
              </w:rPr>
              <w:t>(WALLNER, 2013)</w:t>
            </w:r>
            <w:r w:rsidR="00BF0DC5">
              <w:rPr>
                <w:rFonts w:cs="Times New Roman"/>
              </w:rPr>
              <w:fldChar w:fldCharType="end"/>
            </w:r>
          </w:p>
        </w:tc>
      </w:tr>
      <w:tr w:rsidR="0056715F" w14:paraId="0CE079D4" w14:textId="77777777" w:rsidTr="005671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4E67B9FA" w14:textId="77777777" w:rsidR="0056715F" w:rsidRDefault="0056715F" w:rsidP="00AC4617">
            <w:pPr>
              <w:spacing w:line="240" w:lineRule="auto"/>
              <w:ind w:firstLine="0"/>
              <w:jc w:val="right"/>
            </w:pPr>
            <w:r>
              <w:t>Graph</w:t>
            </w:r>
          </w:p>
        </w:tc>
        <w:tc>
          <w:tcPr>
            <w:tcW w:w="612" w:type="dxa"/>
          </w:tcPr>
          <w:p w14:paraId="7C569385"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20663E25"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0D6AC96B"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54BDB548"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r>
      <w:tr w:rsidR="0056715F" w14:paraId="14CFC017" w14:textId="77777777" w:rsidTr="0056715F">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1AAE785C" w14:textId="77777777" w:rsidR="0056715F" w:rsidRDefault="0056715F" w:rsidP="00AC4617">
            <w:pPr>
              <w:spacing w:line="240" w:lineRule="auto"/>
              <w:ind w:firstLine="0"/>
              <w:jc w:val="right"/>
            </w:pPr>
            <w:r>
              <w:t>Graphic</w:t>
            </w:r>
          </w:p>
        </w:tc>
        <w:tc>
          <w:tcPr>
            <w:tcW w:w="612" w:type="dxa"/>
          </w:tcPr>
          <w:p w14:paraId="324C19B2"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2C8284F4"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26333C77"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16A36112"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r>
      <w:tr w:rsidR="0056715F" w14:paraId="3D29C474" w14:textId="77777777" w:rsidTr="005671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0108EFF3" w14:textId="77777777" w:rsidR="0056715F" w:rsidRDefault="0056715F" w:rsidP="00AC4617">
            <w:pPr>
              <w:spacing w:line="240" w:lineRule="auto"/>
              <w:ind w:firstLine="0"/>
              <w:jc w:val="right"/>
            </w:pPr>
            <w:r>
              <w:t>State Machine</w:t>
            </w:r>
          </w:p>
        </w:tc>
        <w:tc>
          <w:tcPr>
            <w:tcW w:w="612" w:type="dxa"/>
          </w:tcPr>
          <w:p w14:paraId="4EE9FC97"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018C195B"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7030A0"/>
              </w:rPr>
            </w:pPr>
            <w:r w:rsidRPr="00890CF0">
              <w:rPr>
                <w:b/>
                <w:color w:val="7030A0"/>
              </w:rPr>
              <w:t>?</w:t>
            </w:r>
          </w:p>
        </w:tc>
        <w:tc>
          <w:tcPr>
            <w:tcW w:w="612" w:type="dxa"/>
          </w:tcPr>
          <w:p w14:paraId="76B57798"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2ABA039F"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r>
      <w:tr w:rsidR="0056715F" w14:paraId="7A7CDAF9" w14:textId="77777777" w:rsidTr="0056715F">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066259E1" w14:textId="77777777" w:rsidR="0056715F" w:rsidRDefault="0056715F" w:rsidP="00AC4617">
            <w:pPr>
              <w:spacing w:line="240" w:lineRule="auto"/>
              <w:ind w:firstLine="0"/>
              <w:jc w:val="right"/>
            </w:pPr>
            <w:r>
              <w:t>Data Logging</w:t>
            </w:r>
          </w:p>
        </w:tc>
        <w:tc>
          <w:tcPr>
            <w:tcW w:w="612" w:type="dxa"/>
          </w:tcPr>
          <w:p w14:paraId="061EC803"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65EBC233"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208617B0"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7030A0"/>
              </w:rPr>
            </w:pPr>
            <w:r w:rsidRPr="00890CF0">
              <w:rPr>
                <w:b/>
                <w:color w:val="7030A0"/>
              </w:rPr>
              <w:t>?</w:t>
            </w:r>
          </w:p>
        </w:tc>
        <w:tc>
          <w:tcPr>
            <w:tcW w:w="612" w:type="dxa"/>
          </w:tcPr>
          <w:p w14:paraId="534789C3"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7030A0"/>
              </w:rPr>
            </w:pPr>
            <w:r w:rsidRPr="00890CF0">
              <w:rPr>
                <w:b/>
                <w:color w:val="7030A0"/>
              </w:rPr>
              <w:t>?</w:t>
            </w:r>
          </w:p>
        </w:tc>
      </w:tr>
      <w:tr w:rsidR="0056715F" w14:paraId="580701B4" w14:textId="77777777" w:rsidTr="005671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22E97A32" w14:textId="77777777" w:rsidR="0056715F" w:rsidRDefault="0056715F" w:rsidP="00AC4617">
            <w:pPr>
              <w:spacing w:line="240" w:lineRule="auto"/>
              <w:ind w:firstLine="0"/>
              <w:jc w:val="right"/>
            </w:pPr>
            <w:r>
              <w:t>Event Context</w:t>
            </w:r>
          </w:p>
        </w:tc>
        <w:tc>
          <w:tcPr>
            <w:tcW w:w="612" w:type="dxa"/>
          </w:tcPr>
          <w:p w14:paraId="72018DD4"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40AAEAA9"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77F93DEB"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2FC9491F"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r>
      <w:tr w:rsidR="0056715F" w14:paraId="6EC189FD" w14:textId="77777777" w:rsidTr="0056715F">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1FD92F42" w14:textId="77777777" w:rsidR="0056715F" w:rsidRDefault="0056715F" w:rsidP="00AC4617">
            <w:pPr>
              <w:spacing w:line="240" w:lineRule="auto"/>
              <w:ind w:firstLine="0"/>
              <w:jc w:val="right"/>
            </w:pPr>
            <w:r>
              <w:t>Player Behavior</w:t>
            </w:r>
          </w:p>
        </w:tc>
        <w:tc>
          <w:tcPr>
            <w:tcW w:w="612" w:type="dxa"/>
          </w:tcPr>
          <w:p w14:paraId="69F6BAC9"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7030A0"/>
              </w:rPr>
            </w:pPr>
            <w:r w:rsidRPr="00890CF0">
              <w:rPr>
                <w:b/>
                <w:color w:val="7030A0"/>
              </w:rPr>
              <w:t>?</w:t>
            </w:r>
          </w:p>
        </w:tc>
        <w:tc>
          <w:tcPr>
            <w:tcW w:w="612" w:type="dxa"/>
          </w:tcPr>
          <w:p w14:paraId="3968999F"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7CDA321D"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59C17C11"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r>
      <w:tr w:rsidR="0056715F" w14:paraId="7CA04ACC" w14:textId="77777777" w:rsidTr="005671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11D7ABBE" w14:textId="77777777" w:rsidR="0056715F" w:rsidRDefault="0056715F" w:rsidP="00AC4617">
            <w:pPr>
              <w:spacing w:line="240" w:lineRule="auto"/>
              <w:ind w:firstLine="0"/>
              <w:jc w:val="right"/>
            </w:pPr>
            <w:r>
              <w:t>Actions</w:t>
            </w:r>
          </w:p>
        </w:tc>
        <w:tc>
          <w:tcPr>
            <w:tcW w:w="612" w:type="dxa"/>
          </w:tcPr>
          <w:p w14:paraId="19E4632E"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69BD964D"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293C09D3" w14:textId="77777777" w:rsidR="0056715F" w:rsidRPr="00890CF0"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7F51B52C"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r>
      <w:tr w:rsidR="0056715F" w14:paraId="3559BA8E" w14:textId="77777777" w:rsidTr="0056715F">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2C627104" w14:textId="77777777" w:rsidR="0056715F" w:rsidRDefault="0056715F" w:rsidP="00AC4617">
            <w:pPr>
              <w:spacing w:line="240" w:lineRule="auto"/>
              <w:ind w:firstLine="0"/>
              <w:jc w:val="right"/>
            </w:pPr>
            <w:r>
              <w:t>Statistical Data Mining</w:t>
            </w:r>
          </w:p>
        </w:tc>
        <w:tc>
          <w:tcPr>
            <w:tcW w:w="612" w:type="dxa"/>
          </w:tcPr>
          <w:p w14:paraId="57967880"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42999C5E" w14:textId="77777777" w:rsidR="0056715F" w:rsidRPr="00AC4617"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AC4617">
              <w:rPr>
                <w:b/>
                <w:color w:val="00B050"/>
              </w:rPr>
              <w:sym w:font="Symbol" w:char="F0D6"/>
            </w:r>
          </w:p>
        </w:tc>
        <w:tc>
          <w:tcPr>
            <w:tcW w:w="612" w:type="dxa"/>
          </w:tcPr>
          <w:p w14:paraId="1A10A222"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890CF0">
              <w:rPr>
                <w:b/>
                <w:color w:val="E36C0A" w:themeColor="accent6" w:themeShade="BF"/>
                <w:u w:val="single"/>
              </w:rPr>
              <w:sym w:font="Symbol" w:char="F0D6"/>
            </w:r>
          </w:p>
        </w:tc>
        <w:tc>
          <w:tcPr>
            <w:tcW w:w="612" w:type="dxa"/>
          </w:tcPr>
          <w:p w14:paraId="0B28BFFB"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890CF0">
              <w:rPr>
                <w:b/>
                <w:color w:val="E36C0A" w:themeColor="accent6" w:themeShade="BF"/>
                <w:u w:val="single"/>
              </w:rPr>
              <w:sym w:font="Symbol" w:char="F0D6"/>
            </w:r>
          </w:p>
        </w:tc>
      </w:tr>
      <w:tr w:rsidR="0056715F" w14:paraId="01D0F1F7" w14:textId="77777777" w:rsidTr="005671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4E56A02B" w14:textId="77777777" w:rsidR="0056715F" w:rsidRDefault="0056715F" w:rsidP="00AC4617">
            <w:pPr>
              <w:spacing w:line="240" w:lineRule="auto"/>
              <w:ind w:firstLine="0"/>
              <w:jc w:val="right"/>
            </w:pPr>
            <w:r>
              <w:t>Developer-Oriented</w:t>
            </w:r>
          </w:p>
        </w:tc>
        <w:tc>
          <w:tcPr>
            <w:tcW w:w="612" w:type="dxa"/>
          </w:tcPr>
          <w:p w14:paraId="6C4B6F81"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2501988F"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4946609E"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c>
          <w:tcPr>
            <w:tcW w:w="612" w:type="dxa"/>
          </w:tcPr>
          <w:p w14:paraId="2BF56FDB" w14:textId="77777777" w:rsidR="0056715F" w:rsidRPr="00AC4617" w:rsidRDefault="0056715F"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AC4617">
              <w:rPr>
                <w:b/>
                <w:color w:val="00B050"/>
              </w:rPr>
              <w:sym w:font="Symbol" w:char="F0D6"/>
            </w:r>
          </w:p>
        </w:tc>
      </w:tr>
      <w:tr w:rsidR="0056715F" w14:paraId="3FFC54E4" w14:textId="77777777" w:rsidTr="0056715F">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47DF3632" w14:textId="77777777" w:rsidR="0056715F" w:rsidRDefault="0056715F" w:rsidP="00AC4617">
            <w:pPr>
              <w:spacing w:line="240" w:lineRule="auto"/>
              <w:ind w:firstLine="0"/>
              <w:jc w:val="right"/>
            </w:pPr>
            <w:r>
              <w:t>Player-Oriented</w:t>
            </w:r>
          </w:p>
        </w:tc>
        <w:tc>
          <w:tcPr>
            <w:tcW w:w="612" w:type="dxa"/>
          </w:tcPr>
          <w:p w14:paraId="592EEF1C"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7897F8EF"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7935DB03"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221FFB67" w14:textId="77777777" w:rsidR="0056715F" w:rsidRPr="00890CF0" w:rsidRDefault="0056715F" w:rsidP="00AC461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r>
    </w:tbl>
    <w:p w14:paraId="4E518AB1" w14:textId="77777777" w:rsidR="0056715F" w:rsidRPr="00590D59" w:rsidRDefault="0056715F" w:rsidP="0056715F">
      <w:pPr>
        <w:pStyle w:val="Ttulo2"/>
        <w:rPr>
          <w:lang w:val="en-US"/>
        </w:rPr>
      </w:pPr>
      <w:bookmarkStart w:id="215" w:name="_Toc354161716"/>
      <w:bookmarkStart w:id="216" w:name="_Ref360194010"/>
      <w:bookmarkStart w:id="217" w:name="_Toc361125368"/>
      <w:r w:rsidRPr="00590D59">
        <w:rPr>
          <w:lang w:val="en-US"/>
        </w:rPr>
        <w:t>Final Considerations</w:t>
      </w:r>
      <w:bookmarkEnd w:id="215"/>
      <w:bookmarkEnd w:id="216"/>
      <w:bookmarkEnd w:id="217"/>
    </w:p>
    <w:p w14:paraId="2942764E" w14:textId="77777777"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The last approach also uses a graph to describe and visualize gameplay data and, unlike the previous approach, uses temporal information to observe time-dependable information, such as player distribution at different instances.</w:t>
      </w:r>
    </w:p>
    <w:p w14:paraId="75C1452E" w14:textId="77777777"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w:t>
      </w:r>
      <w:r>
        <w:rPr>
          <w:lang w:val="en-US"/>
        </w:rPr>
        <w:lastRenderedPageBreak/>
        <w:t>are not meant to be used for a player perspective, allowing players to better understand the consequences of their actions and the influences each action generated in the game.</w:t>
      </w:r>
    </w:p>
    <w:p w14:paraId="1287F46B" w14:textId="0AEB3306" w:rsidR="0056715F" w:rsidRDefault="0056715F" w:rsidP="0056715F">
      <w:pPr>
        <w:rPr>
          <w:lang w:val="en-US"/>
        </w:rPr>
      </w:pPr>
      <w:r>
        <w:rPr>
          <w:lang w:val="en-US"/>
        </w:rPr>
        <w:t>This motivated us to create a new approach that follow the player’s actions more closely</w:t>
      </w:r>
      <w:ins w:id="218" w:author="esteban clua" w:date="2013-07-14T16:10:00Z">
        <w:r w:rsidR="005A33DF">
          <w:rPr>
            <w:lang w:val="en-US"/>
          </w:rPr>
          <w:t xml:space="preserve"> and with higher granularity</w:t>
        </w:r>
      </w:ins>
      <w:r>
        <w:rPr>
          <w:lang w:val="en-US"/>
        </w:rPr>
        <w:t xml:space="preserve">, stating the player’s interactions during the game and which actions influenced the outcomes. This allows for understanding </w:t>
      </w:r>
      <w:ins w:id="219" w:author="esteban clua" w:date="2013-07-14T16:12:00Z">
        <w:r w:rsidR="005A33DF">
          <w:rPr>
            <w:lang w:val="en-US"/>
          </w:rPr>
          <w:t xml:space="preserve">and tracking </w:t>
        </w:r>
      </w:ins>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14:paraId="04B86658" w14:textId="77777777"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14:paraId="313AFDA9" w14:textId="77777777"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14:paraId="3F21FF02" w14:textId="77777777" w:rsidR="0056035F" w:rsidRPr="001E187B" w:rsidRDefault="0056035F" w:rsidP="0056035F">
      <w:pPr>
        <w:pStyle w:val="Ttulo1"/>
        <w:rPr>
          <w:lang w:val="en-US"/>
        </w:rPr>
      </w:pPr>
      <w:bookmarkStart w:id="220" w:name="_Toc361125369"/>
      <w:commentRangeStart w:id="221"/>
      <w:r w:rsidRPr="001E187B">
        <w:rPr>
          <w:lang w:val="en-US"/>
        </w:rPr>
        <w:lastRenderedPageBreak/>
        <w:t xml:space="preserve">– </w:t>
      </w:r>
      <w:r w:rsidR="000D6AC9" w:rsidRPr="001E187B">
        <w:rPr>
          <w:lang w:val="en-US"/>
        </w:rPr>
        <w:t>Provenance</w:t>
      </w:r>
      <w:bookmarkEnd w:id="220"/>
      <w:commentRangeEnd w:id="221"/>
      <w:r w:rsidR="00467325">
        <w:rPr>
          <w:rStyle w:val="Refdecomentrio"/>
          <w:rFonts w:eastAsiaTheme="minorHAnsi" w:cstheme="minorBidi"/>
          <w:b w:val="0"/>
          <w:bCs w:val="0"/>
          <w:caps w:val="0"/>
        </w:rPr>
        <w:commentReference w:id="221"/>
      </w:r>
    </w:p>
    <w:p w14:paraId="1640B590" w14:textId="77777777" w:rsidR="0056035F" w:rsidRDefault="000D6AC9" w:rsidP="0056035F">
      <w:pPr>
        <w:pStyle w:val="Ttulo2"/>
        <w:rPr>
          <w:lang w:val="en-US"/>
        </w:rPr>
      </w:pPr>
      <w:bookmarkStart w:id="222" w:name="_Toc361125370"/>
      <w:r w:rsidRPr="001E187B">
        <w:rPr>
          <w:lang w:val="en-US"/>
        </w:rPr>
        <w:t>Introduction</w:t>
      </w:r>
      <w:bookmarkEnd w:id="222"/>
    </w:p>
    <w:p w14:paraId="4B8213E1" w14:textId="77777777"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77101A"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77101A"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77101A"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77101A"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77101A" w:rsidRPr="001E187B">
        <w:rPr>
          <w:lang w:val="en-US"/>
        </w:rPr>
        <w:fldChar w:fldCharType="separate"/>
      </w:r>
      <w:r w:rsidR="00E54EA3" w:rsidRPr="00E54EA3">
        <w:rPr>
          <w:rFonts w:cs="Times New Roman"/>
          <w:lang w:val="en-US"/>
        </w:rPr>
        <w:t>(PREMIS WORKING GROUP, 2005)</w:t>
      </w:r>
      <w:r w:rsidR="0077101A"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77101A">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77101A">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77101A">
        <w:rPr>
          <w:lang w:val="en-US"/>
        </w:rPr>
        <w:fldChar w:fldCharType="end"/>
      </w:r>
      <w:r>
        <w:rPr>
          <w:lang w:val="en-US"/>
        </w:rPr>
        <w:t xml:space="preserve">. The prospective </w:t>
      </w:r>
      <w:commentRangeStart w:id="223"/>
      <w:r>
        <w:rPr>
          <w:lang w:val="en-US"/>
        </w:rPr>
        <w:t>provenance focuses on specifications and the necessary steps to achieve the generated data, while retrospective provenance focuses on the executed steps and external information used to derive the data.</w:t>
      </w:r>
    </w:p>
    <w:p w14:paraId="58416BEA" w14:textId="77777777"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commentRangeEnd w:id="223"/>
      <w:r w:rsidR="00B47F8E">
        <w:rPr>
          <w:rStyle w:val="Refdecomentrio"/>
        </w:rPr>
        <w:commentReference w:id="223"/>
      </w:r>
      <w:r>
        <w:rPr>
          <w:lang w:val="en-US"/>
        </w:rPr>
        <w:t>for</w:t>
      </w:r>
      <w:r w:rsidRPr="001E187B">
        <w:rPr>
          <w:lang w:val="en-US"/>
        </w:rPr>
        <w:t xml:space="preserve"> the subject were specifically created </w:t>
      </w:r>
      <w:r w:rsidR="0077101A"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77101A"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77101A"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77101A"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77101A"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77101A"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77101A"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77101A"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77101A"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77101A"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77101A"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77101A"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77101A"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77101A" w:rsidRPr="001E187B">
        <w:rPr>
          <w:lang w:val="en-US"/>
        </w:rPr>
        <w:fldChar w:fldCharType="end"/>
      </w:r>
      <w:r>
        <w:rPr>
          <w:lang w:val="en-US"/>
        </w:rPr>
        <w:t>, such as understanding provenance systems and how to express provenance information. It is based on retrospective provenance.</w:t>
      </w:r>
    </w:p>
    <w:p w14:paraId="60D5CD4B" w14:textId="77777777" w:rsidR="0095542E" w:rsidRPr="001E187B" w:rsidRDefault="0095542E" w:rsidP="0095542E">
      <w:pPr>
        <w:rPr>
          <w:lang w:val="en-US"/>
        </w:rPr>
      </w:pPr>
      <w:r w:rsidRPr="001E187B">
        <w:rPr>
          <w:lang w:val="en-US"/>
        </w:rPr>
        <w:t xml:space="preserve">Later, another provenance model, PROV </w:t>
      </w:r>
      <w:r w:rsidR="0077101A"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77101A" w:rsidRPr="001E187B">
        <w:rPr>
          <w:lang w:val="en-US"/>
        </w:rPr>
        <w:fldChar w:fldCharType="separate"/>
      </w:r>
      <w:r w:rsidR="00E54EA3" w:rsidRPr="00E54EA3">
        <w:rPr>
          <w:rFonts w:cs="Times New Roman"/>
          <w:lang w:val="en-US"/>
        </w:rPr>
        <w:t>(GIL; MILES, 2010)</w:t>
      </w:r>
      <w:r w:rsidR="0077101A"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77101A"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77101A"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77101A"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77101A"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77101A"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77101A" w:rsidRPr="001E187B">
        <w:rPr>
          <w:lang w:val="en-US"/>
        </w:rPr>
        <w:fldChar w:fldCharType="end"/>
      </w:r>
      <w:r w:rsidRPr="001E187B">
        <w:rPr>
          <w:lang w:val="en-US"/>
        </w:rPr>
        <w:t>.</w:t>
      </w:r>
    </w:p>
    <w:p w14:paraId="0531958F" w14:textId="5CB165DD"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del w:id="224" w:author="esteban clua" w:date="2013-07-14T16:26:00Z">
        <w:r w:rsidRPr="001E187B" w:rsidDel="00521A29">
          <w:rPr>
            <w:lang w:val="en-US"/>
          </w:rPr>
          <w:delText xml:space="preserve">makes </w:delText>
        </w:r>
      </w:del>
      <w:ins w:id="225" w:author="esteban clua" w:date="2013-07-14T16:26:00Z">
        <w:r w:rsidR="00521A29">
          <w:rPr>
            <w:lang w:val="en-US"/>
          </w:rPr>
          <w:t>points to</w:t>
        </w:r>
        <w:r w:rsidR="00521A29" w:rsidRPr="001E187B">
          <w:rPr>
            <w:lang w:val="en-US"/>
          </w:rPr>
          <w:t xml:space="preserve"> </w:t>
        </w:r>
      </w:ins>
      <w:r w:rsidRPr="001E187B">
        <w:rPr>
          <w:lang w:val="en-US"/>
        </w:rPr>
        <w:t xml:space="preserve">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14:paraId="5A434439" w14:textId="77777777" w:rsidR="0095542E" w:rsidRDefault="0095542E" w:rsidP="0095542E">
      <w:pPr>
        <w:rPr>
          <w:lang w:val="en-US"/>
        </w:rPr>
      </w:pPr>
      <w:r w:rsidRPr="001E187B">
        <w:rPr>
          <w:lang w:val="en-US"/>
        </w:rPr>
        <w:t xml:space="preserve">As such, this chapter is organized as follow: </w:t>
      </w:r>
      <w:r>
        <w:rPr>
          <w:lang w:val="en-US"/>
        </w:rPr>
        <w:t xml:space="preserve">Section </w:t>
      </w:r>
      <w:r w:rsidR="0077101A">
        <w:rPr>
          <w:lang w:val="en-US"/>
        </w:rPr>
        <w:fldChar w:fldCharType="begin"/>
      </w:r>
      <w:r>
        <w:rPr>
          <w:lang w:val="en-US"/>
        </w:rPr>
        <w:instrText xml:space="preserve"> REF _Ref355029016 \r \h </w:instrText>
      </w:r>
      <w:r w:rsidR="0077101A">
        <w:rPr>
          <w:lang w:val="en-US"/>
        </w:rPr>
      </w:r>
      <w:r w:rsidR="0077101A">
        <w:rPr>
          <w:lang w:val="en-US"/>
        </w:rPr>
        <w:fldChar w:fldCharType="separate"/>
      </w:r>
      <w:r w:rsidR="0056715F">
        <w:rPr>
          <w:lang w:val="en-US"/>
        </w:rPr>
        <w:t>3.2</w:t>
      </w:r>
      <w:r w:rsidR="0077101A">
        <w:rPr>
          <w:lang w:val="en-US"/>
        </w:rPr>
        <w:fldChar w:fldCharType="end"/>
      </w:r>
      <w:r>
        <w:rPr>
          <w:lang w:val="en-US"/>
        </w:rPr>
        <w:t xml:space="preserve"> provides a guiding example to aid understanding of provenance relationships in a provenance graph. Section </w:t>
      </w:r>
      <w:r w:rsidR="0077101A">
        <w:rPr>
          <w:lang w:val="en-US"/>
        </w:rPr>
        <w:fldChar w:fldCharType="begin"/>
      </w:r>
      <w:r>
        <w:rPr>
          <w:lang w:val="en-US"/>
        </w:rPr>
        <w:instrText xml:space="preserve"> REF _Ref353029623 \r \h </w:instrText>
      </w:r>
      <w:r w:rsidR="0077101A">
        <w:rPr>
          <w:lang w:val="en-US"/>
        </w:rPr>
      </w:r>
      <w:r w:rsidR="0077101A">
        <w:rPr>
          <w:lang w:val="en-US"/>
        </w:rPr>
        <w:fldChar w:fldCharType="separate"/>
      </w:r>
      <w:r w:rsidR="0056715F">
        <w:rPr>
          <w:lang w:val="en-US"/>
        </w:rPr>
        <w:t>3.3</w:t>
      </w:r>
      <w:r w:rsidR="0077101A">
        <w:rPr>
          <w:lang w:val="en-US"/>
        </w:rPr>
        <w:fldChar w:fldCharType="end"/>
      </w:r>
      <w:r>
        <w:rPr>
          <w:lang w:val="en-US"/>
        </w:rPr>
        <w:t xml:space="preserve"> and </w:t>
      </w:r>
      <w:r w:rsidR="0077101A">
        <w:rPr>
          <w:lang w:val="en-US"/>
        </w:rPr>
        <w:fldChar w:fldCharType="begin"/>
      </w:r>
      <w:r>
        <w:rPr>
          <w:lang w:val="en-US"/>
        </w:rPr>
        <w:instrText xml:space="preserve"> REF _Ref353029653 \r \h </w:instrText>
      </w:r>
      <w:r w:rsidR="0077101A">
        <w:rPr>
          <w:lang w:val="en-US"/>
        </w:rPr>
      </w:r>
      <w:r w:rsidR="0077101A">
        <w:rPr>
          <w:lang w:val="en-US"/>
        </w:rPr>
        <w:fldChar w:fldCharType="separate"/>
      </w:r>
      <w:r w:rsidR="0056715F">
        <w:rPr>
          <w:lang w:val="en-US"/>
        </w:rPr>
        <w:t>3.4</w:t>
      </w:r>
      <w:r w:rsidR="0077101A">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77101A">
        <w:rPr>
          <w:lang w:val="en-US"/>
        </w:rPr>
        <w:fldChar w:fldCharType="begin"/>
      </w:r>
      <w:r>
        <w:rPr>
          <w:lang w:val="en-US"/>
        </w:rPr>
        <w:instrText xml:space="preserve"> REF _Ref353029704 \r \h </w:instrText>
      </w:r>
      <w:r w:rsidR="0077101A">
        <w:rPr>
          <w:lang w:val="en-US"/>
        </w:rPr>
      </w:r>
      <w:r w:rsidR="0077101A">
        <w:rPr>
          <w:lang w:val="en-US"/>
        </w:rPr>
        <w:fldChar w:fldCharType="separate"/>
      </w:r>
      <w:r w:rsidR="0056715F">
        <w:rPr>
          <w:lang w:val="en-US"/>
        </w:rPr>
        <w:t>3.5</w:t>
      </w:r>
      <w:r w:rsidR="0077101A">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77101A">
        <w:rPr>
          <w:lang w:val="en-US"/>
        </w:rPr>
        <w:fldChar w:fldCharType="begin"/>
      </w:r>
      <w:r w:rsidR="00E4115A">
        <w:rPr>
          <w:lang w:val="en-US"/>
        </w:rPr>
        <w:instrText xml:space="preserve"> REF _Ref360904486 \r \h </w:instrText>
      </w:r>
      <w:r w:rsidR="0077101A">
        <w:rPr>
          <w:lang w:val="en-US"/>
        </w:rPr>
      </w:r>
      <w:r w:rsidR="0077101A">
        <w:rPr>
          <w:lang w:val="en-US"/>
        </w:rPr>
        <w:fldChar w:fldCharType="separate"/>
      </w:r>
      <w:r w:rsidR="0056715F">
        <w:rPr>
          <w:lang w:val="en-US"/>
        </w:rPr>
        <w:t>3.6</w:t>
      </w:r>
      <w:r w:rsidR="0077101A">
        <w:rPr>
          <w:lang w:val="en-US"/>
        </w:rPr>
        <w:fldChar w:fldCharType="end"/>
      </w:r>
      <w:r w:rsidR="00E4115A">
        <w:rPr>
          <w:lang w:val="en-US"/>
        </w:rPr>
        <w:t xml:space="preserve"> </w:t>
      </w:r>
      <w:r>
        <w:rPr>
          <w:lang w:val="en-US"/>
        </w:rPr>
        <w:t>presents the final considerations of this chapter.</w:t>
      </w:r>
    </w:p>
    <w:p w14:paraId="619D1E2A" w14:textId="77777777" w:rsidR="0095542E" w:rsidRDefault="0095542E" w:rsidP="0095542E">
      <w:pPr>
        <w:pStyle w:val="Ttulo2"/>
        <w:rPr>
          <w:lang w:val="en-US"/>
        </w:rPr>
      </w:pPr>
      <w:bookmarkStart w:id="226" w:name="_Ref355029016"/>
      <w:bookmarkStart w:id="227" w:name="_Toc361125371"/>
      <w:commentRangeStart w:id="228"/>
      <w:r>
        <w:rPr>
          <w:lang w:val="en-US"/>
        </w:rPr>
        <w:t>Guiding Example</w:t>
      </w:r>
      <w:bookmarkEnd w:id="226"/>
      <w:bookmarkEnd w:id="227"/>
      <w:commentRangeEnd w:id="228"/>
      <w:r w:rsidR="00521A29">
        <w:rPr>
          <w:rStyle w:val="Refdecomentrio"/>
          <w:rFonts w:eastAsiaTheme="minorHAnsi" w:cstheme="minorBidi"/>
          <w:b w:val="0"/>
          <w:bCs w:val="0"/>
          <w:caps w:val="0"/>
        </w:rPr>
        <w:commentReference w:id="228"/>
      </w:r>
    </w:p>
    <w:p w14:paraId="639B1AD4" w14:textId="77777777"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14:paraId="50613498" w14:textId="77777777"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14:paraId="3C2B958B" w14:textId="77777777" w:rsidR="0095542E" w:rsidRPr="00BE280E" w:rsidRDefault="0095542E" w:rsidP="0095542E">
      <w:pPr>
        <w:pStyle w:val="Ttulo2"/>
        <w:rPr>
          <w:rStyle w:val="TabelaChar"/>
          <w:b/>
          <w:sz w:val="24"/>
          <w:lang w:val="en-US"/>
        </w:rPr>
      </w:pPr>
      <w:bookmarkStart w:id="229" w:name="_Toc352784490"/>
      <w:bookmarkStart w:id="230" w:name="_Ref353029623"/>
      <w:bookmarkStart w:id="231" w:name="_Toc361125372"/>
      <w:r w:rsidRPr="00BE280E">
        <w:rPr>
          <w:rStyle w:val="TabelaChar"/>
          <w:b/>
          <w:sz w:val="24"/>
          <w:lang w:val="en-US"/>
        </w:rPr>
        <w:t>Open Provenance Model</w:t>
      </w:r>
      <w:bookmarkEnd w:id="229"/>
      <w:bookmarkEnd w:id="230"/>
      <w:bookmarkEnd w:id="231"/>
    </w:p>
    <w:p w14:paraId="6F14C5AB" w14:textId="3056B74D"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ins w:id="232" w:author="esteban clua" w:date="2013-07-14T16:35:00Z">
        <w:r w:rsidR="00B47F8E">
          <w:rPr>
            <w:lang w:val="en-US"/>
          </w:rPr>
          <w:t xml:space="preserve"> mainly</w:t>
        </w:r>
      </w:ins>
      <w:r w:rsidRPr="001E187B">
        <w:rPr>
          <w:lang w:val="en-US"/>
        </w:rPr>
        <w:t xml:space="preserve"> resulted from the first two challenges and was used on the third challenge:</w:t>
      </w:r>
    </w:p>
    <w:p w14:paraId="0AF0189A" w14:textId="54CDDF72" w:rsidR="0095542E" w:rsidRPr="002E07E3" w:rsidRDefault="0095542E" w:rsidP="0095542E">
      <w:pPr>
        <w:rPr>
          <w:lang w:val="en-US"/>
        </w:rPr>
      </w:pPr>
      <w:commentRangeStart w:id="233"/>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w:t>
      </w:r>
      <w:del w:id="234" w:author="esteban clua" w:date="2013-07-14T16:35:00Z">
        <w:r w:rsidRPr="002E07E3" w:rsidDel="00B47F8E">
          <w:rPr>
            <w:lang w:val="en-US"/>
          </w:rPr>
          <w:delText xml:space="preserve">Aimed </w:delText>
        </w:r>
      </w:del>
      <w:ins w:id="235" w:author="esteban clua" w:date="2013-07-14T16:35:00Z">
        <w:r w:rsidR="00B47F8E">
          <w:rPr>
            <w:lang w:val="en-US"/>
          </w:rPr>
          <w:t>Was focused on</w:t>
        </w:r>
      </w:ins>
      <w:del w:id="236" w:author="esteban clua" w:date="2013-07-14T16:35:00Z">
        <w:r w:rsidDel="00B47F8E">
          <w:rPr>
            <w:lang w:val="en-US"/>
          </w:rPr>
          <w:delText>at</w:delText>
        </w:r>
      </w:del>
      <w:r>
        <w:rPr>
          <w:lang w:val="en-US"/>
        </w:rPr>
        <w:t xml:space="preserve"> providing</w:t>
      </w:r>
      <w:r w:rsidRPr="002E07E3">
        <w:rPr>
          <w:lang w:val="en-US"/>
        </w:rPr>
        <w:t xml:space="preserve"> a forum for the community to understand the capabilities of different provenance systems and express their provenance representations.</w:t>
      </w:r>
    </w:p>
    <w:p w14:paraId="37EC7994" w14:textId="77777777"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14:paraId="0600EDFF" w14:textId="77777777"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E</w:t>
      </w:r>
      <w:commentRangeEnd w:id="233"/>
      <w:r w:rsidR="00B47F8E">
        <w:rPr>
          <w:rStyle w:val="Refdecomentrio"/>
        </w:rPr>
        <w:commentReference w:id="233"/>
      </w:r>
      <w:proofErr w:type="gramStart"/>
      <w:r w:rsidRPr="002E07E3">
        <w:rPr>
          <w:lang w:val="en-US"/>
        </w:rPr>
        <w:t>valuate</w:t>
      </w:r>
      <w:proofErr w:type="gramEnd"/>
      <w:r w:rsidRPr="002E07E3">
        <w:rPr>
          <w:lang w:val="en-US"/>
        </w:rPr>
        <w:t xml:space="preserve"> the OPM </w:t>
      </w:r>
      <w:r>
        <w:rPr>
          <w:lang w:val="en-US"/>
        </w:rPr>
        <w:t>in a practical setting</w:t>
      </w:r>
      <w:r w:rsidRPr="002E07E3">
        <w:rPr>
          <w:lang w:val="en-US"/>
        </w:rPr>
        <w:t xml:space="preserve">, from an interoperability </w:t>
      </w:r>
      <w:r>
        <w:rPr>
          <w:lang w:val="en-US"/>
        </w:rPr>
        <w:t>perspective</w:t>
      </w:r>
      <w:r w:rsidRPr="002E07E3">
        <w:rPr>
          <w:lang w:val="en-US"/>
        </w:rPr>
        <w:t>.</w:t>
      </w:r>
    </w:p>
    <w:p w14:paraId="6CB71132" w14:textId="77777777"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77101A"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77101A"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sidRPr="001E187B">
        <w:rPr>
          <w:lang w:val="en-US"/>
        </w:rPr>
        <w:fldChar w:fldCharType="end"/>
      </w:r>
      <w:r>
        <w:rPr>
          <w:lang w:val="en-US"/>
        </w:rPr>
        <w:t>.</w:t>
      </w:r>
    </w:p>
    <w:p w14:paraId="461BA8E5" w14:textId="77777777"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77101A"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77101A" w:rsidRPr="001E187B">
        <w:rPr>
          <w:lang w:val="en-US"/>
        </w:rPr>
        <w:fldChar w:fldCharType="separate"/>
      </w:r>
      <w:r w:rsidR="00E54EA3" w:rsidRPr="00E54EA3">
        <w:rPr>
          <w:rFonts w:cs="Times New Roman"/>
          <w:lang w:val="en-US"/>
        </w:rPr>
        <w:t>(2007)</w:t>
      </w:r>
      <w:r w:rsidR="0077101A" w:rsidRPr="001E187B">
        <w:rPr>
          <w:lang w:val="en-US"/>
        </w:rPr>
        <w:fldChar w:fldCharType="end"/>
      </w:r>
      <w:r w:rsidRPr="001E187B">
        <w:rPr>
          <w:lang w:val="en-US"/>
        </w:rPr>
        <w:t xml:space="preserve">, a provenance graph is </w:t>
      </w:r>
      <w:r>
        <w:rPr>
          <w:lang w:val="en-US"/>
        </w:rPr>
        <w:t>“</w:t>
      </w:r>
      <w:r w:rsidRPr="00336524">
        <w:rPr>
          <w:i/>
          <w:lang w:val="en-US"/>
        </w:rPr>
        <w:t>a record of a past or current execution,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14:paraId="2E2B2B3D" w14:textId="77777777" w:rsidR="0095542E" w:rsidRPr="001E187B" w:rsidRDefault="0095542E" w:rsidP="0095542E">
      <w:pPr>
        <w:pStyle w:val="Ttulo3"/>
        <w:rPr>
          <w:lang w:val="en-US"/>
        </w:rPr>
      </w:pPr>
      <w:bookmarkStart w:id="237" w:name="_Toc352784491"/>
      <w:bookmarkStart w:id="238" w:name="_Toc361125373"/>
      <w:r>
        <w:rPr>
          <w:lang w:val="en-US"/>
        </w:rPr>
        <w:t>Types and Relations</w:t>
      </w:r>
      <w:bookmarkEnd w:id="237"/>
      <w:bookmarkEnd w:id="238"/>
    </w:p>
    <w:p w14:paraId="49269907" w14:textId="77777777"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77101A">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77101A">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lang w:val="en-US"/>
        </w:rPr>
        <w:fldChar w:fldCharType="end"/>
      </w:r>
      <w:r>
        <w:rPr>
          <w:i/>
          <w:lang w:val="en-US"/>
        </w:rPr>
        <w:t>.</w:t>
      </w:r>
    </w:p>
    <w:p w14:paraId="68C98186" w14:textId="4AEE5C86"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77101A"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77101A" w:rsidRPr="001E187B">
        <w:rPr>
          <w:lang w:val="en-US"/>
        </w:rPr>
        <w:fldChar w:fldCharType="separate"/>
      </w:r>
      <w:r w:rsidR="00E54EA3" w:rsidRPr="00527CAD">
        <w:rPr>
          <w:rFonts w:cs="Times New Roman"/>
          <w:lang w:val="en-US"/>
        </w:rPr>
        <w:t>(2007)</w:t>
      </w:r>
      <w:r w:rsidR="0077101A" w:rsidRPr="001E187B">
        <w:rPr>
          <w:lang w:val="en-US"/>
        </w:rPr>
        <w:fldChar w:fldCharType="end"/>
      </w:r>
      <w:r w:rsidRPr="001E187B">
        <w:rPr>
          <w:lang w:val="en-US"/>
        </w:rPr>
        <w:t xml:space="preserve"> </w:t>
      </w:r>
      <w:r>
        <w:rPr>
          <w:lang w:val="en-US"/>
        </w:rPr>
        <w:t xml:space="preserve">and </w:t>
      </w:r>
      <w:ins w:id="239" w:author="esteban clua" w:date="2013-07-14T16:38:00Z">
        <w:r w:rsidR="00B47F8E">
          <w:rPr>
            <w:lang w:val="en-US"/>
          </w:rPr>
          <w:t xml:space="preserve">are </w:t>
        </w:r>
      </w:ins>
      <w:r w:rsidRPr="001E187B">
        <w:rPr>
          <w:lang w:val="en-US"/>
        </w:rPr>
        <w:t xml:space="preserve">described </w:t>
      </w:r>
      <w:r>
        <w:rPr>
          <w:lang w:val="en-US"/>
        </w:rPr>
        <w:t>at</w:t>
      </w:r>
      <w:r w:rsidRPr="001E187B">
        <w:rPr>
          <w:lang w:val="en-US"/>
        </w:rPr>
        <w:t xml:space="preserve"> </w:t>
      </w:r>
      <w:r w:rsidR="00BF0DC5">
        <w:fldChar w:fldCharType="begin"/>
      </w:r>
      <w:r w:rsidR="00BF0DC5" w:rsidRPr="00D30D88">
        <w:rPr>
          <w:lang w:val="en-US"/>
          <w:rPrChange w:id="240" w:author="Micro" w:date="2013-07-17T12:37:00Z">
            <w:rPr/>
          </w:rPrChange>
        </w:rPr>
        <w:instrText xml:space="preserve"> REF _Ref335238586 \h  \* MERGEFORMAT </w:instrText>
      </w:r>
      <w:r w:rsidR="00BF0DC5">
        <w:fldChar w:fldCharType="separate"/>
      </w:r>
      <w:r w:rsidR="0056715F" w:rsidRPr="001E187B">
        <w:rPr>
          <w:lang w:val="en-US"/>
        </w:rPr>
        <w:t xml:space="preserve">Figure </w:t>
      </w:r>
      <w:r w:rsidR="0056715F">
        <w:rPr>
          <w:lang w:val="en-US"/>
        </w:rPr>
        <w:t>6</w:t>
      </w:r>
      <w:r w:rsidR="00BF0DC5">
        <w:fldChar w:fldCharType="end"/>
      </w:r>
      <w:r w:rsidRPr="007B76A3">
        <w:rPr>
          <w:lang w:val="en-US"/>
        </w:rPr>
        <w:t>.</w:t>
      </w:r>
      <w:r>
        <w:rPr>
          <w:lang w:val="en-US"/>
        </w:rPr>
        <w:t xml:space="preserve"> Using the OPM notation, it is possible to generate a provenance graph for the cake’s baking process, which is illustrated at </w:t>
      </w:r>
      <w:r w:rsidR="0077101A">
        <w:rPr>
          <w:lang w:val="en-US"/>
        </w:rPr>
        <w:fldChar w:fldCharType="begin"/>
      </w:r>
      <w:r>
        <w:rPr>
          <w:lang w:val="en-US"/>
        </w:rPr>
        <w:instrText xml:space="preserve"> REF _Ref355012147 \h </w:instrText>
      </w:r>
      <w:r w:rsidR="0077101A">
        <w:rPr>
          <w:lang w:val="en-US"/>
        </w:rPr>
      </w:r>
      <w:r w:rsidR="0077101A">
        <w:rPr>
          <w:lang w:val="en-US"/>
        </w:rPr>
        <w:fldChar w:fldCharType="separate"/>
      </w:r>
      <w:r w:rsidR="0056715F" w:rsidRPr="003E57E3">
        <w:rPr>
          <w:lang w:val="en-US"/>
        </w:rPr>
        <w:t xml:space="preserve">Figure </w:t>
      </w:r>
      <w:r w:rsidR="0056715F">
        <w:rPr>
          <w:noProof/>
          <w:lang w:val="en-US"/>
        </w:rPr>
        <w:t>7</w:t>
      </w:r>
      <w:r w:rsidR="0077101A">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14:paraId="157AE5AC" w14:textId="77777777" w:rsidR="0095542E" w:rsidRPr="001E187B" w:rsidRDefault="0095542E" w:rsidP="00723012">
      <w:pPr>
        <w:pStyle w:val="Ttulo1"/>
        <w:numPr>
          <w:ilvl w:val="0"/>
          <w:numId w:val="0"/>
        </w:numPr>
        <w:rPr>
          <w:lang w:val="en-US"/>
        </w:rPr>
      </w:pPr>
      <w:r>
        <w:rPr>
          <w:noProof/>
          <w:lang w:eastAsia="pt-BR"/>
        </w:rPr>
        <w:lastRenderedPageBreak/>
        <w:drawing>
          <wp:inline distT="0" distB="0" distL="0" distR="0" wp14:anchorId="5027CDA2" wp14:editId="2208A6A8">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14:paraId="26C9B1DB" w14:textId="77777777" w:rsidR="0095542E" w:rsidRPr="001E187B" w:rsidRDefault="0095542E" w:rsidP="00723012">
      <w:pPr>
        <w:pStyle w:val="Legenda"/>
        <w:ind w:firstLine="0"/>
        <w:rPr>
          <w:lang w:val="en-US"/>
        </w:rPr>
      </w:pPr>
      <w:bookmarkStart w:id="241" w:name="_Ref335238586"/>
      <w:bookmarkStart w:id="242" w:name="_Toc352776692"/>
      <w:bookmarkStart w:id="243" w:name="_Toc361124123"/>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6</w:t>
      </w:r>
      <w:r w:rsidR="0077101A">
        <w:rPr>
          <w:lang w:val="en-US"/>
        </w:rPr>
        <w:fldChar w:fldCharType="end"/>
      </w:r>
      <w:bookmarkEnd w:id="241"/>
      <w:r w:rsidRPr="001E187B">
        <w:rPr>
          <w:lang w:val="en-US"/>
        </w:rPr>
        <w:t xml:space="preserve">: Edges in OPM. </w:t>
      </w:r>
      <w:r>
        <w:rPr>
          <w:lang w:val="en-US"/>
        </w:rPr>
        <w:t>Adapted from</w:t>
      </w:r>
      <w:r w:rsidRPr="001E187B">
        <w:rPr>
          <w:lang w:val="en-US"/>
        </w:rPr>
        <w:t xml:space="preserve"> </w:t>
      </w:r>
      <w:r>
        <w:rPr>
          <w:lang w:val="en-US"/>
        </w:rPr>
        <w:t xml:space="preserve">MOREAU </w:t>
      </w:r>
      <w:r>
        <w:rPr>
          <w:i/>
          <w:lang w:val="en-US"/>
        </w:rPr>
        <w:t>et al.</w:t>
      </w:r>
      <w:r w:rsidR="0077101A">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77101A">
        <w:rPr>
          <w:lang w:val="en-US"/>
        </w:rPr>
        <w:fldChar w:fldCharType="separate"/>
      </w:r>
      <w:r w:rsidR="00E54EA3" w:rsidRPr="00E54EA3">
        <w:rPr>
          <w:rFonts w:cs="Times New Roman"/>
        </w:rPr>
        <w:t>(2007)</w:t>
      </w:r>
      <w:r w:rsidR="0077101A">
        <w:rPr>
          <w:lang w:val="en-US"/>
        </w:rPr>
        <w:fldChar w:fldCharType="end"/>
      </w:r>
      <w:r w:rsidRPr="001E187B">
        <w:rPr>
          <w:lang w:val="en-US"/>
        </w:rPr>
        <w:t>.</w:t>
      </w:r>
      <w:bookmarkEnd w:id="242"/>
      <w:bookmarkEnd w:id="243"/>
    </w:p>
    <w:p w14:paraId="22B8E525" w14:textId="77777777" w:rsidR="0095542E" w:rsidRDefault="0095542E" w:rsidP="00723012">
      <w:pPr>
        <w:keepNext/>
        <w:ind w:firstLine="0"/>
      </w:pPr>
      <w:r>
        <w:rPr>
          <w:noProof/>
          <w:lang w:eastAsia="pt-BR"/>
        </w:rPr>
        <w:drawing>
          <wp:inline distT="0" distB="0" distL="0" distR="0" wp14:anchorId="40EE3699" wp14:editId="0DB174EF">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14:paraId="2A3B73F7" w14:textId="77777777" w:rsidR="0095542E" w:rsidRDefault="0095542E" w:rsidP="00723012">
      <w:pPr>
        <w:pStyle w:val="Legenda"/>
        <w:ind w:firstLine="0"/>
        <w:rPr>
          <w:lang w:val="en-US"/>
        </w:rPr>
      </w:pPr>
      <w:bookmarkStart w:id="244" w:name="_Ref355012147"/>
      <w:bookmarkStart w:id="245" w:name="_Toc361124124"/>
      <w:r w:rsidRPr="003E57E3">
        <w:rPr>
          <w:lang w:val="en-US"/>
        </w:rPr>
        <w:t xml:space="preserve">Figure </w:t>
      </w:r>
      <w:r w:rsidR="0077101A">
        <w:fldChar w:fldCharType="begin"/>
      </w:r>
      <w:r w:rsidRPr="003E57E3">
        <w:rPr>
          <w:lang w:val="en-US"/>
        </w:rPr>
        <w:instrText xml:space="preserve"> SEQ Figure \* ARABIC </w:instrText>
      </w:r>
      <w:r w:rsidR="0077101A">
        <w:fldChar w:fldCharType="separate"/>
      </w:r>
      <w:r w:rsidR="0056715F">
        <w:rPr>
          <w:noProof/>
          <w:lang w:val="en-US"/>
        </w:rPr>
        <w:t>7</w:t>
      </w:r>
      <w:r w:rsidR="0077101A">
        <w:fldChar w:fldCharType="end"/>
      </w:r>
      <w:bookmarkEnd w:id="244"/>
      <w:r w:rsidRPr="003E57E3">
        <w:rPr>
          <w:lang w:val="en-US"/>
        </w:rPr>
        <w:t xml:space="preserve">: A </w:t>
      </w:r>
      <w:r>
        <w:rPr>
          <w:lang w:val="en-US"/>
        </w:rPr>
        <w:t>simplified c</w:t>
      </w:r>
      <w:r w:rsidRPr="003E57E3">
        <w:rPr>
          <w:lang w:val="en-US"/>
        </w:rPr>
        <w:t>ake’s provenance graph.</w:t>
      </w:r>
      <w:bookmarkEnd w:id="245"/>
    </w:p>
    <w:p w14:paraId="45DC950F" w14:textId="77777777"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r w:rsidR="00BF0DC5">
        <w:fldChar w:fldCharType="begin"/>
      </w:r>
      <w:r w:rsidR="00BF0DC5" w:rsidRPr="009C73C1">
        <w:rPr>
          <w:lang w:val="en-US"/>
          <w:rPrChange w:id="246" w:author="Micro" w:date="2013-07-15T15:46:00Z">
            <w:rPr/>
          </w:rPrChange>
        </w:rPr>
        <w:instrText xml:space="preserve"> REF _Ref335238586 \h  \* MERGEFORMAT </w:instrText>
      </w:r>
      <w:r w:rsidR="00BF0DC5">
        <w:fldChar w:fldCharType="separate"/>
      </w:r>
      <w:r w:rsidR="0056715F" w:rsidRPr="001E187B">
        <w:rPr>
          <w:lang w:val="en-US"/>
        </w:rPr>
        <w:t xml:space="preserve">Figure </w:t>
      </w:r>
      <w:r w:rsidR="0056715F">
        <w:rPr>
          <w:lang w:val="en-US"/>
        </w:rPr>
        <w:t>6</w:t>
      </w:r>
      <w:r w:rsidR="00BF0DC5">
        <w:fldChar w:fldCharType="end"/>
      </w:r>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14:paraId="3A4F417B" w14:textId="77777777"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14:paraId="0D8FEE25" w14:textId="44A2B238"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w:t>
      </w:r>
      <w:del w:id="247" w:author="esteban clua" w:date="2013-07-14T16:43:00Z">
        <w:r w:rsidDel="00B47F8E">
          <w:rPr>
            <w:lang w:val="en-US"/>
          </w:rPr>
          <w:delText xml:space="preserve">in the </w:delText>
        </w:r>
      </w:del>
      <w:r>
        <w:rPr>
          <w:lang w:val="en-US"/>
        </w:rPr>
        <w:t xml:space="preserve">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14:paraId="65AFA87A" w14:textId="77777777"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14:paraId="1EDF4283" w14:textId="77777777"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w:t>
      </w:r>
      <w:commentRangeStart w:id="248"/>
      <w:r>
        <w:rPr>
          <w:szCs w:val="24"/>
          <w:lang w:val="en-US"/>
        </w:rPr>
        <w:t xml:space="preserve">had to be generated for </w:t>
      </w:r>
      <w:r w:rsidRPr="0032772B">
        <w:rPr>
          <w:i/>
          <w:szCs w:val="24"/>
          <w:lang w:val="en-US"/>
        </w:rPr>
        <w:t>artifact</w:t>
      </w:r>
      <w:r>
        <w:rPr>
          <w:szCs w:val="24"/>
          <w:lang w:val="en-US"/>
        </w:rPr>
        <w:t xml:space="preserve"> to be generated</w:t>
      </w:r>
      <w:commentRangeEnd w:id="248"/>
      <w:r w:rsidR="009B6A14">
        <w:rPr>
          <w:rStyle w:val="Refdecomentrio"/>
        </w:rPr>
        <w:commentReference w:id="248"/>
      </w:r>
      <w:r>
        <w:rPr>
          <w:szCs w:val="24"/>
          <w:lang w:val="en-US"/>
        </w:rPr>
        <w:t>. Using the cake example, the butter is made by churning milk. In other worlds, milk is necessary for the creation of butter, this way, butter was derived from the milk.</w:t>
      </w:r>
    </w:p>
    <w:p w14:paraId="76076E88" w14:textId="53C0D735"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77101A">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77101A">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del w:id="249" w:author="esteban clua" w:date="2013-07-14T16:46:00Z">
        <w:r w:rsidDel="009B6A14">
          <w:rPr>
            <w:szCs w:val="24"/>
            <w:lang w:val="en-US"/>
          </w:rPr>
          <w:delText xml:space="preserve">for </w:delText>
        </w:r>
      </w:del>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14:paraId="16285A89" w14:textId="77777777" w:rsidR="0095542E" w:rsidRDefault="00BF0DC5" w:rsidP="0095542E">
      <w:pPr>
        <w:rPr>
          <w:szCs w:val="24"/>
          <w:lang w:val="en-US"/>
        </w:rPr>
      </w:pPr>
      <w:r>
        <w:fldChar w:fldCharType="begin"/>
      </w:r>
      <w:r w:rsidRPr="009C73C1">
        <w:rPr>
          <w:lang w:val="en-US"/>
          <w:rPrChange w:id="250" w:author="Micro" w:date="2013-07-15T15:46:00Z">
            <w:rPr/>
          </w:rPrChange>
        </w:rPr>
        <w:instrText xml:space="preserve"> REF _Ref335238586 \h  \* MERGEFORMAT </w:instrText>
      </w:r>
      <w:r>
        <w:fldChar w:fldCharType="separate"/>
      </w:r>
      <w:r w:rsidR="0056715F" w:rsidRPr="0056715F">
        <w:rPr>
          <w:szCs w:val="24"/>
          <w:lang w:val="en-US"/>
        </w:rPr>
        <w:t>Figure 6</w:t>
      </w:r>
      <w:r>
        <w:fldChar w:fldCharType="end"/>
      </w:r>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14:paraId="2525E874" w14:textId="77777777" w:rsidR="0095542E" w:rsidRPr="001E187B" w:rsidRDefault="0095542E" w:rsidP="0095542E">
      <w:pPr>
        <w:pStyle w:val="Ttulo3"/>
        <w:rPr>
          <w:lang w:val="en-US"/>
        </w:rPr>
      </w:pPr>
      <w:bookmarkStart w:id="251" w:name="_Toc361125374"/>
      <w:r>
        <w:rPr>
          <w:lang w:val="en-US"/>
        </w:rPr>
        <w:t>Inference</w:t>
      </w:r>
      <w:bookmarkEnd w:id="251"/>
    </w:p>
    <w:p w14:paraId="3A5363D6" w14:textId="77777777"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77101A">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77101A">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14:paraId="2C29DD56" w14:textId="77777777"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77101A">
        <w:rPr>
          <w:szCs w:val="24"/>
          <w:lang w:val="en-US"/>
        </w:rPr>
        <w:fldChar w:fldCharType="begin"/>
      </w:r>
      <w:r>
        <w:rPr>
          <w:szCs w:val="24"/>
          <w:lang w:val="en-US"/>
        </w:rPr>
        <w:instrText xml:space="preserve"> REF _Ref335234162 \h </w:instrText>
      </w:r>
      <w:r w:rsidR="0077101A">
        <w:rPr>
          <w:szCs w:val="24"/>
          <w:lang w:val="en-US"/>
        </w:rPr>
      </w:r>
      <w:r w:rsidR="0077101A">
        <w:rPr>
          <w:szCs w:val="24"/>
          <w:lang w:val="en-US"/>
        </w:rPr>
        <w:fldChar w:fldCharType="separate"/>
      </w:r>
      <w:r w:rsidR="0056715F" w:rsidRPr="001E187B">
        <w:rPr>
          <w:lang w:val="en-US"/>
        </w:rPr>
        <w:t xml:space="preserve">Figure </w:t>
      </w:r>
      <w:r w:rsidR="0056715F">
        <w:rPr>
          <w:noProof/>
          <w:lang w:val="en-US"/>
        </w:rPr>
        <w:t>8</w:t>
      </w:r>
      <w:r w:rsidR="0077101A">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14:paraId="5D1D08DA" w14:textId="77777777" w:rsidR="0095542E" w:rsidRPr="001E187B" w:rsidRDefault="0095542E" w:rsidP="00723012">
      <w:pPr>
        <w:ind w:firstLine="0"/>
        <w:jc w:val="center"/>
        <w:rPr>
          <w:lang w:val="en-US"/>
        </w:rPr>
      </w:pPr>
      <w:r>
        <w:rPr>
          <w:noProof/>
          <w:lang w:eastAsia="pt-BR"/>
        </w:rPr>
        <w:drawing>
          <wp:inline distT="0" distB="0" distL="0" distR="0" wp14:anchorId="6BDFB722" wp14:editId="00818A0B">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14:paraId="3DE98084" w14:textId="77777777" w:rsidR="0095542E" w:rsidRPr="001E187B" w:rsidRDefault="0095542E" w:rsidP="00723012">
      <w:pPr>
        <w:pStyle w:val="Legenda"/>
        <w:ind w:firstLine="0"/>
        <w:rPr>
          <w:lang w:val="en-US"/>
        </w:rPr>
      </w:pPr>
      <w:bookmarkStart w:id="252" w:name="_Ref335234162"/>
      <w:bookmarkStart w:id="253" w:name="_Toc352776693"/>
      <w:bookmarkStart w:id="254" w:name="_Toc361124125"/>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8</w:t>
      </w:r>
      <w:r w:rsidR="0077101A">
        <w:rPr>
          <w:lang w:val="en-US"/>
        </w:rPr>
        <w:fldChar w:fldCharType="end"/>
      </w:r>
      <w:bookmarkEnd w:id="252"/>
      <w:r w:rsidRPr="001E187B">
        <w:rPr>
          <w:lang w:val="en-US"/>
        </w:rPr>
        <w:t>: Artifact introdu</w:t>
      </w:r>
      <w:r>
        <w:rPr>
          <w:lang w:val="en-US"/>
        </w:rPr>
        <w:t>ction and elimination using the cake example.</w:t>
      </w:r>
      <w:bookmarkEnd w:id="253"/>
      <w:bookmarkEnd w:id="254"/>
    </w:p>
    <w:p w14:paraId="41F42251" w14:textId="77777777"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77101A">
        <w:rPr>
          <w:lang w:val="en-US"/>
        </w:rPr>
        <w:fldChar w:fldCharType="begin"/>
      </w:r>
      <w:r>
        <w:rPr>
          <w:lang w:val="en-US"/>
        </w:rPr>
        <w:instrText xml:space="preserve"> REF _Ref335235276 \h </w:instrText>
      </w:r>
      <w:r w:rsidR="0077101A">
        <w:rPr>
          <w:lang w:val="en-US"/>
        </w:rPr>
      </w:r>
      <w:r w:rsidR="0077101A">
        <w:rPr>
          <w:lang w:val="en-US"/>
        </w:rPr>
        <w:fldChar w:fldCharType="separate"/>
      </w:r>
      <w:r w:rsidR="0056715F" w:rsidRPr="00B45E81">
        <w:rPr>
          <w:lang w:val="en-US"/>
        </w:rPr>
        <w:t xml:space="preserve">Figure </w:t>
      </w:r>
      <w:r w:rsidR="0056715F">
        <w:rPr>
          <w:noProof/>
          <w:lang w:val="en-US"/>
        </w:rPr>
        <w:t>9</w:t>
      </w:r>
      <w:r w:rsidR="0077101A">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14:paraId="4DD55983" w14:textId="77777777" w:rsidR="0095542E" w:rsidRDefault="0095542E" w:rsidP="00723012">
      <w:pPr>
        <w:ind w:firstLine="0"/>
        <w:jc w:val="center"/>
        <w:rPr>
          <w:lang w:val="en-US"/>
        </w:rPr>
      </w:pPr>
      <w:r>
        <w:rPr>
          <w:noProof/>
          <w:lang w:eastAsia="pt-BR"/>
        </w:rPr>
        <w:drawing>
          <wp:inline distT="0" distB="0" distL="0" distR="0" wp14:anchorId="049970B0" wp14:editId="0D84B542">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14:paraId="0CD7D980" w14:textId="77777777" w:rsidR="0095542E" w:rsidRPr="00B45E81" w:rsidRDefault="0095542E" w:rsidP="00723012">
      <w:pPr>
        <w:pStyle w:val="Legenda"/>
        <w:ind w:firstLine="0"/>
        <w:rPr>
          <w:lang w:val="en-US"/>
        </w:rPr>
      </w:pPr>
      <w:bookmarkStart w:id="255" w:name="_Ref335235276"/>
      <w:bookmarkStart w:id="256" w:name="_Toc352776694"/>
      <w:bookmarkStart w:id="257" w:name="_Toc361124126"/>
      <w:r w:rsidRPr="00B45E81">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9</w:t>
      </w:r>
      <w:r w:rsidR="0077101A">
        <w:rPr>
          <w:lang w:val="en-US"/>
        </w:rPr>
        <w:fldChar w:fldCharType="end"/>
      </w:r>
      <w:bookmarkEnd w:id="255"/>
      <w:r w:rsidRPr="00B45E81">
        <w:rPr>
          <w:lang w:val="en-US"/>
        </w:rPr>
        <w:t>: Process introduction</w:t>
      </w:r>
      <w:r>
        <w:rPr>
          <w:lang w:val="en-US"/>
        </w:rPr>
        <w:t xml:space="preserve"> and elimination in the cake example</w:t>
      </w:r>
      <w:r w:rsidRPr="00B45E81">
        <w:rPr>
          <w:lang w:val="en-US"/>
        </w:rPr>
        <w:t>.</w:t>
      </w:r>
      <w:bookmarkEnd w:id="256"/>
      <w:bookmarkEnd w:id="257"/>
    </w:p>
    <w:p w14:paraId="4FBFADFC" w14:textId="280CFD66"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77101A">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77101A">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ins w:id="258" w:author="esteban clua" w:date="2013-07-14T16:50:00Z">
        <w:r w:rsidR="009B6A14">
          <w:rPr>
            <w:szCs w:val="24"/>
            <w:lang w:val="en-US"/>
          </w:rPr>
          <w:t xml:space="preserve">in order </w:t>
        </w:r>
      </w:ins>
      <w:r>
        <w:rPr>
          <w:szCs w:val="24"/>
          <w:lang w:val="en-US"/>
        </w:rPr>
        <w:t xml:space="preserve">to have the same meaning as their normal counterparts. </w:t>
      </w:r>
    </w:p>
    <w:p w14:paraId="07827604" w14:textId="77777777"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77101A">
        <w:rPr>
          <w:szCs w:val="24"/>
          <w:lang w:val="en-US"/>
        </w:rPr>
        <w:fldChar w:fldCharType="begin"/>
      </w:r>
      <w:r>
        <w:rPr>
          <w:szCs w:val="24"/>
          <w:lang w:val="en-US"/>
        </w:rPr>
        <w:instrText xml:space="preserve"> REF _Ref355017013 \h </w:instrText>
      </w:r>
      <w:r w:rsidR="0077101A">
        <w:rPr>
          <w:szCs w:val="24"/>
          <w:lang w:val="en-US"/>
        </w:rPr>
      </w:r>
      <w:r w:rsidR="0077101A">
        <w:rPr>
          <w:szCs w:val="24"/>
          <w:lang w:val="en-US"/>
        </w:rPr>
        <w:fldChar w:fldCharType="separate"/>
      </w:r>
      <w:r w:rsidR="0056715F" w:rsidRPr="00F671ED">
        <w:rPr>
          <w:lang w:val="en-US"/>
        </w:rPr>
        <w:t xml:space="preserve">Figure </w:t>
      </w:r>
      <w:r w:rsidR="0056715F">
        <w:rPr>
          <w:noProof/>
          <w:lang w:val="en-US"/>
        </w:rPr>
        <w:t>10</w:t>
      </w:r>
      <w:r w:rsidR="0077101A">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14:paraId="32F62649" w14:textId="77777777" w:rsidR="0095542E" w:rsidRDefault="0095542E" w:rsidP="00723012">
      <w:pPr>
        <w:keepNext/>
        <w:ind w:firstLine="0"/>
      </w:pPr>
      <w:r>
        <w:rPr>
          <w:noProof/>
          <w:lang w:eastAsia="pt-BR"/>
        </w:rPr>
        <w:lastRenderedPageBreak/>
        <w:drawing>
          <wp:inline distT="0" distB="0" distL="0" distR="0" wp14:anchorId="372A4F1F" wp14:editId="6D2A1DED">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14:paraId="28278627" w14:textId="77777777" w:rsidR="0095542E" w:rsidRPr="00F671ED" w:rsidRDefault="0095542E" w:rsidP="00723012">
      <w:pPr>
        <w:pStyle w:val="Legenda"/>
        <w:ind w:firstLine="0"/>
        <w:rPr>
          <w:szCs w:val="24"/>
          <w:lang w:val="en-US"/>
        </w:rPr>
      </w:pPr>
      <w:bookmarkStart w:id="259" w:name="_Ref355017013"/>
      <w:bookmarkStart w:id="260" w:name="_Toc361124127"/>
      <w:r w:rsidRPr="00F671ED">
        <w:rPr>
          <w:lang w:val="en-US"/>
        </w:rPr>
        <w:t xml:space="preserve">Figure </w:t>
      </w:r>
      <w:r w:rsidR="0077101A">
        <w:fldChar w:fldCharType="begin"/>
      </w:r>
      <w:r w:rsidRPr="00F671ED">
        <w:rPr>
          <w:lang w:val="en-US"/>
        </w:rPr>
        <w:instrText xml:space="preserve"> SEQ Figure \* ARABIC </w:instrText>
      </w:r>
      <w:r w:rsidR="0077101A">
        <w:fldChar w:fldCharType="separate"/>
      </w:r>
      <w:r w:rsidR="0056715F">
        <w:rPr>
          <w:noProof/>
          <w:lang w:val="en-US"/>
        </w:rPr>
        <w:t>10</w:t>
      </w:r>
      <w:r w:rsidR="0077101A">
        <w:fldChar w:fldCharType="end"/>
      </w:r>
      <w:bookmarkEnd w:id="259"/>
      <w:r w:rsidRPr="00F671ED">
        <w:rPr>
          <w:lang w:val="en-US"/>
        </w:rPr>
        <w:t>: Multi-step edges in</w:t>
      </w:r>
      <w:r>
        <w:rPr>
          <w:lang w:val="en-US"/>
        </w:rPr>
        <w:t xml:space="preserve"> the cake example.</w:t>
      </w:r>
      <w:bookmarkEnd w:id="260"/>
    </w:p>
    <w:p w14:paraId="0F525286" w14:textId="77777777" w:rsidR="0095542E" w:rsidRPr="00A21DEA" w:rsidRDefault="0095542E" w:rsidP="00723012">
      <w:pPr>
        <w:keepNext/>
        <w:framePr w:hSpace="187" w:wrap="around" w:hAnchor="text" w:yAlign="bottom"/>
        <w:ind w:firstLine="0"/>
        <w:jc w:val="center"/>
        <w:rPr>
          <w:lang w:val="en-US"/>
        </w:rPr>
      </w:pPr>
      <w:r>
        <w:rPr>
          <w:noProof/>
          <w:lang w:eastAsia="pt-BR"/>
        </w:rPr>
        <w:drawing>
          <wp:inline distT="0" distB="0" distL="0" distR="0" wp14:anchorId="03CAEBF6" wp14:editId="1ACAEE59">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14:paraId="643495AD" w14:textId="77777777" w:rsidR="0095542E" w:rsidRPr="000A2DB9" w:rsidRDefault="0095542E" w:rsidP="00723012">
      <w:pPr>
        <w:pStyle w:val="Legenda"/>
        <w:framePr w:hSpace="187" w:wrap="around" w:hAnchor="text" w:yAlign="bottom"/>
        <w:ind w:firstLine="0"/>
        <w:rPr>
          <w:rFonts w:cstheme="majorBidi"/>
          <w:szCs w:val="20"/>
          <w:lang w:val="en-US"/>
        </w:rPr>
      </w:pPr>
      <w:bookmarkStart w:id="261" w:name="_Ref352684871"/>
      <w:bookmarkStart w:id="262" w:name="_Ref352684862"/>
      <w:bookmarkStart w:id="263" w:name="_Toc361124128"/>
      <w:bookmarkStart w:id="264" w:name="_Toc352776696"/>
      <w:r w:rsidRPr="00A21DEA">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11</w:t>
      </w:r>
      <w:r w:rsidR="0077101A">
        <w:rPr>
          <w:lang w:val="en-US"/>
        </w:rPr>
        <w:fldChar w:fldCharType="end"/>
      </w:r>
      <w:bookmarkEnd w:id="261"/>
      <w:r w:rsidRPr="00A21DEA">
        <w:rPr>
          <w:lang w:val="en-US"/>
        </w:rPr>
        <w:t>: OPM</w:t>
      </w:r>
      <w:r>
        <w:rPr>
          <w:lang w:val="en-US"/>
        </w:rPr>
        <w:t>’s</w:t>
      </w:r>
      <w:r w:rsidRPr="00A21DEA">
        <w:rPr>
          <w:lang w:val="en-US"/>
        </w:rPr>
        <w:t xml:space="preserve"> Layered Architecture</w:t>
      </w:r>
      <w:bookmarkEnd w:id="262"/>
      <w:r>
        <w:rPr>
          <w:lang w:val="en-US"/>
        </w:rPr>
        <w:t xml:space="preserve">. Adapted from MOREAU </w:t>
      </w:r>
      <w:r>
        <w:rPr>
          <w:i/>
          <w:lang w:val="en-US"/>
        </w:rPr>
        <w:t>et al</w:t>
      </w:r>
      <w:r>
        <w:rPr>
          <w:lang w:val="en-US"/>
        </w:rPr>
        <w:t xml:space="preserve"> </w:t>
      </w:r>
      <w:r w:rsidR="0077101A">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77101A">
        <w:rPr>
          <w:lang w:val="en-US"/>
        </w:rPr>
        <w:fldChar w:fldCharType="separate"/>
      </w:r>
      <w:bookmarkEnd w:id="264"/>
      <w:r w:rsidR="00E54EA3" w:rsidRPr="00E54EA3">
        <w:rPr>
          <w:rFonts w:cs="Times New Roman"/>
          <w:lang w:val="en-US"/>
        </w:rPr>
        <w:t>(2007)</w:t>
      </w:r>
      <w:bookmarkEnd w:id="263"/>
      <w:r w:rsidR="0077101A">
        <w:rPr>
          <w:lang w:val="en-US"/>
        </w:rPr>
        <w:fldChar w:fldCharType="end"/>
      </w:r>
    </w:p>
    <w:p w14:paraId="505EF420" w14:textId="77777777"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77101A">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77101A">
        <w:rPr>
          <w:rStyle w:val="TabelaChar"/>
          <w:rFonts w:cstheme="majorBidi"/>
          <w:b w:val="0"/>
          <w:sz w:val="24"/>
          <w:lang w:val="en-US"/>
        </w:rPr>
      </w:r>
      <w:r w:rsidR="0077101A">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77101A">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77101A">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77101A">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nfase"/>
          <w:color w:val="000000"/>
          <w:szCs w:val="24"/>
          <w:lang w:val="en-US"/>
        </w:rPr>
        <w:t>The Open Provenance Model XML Schema)</w:t>
      </w:r>
      <w:r w:rsidRPr="00284A7F">
        <w:rPr>
          <w:rStyle w:val="TabelaChar"/>
          <w:rFonts w:cstheme="majorBidi"/>
          <w:b w:val="0"/>
          <w:sz w:val="24"/>
          <w:szCs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77101A">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77101A">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nfase"/>
          <w:color w:val="000000"/>
          <w:szCs w:val="24"/>
          <w:lang w:val="en-US"/>
        </w:rPr>
        <w:t>The Open Provenance Model Vocabulary)</w:t>
      </w:r>
      <w:r>
        <w:rPr>
          <w:rStyle w:val="TabelaChar"/>
          <w:rFonts w:cstheme="majorBidi"/>
          <w:b w:val="0"/>
          <w:sz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77101A">
        <w:rPr>
          <w:rStyle w:val="TabelaChar"/>
          <w:rFonts w:cstheme="majorBidi"/>
          <w:b w:val="0"/>
          <w:sz w:val="24"/>
          <w:lang w:val="en-US"/>
        </w:rPr>
        <w:fldChar w:fldCharType="separate"/>
      </w:r>
      <w:r w:rsidR="00E54EA3" w:rsidRPr="00E54EA3">
        <w:rPr>
          <w:rFonts w:cs="Times New Roman"/>
          <w:lang w:val="en-US"/>
        </w:rPr>
        <w:t>(ZHAO, 2010)</w:t>
      </w:r>
      <w:r w:rsidR="0077101A">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nfase"/>
          <w:color w:val="000000"/>
          <w:szCs w:val="24"/>
          <w:lang w:val="en-US"/>
        </w:rPr>
        <w:t>The Open Provenance Model OWL Ontology)</w:t>
      </w:r>
      <w:r>
        <w:rPr>
          <w:rStyle w:val="TabelaChar"/>
          <w:rFonts w:cstheme="majorBidi"/>
          <w:b w:val="0"/>
          <w:sz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77101A">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77101A">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77101A">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77101A">
        <w:rPr>
          <w:rStyle w:val="TabelaChar"/>
          <w:rFonts w:cstheme="majorBidi"/>
          <w:b w:val="0"/>
          <w:i/>
          <w:sz w:val="24"/>
          <w:lang w:val="en-US"/>
        </w:rPr>
        <w:fldChar w:fldCharType="separate"/>
      </w:r>
      <w:r w:rsidR="00E54EA3" w:rsidRPr="00E54EA3">
        <w:rPr>
          <w:rFonts w:cs="Times New Roman"/>
          <w:lang w:val="en-US"/>
        </w:rPr>
        <w:t>(MOREAU, 2010b)</w:t>
      </w:r>
      <w:r w:rsidR="0077101A">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77101A">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77101A">
        <w:rPr>
          <w:rStyle w:val="TabelaChar"/>
          <w:rFonts w:cstheme="majorBidi"/>
          <w:b w:val="0"/>
          <w:sz w:val="24"/>
          <w:lang w:val="en-US"/>
        </w:rPr>
        <w:fldChar w:fldCharType="separate"/>
      </w:r>
      <w:r w:rsidR="00E54EA3" w:rsidRPr="00E54EA3">
        <w:rPr>
          <w:rFonts w:cs="Times New Roman"/>
          <w:lang w:val="en-US"/>
        </w:rPr>
        <w:t>(MOREAU, 2010a)</w:t>
      </w:r>
      <w:r w:rsidR="0077101A">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14:paraId="65C84724" w14:textId="77777777" w:rsidR="0095542E" w:rsidRPr="00BE280E" w:rsidRDefault="0095542E" w:rsidP="0095542E">
      <w:pPr>
        <w:pStyle w:val="Ttulo2"/>
        <w:rPr>
          <w:rStyle w:val="TabelaChar"/>
          <w:b/>
          <w:sz w:val="24"/>
          <w:lang w:val="en-US"/>
        </w:rPr>
      </w:pPr>
      <w:bookmarkStart w:id="265" w:name="_Toc352784494"/>
      <w:bookmarkStart w:id="266" w:name="_Ref353029653"/>
      <w:bookmarkStart w:id="267" w:name="_Toc361125375"/>
      <w:r w:rsidRPr="00BE280E">
        <w:rPr>
          <w:rStyle w:val="TabelaChar"/>
          <w:b/>
          <w:sz w:val="24"/>
          <w:lang w:val="en-US"/>
        </w:rPr>
        <w:t>PROV</w:t>
      </w:r>
      <w:bookmarkEnd w:id="265"/>
      <w:bookmarkEnd w:id="266"/>
      <w:bookmarkEnd w:id="267"/>
    </w:p>
    <w:p w14:paraId="4F5E0FE9" w14:textId="77777777"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77101A">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77101A">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77101A">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77101A">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77101A">
        <w:rPr>
          <w:lang w:val="en-US"/>
        </w:rPr>
        <w:fldChar w:fldCharType="separate"/>
      </w:r>
      <w:r w:rsidR="00E54EA3" w:rsidRPr="00E54EA3">
        <w:rPr>
          <w:rFonts w:cs="Times New Roman"/>
          <w:lang w:val="en-US"/>
        </w:rPr>
        <w:t>(GROTH; MOREAU, 2010)</w:t>
      </w:r>
      <w:r w:rsidR="0077101A">
        <w:rPr>
          <w:lang w:val="en-US"/>
        </w:rPr>
        <w:fldChar w:fldCharType="end"/>
      </w:r>
      <w:r>
        <w:rPr>
          <w:lang w:val="en-US"/>
        </w:rPr>
        <w:t>..</w:t>
      </w:r>
    </w:p>
    <w:p w14:paraId="669543B2" w14:textId="77777777"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77101A">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77101A">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77101A">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77101A">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77101A">
        <w:rPr>
          <w:i/>
        </w:rPr>
        <w:fldChar w:fldCharType="separate"/>
      </w:r>
      <w:r w:rsidR="00E54EA3" w:rsidRPr="00E54EA3">
        <w:rPr>
          <w:rFonts w:cs="Times New Roman"/>
          <w:lang w:val="en-US"/>
        </w:rPr>
        <w:t>(GROTH; MOREAU, 2010)</w:t>
      </w:r>
      <w:r w:rsidR="0077101A">
        <w:rPr>
          <w:i/>
        </w:rPr>
        <w:fldChar w:fldCharType="end"/>
      </w:r>
      <w:r w:rsidRPr="005F6E44">
        <w:rPr>
          <w:lang w:val="en-US"/>
        </w:rPr>
        <w:t xml:space="preserve">, PROV </w:t>
      </w:r>
      <w:r w:rsidRPr="005F6E44">
        <w:rPr>
          <w:i/>
          <w:lang w:val="en-US"/>
        </w:rPr>
        <w:t xml:space="preserve">Primer (PROV-PRIMER) </w:t>
      </w:r>
      <w:r w:rsidR="0077101A">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77101A">
        <w:fldChar w:fldCharType="separate"/>
      </w:r>
      <w:r w:rsidR="00E54EA3" w:rsidRPr="00E54EA3">
        <w:rPr>
          <w:rFonts w:cs="Times New Roman"/>
          <w:lang w:val="en-US"/>
        </w:rPr>
        <w:t>(GIL; MILES, 2010)</w:t>
      </w:r>
      <w:r w:rsidR="0077101A">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77101A">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77101A">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77101A">
        <w:fldChar w:fldCharType="end"/>
      </w:r>
      <w:r w:rsidRPr="005F6E44">
        <w:rPr>
          <w:lang w:val="en-US"/>
        </w:rPr>
        <w:t xml:space="preserve">, PROV </w:t>
      </w:r>
      <w:r w:rsidRPr="005F6E44">
        <w:rPr>
          <w:i/>
          <w:lang w:val="en-US"/>
        </w:rPr>
        <w:t xml:space="preserve">Data Model (PROV-DM) </w:t>
      </w:r>
      <w:r w:rsidR="0077101A">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77101A">
        <w:fldChar w:fldCharType="separate"/>
      </w:r>
      <w:r w:rsidR="00E54EA3" w:rsidRPr="00E54EA3">
        <w:rPr>
          <w:rFonts w:cs="Times New Roman"/>
          <w:lang w:val="en-US"/>
        </w:rPr>
        <w:t>(MOREAU; MISSIER, 2010a)</w:t>
      </w:r>
      <w:r w:rsidR="0077101A">
        <w:fldChar w:fldCharType="end"/>
      </w:r>
      <w:r w:rsidRPr="005F6E44">
        <w:rPr>
          <w:lang w:val="en-US"/>
        </w:rPr>
        <w:t xml:space="preserve">, PROV </w:t>
      </w:r>
      <w:r w:rsidRPr="005F6E44">
        <w:rPr>
          <w:i/>
          <w:lang w:val="en-US"/>
        </w:rPr>
        <w:t xml:space="preserve">Constraints (PROV-CONSTRAINTS) </w:t>
      </w:r>
      <w:r w:rsidR="0077101A">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77101A">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77101A">
        <w:fldChar w:fldCharType="end"/>
      </w:r>
      <w:r w:rsidRPr="005F6E44">
        <w:rPr>
          <w:lang w:val="en-US"/>
        </w:rPr>
        <w:t xml:space="preserve">, PROV </w:t>
      </w:r>
      <w:r w:rsidRPr="005F6E44">
        <w:rPr>
          <w:i/>
          <w:lang w:val="en-US"/>
        </w:rPr>
        <w:t xml:space="preserve">Notation (PROV-N) </w:t>
      </w:r>
      <w:r w:rsidR="0077101A">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77101A">
        <w:fldChar w:fldCharType="separate"/>
      </w:r>
      <w:r w:rsidR="00E54EA3" w:rsidRPr="00E54EA3">
        <w:rPr>
          <w:rFonts w:cs="Times New Roman"/>
          <w:lang w:val="en-US"/>
        </w:rPr>
        <w:t>(MOREAU; MISSIER, 2010b)</w:t>
      </w:r>
      <w:r w:rsidR="0077101A">
        <w:fldChar w:fldCharType="end"/>
      </w:r>
      <w:r w:rsidRPr="005F6E44">
        <w:rPr>
          <w:lang w:val="en-US"/>
        </w:rPr>
        <w:t xml:space="preserve">, PROV XML (PROV-XML) </w:t>
      </w:r>
      <w:r w:rsidR="0077101A">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77101A">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77101A">
        <w:fldChar w:fldCharType="end"/>
      </w:r>
      <w:r w:rsidRPr="005F6E44">
        <w:rPr>
          <w:lang w:val="en-US"/>
        </w:rPr>
        <w:t xml:space="preserve">, PROV </w:t>
      </w:r>
      <w:r w:rsidRPr="005F6E44">
        <w:rPr>
          <w:i/>
          <w:lang w:val="en-US"/>
        </w:rPr>
        <w:t xml:space="preserve">Dublin Core Mapping (PROV-DC) </w:t>
      </w:r>
      <w:r w:rsidR="0077101A">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77101A">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77101A">
        <w:rPr>
          <w:i/>
        </w:rPr>
        <w:fldChar w:fldCharType="end"/>
      </w:r>
      <w:r w:rsidRPr="005F6E44">
        <w:rPr>
          <w:lang w:val="en-US"/>
        </w:rPr>
        <w:t xml:space="preserve">, PROV </w:t>
      </w:r>
      <w:r w:rsidRPr="005F6E44">
        <w:rPr>
          <w:i/>
          <w:lang w:val="en-US"/>
        </w:rPr>
        <w:t xml:space="preserve">Links </w:t>
      </w:r>
      <w:r w:rsidR="0077101A">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77101A">
        <w:rPr>
          <w:i/>
        </w:rPr>
        <w:fldChar w:fldCharType="separate"/>
      </w:r>
      <w:r w:rsidR="00E54EA3" w:rsidRPr="00E54EA3">
        <w:rPr>
          <w:rFonts w:cs="Times New Roman"/>
          <w:lang w:val="en-US"/>
        </w:rPr>
        <w:t>(MOREAU; LEBO, 2010)</w:t>
      </w:r>
      <w:r w:rsidR="0077101A">
        <w:rPr>
          <w:i/>
        </w:rPr>
        <w:fldChar w:fldCharType="end"/>
      </w:r>
      <w:r w:rsidRPr="005F6E44">
        <w:rPr>
          <w:lang w:val="en-US"/>
        </w:rPr>
        <w:t xml:space="preserve">, PROV </w:t>
      </w:r>
      <w:r w:rsidRPr="005F6E44">
        <w:rPr>
          <w:i/>
          <w:lang w:val="en-US"/>
        </w:rPr>
        <w:t xml:space="preserve">Access and Query (PROV-AQ) </w:t>
      </w:r>
      <w:r w:rsidR="0077101A">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77101A">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77101A">
        <w:fldChar w:fldCharType="end"/>
      </w:r>
      <w:r w:rsidRPr="005F6E44">
        <w:rPr>
          <w:lang w:val="en-US"/>
        </w:rPr>
        <w:t xml:space="preserve">, PROV </w:t>
      </w:r>
      <w:r w:rsidRPr="005F6E44">
        <w:rPr>
          <w:i/>
          <w:lang w:val="en-US"/>
        </w:rPr>
        <w:t xml:space="preserve">Dictionary (PROV-DICTIONARY) </w:t>
      </w:r>
      <w:r w:rsidR="0077101A">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77101A">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77101A">
        <w:rPr>
          <w:i/>
        </w:rPr>
        <w:fldChar w:fldCharType="end"/>
      </w:r>
      <w:r w:rsidRPr="005F6E44">
        <w:rPr>
          <w:lang w:val="en-US"/>
        </w:rPr>
        <w:t xml:space="preserve">, PROV </w:t>
      </w:r>
      <w:r w:rsidRPr="005F6E44">
        <w:rPr>
          <w:i/>
          <w:lang w:val="en-US"/>
        </w:rPr>
        <w:t xml:space="preserve">Semantics (PROV-SEM) </w:t>
      </w:r>
      <w:r w:rsidR="0077101A">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77101A">
        <w:rPr>
          <w:i/>
        </w:rPr>
        <w:fldChar w:fldCharType="separate"/>
      </w:r>
      <w:r w:rsidR="00E54EA3" w:rsidRPr="007F10B7">
        <w:rPr>
          <w:rFonts w:cs="Times New Roman"/>
          <w:lang w:val="en-US"/>
        </w:rPr>
        <w:t>(CHENEY, 2010)</w:t>
      </w:r>
      <w:r w:rsidR="0077101A">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77101A">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77101A">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77101A">
        <w:rPr>
          <w:i/>
        </w:rPr>
        <w:fldChar w:fldCharType="end"/>
      </w:r>
      <w:r>
        <w:rPr>
          <w:lang w:val="en-US"/>
        </w:rPr>
        <w:t xml:space="preserve"> .</w:t>
      </w:r>
    </w:p>
    <w:p w14:paraId="0752ECA4" w14:textId="77777777" w:rsidR="0095542E" w:rsidRDefault="0077101A"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14:paraId="134D156A" w14:textId="77777777" w:rsidR="0095542E" w:rsidRDefault="0095542E" w:rsidP="00723012">
      <w:pPr>
        <w:keepNext/>
        <w:framePr w:hSpace="180" w:wrap="around" w:vAnchor="text" w:hAnchor="text" w:y="1"/>
        <w:ind w:firstLine="0"/>
        <w:jc w:val="center"/>
      </w:pPr>
      <w:r>
        <w:rPr>
          <w:noProof/>
          <w:lang w:eastAsia="pt-BR"/>
        </w:rPr>
        <w:lastRenderedPageBreak/>
        <w:drawing>
          <wp:inline distT="0" distB="0" distL="0" distR="0" wp14:anchorId="762685B9" wp14:editId="3EE50FA8">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14:paraId="0F3B4214" w14:textId="77777777" w:rsidR="0095542E" w:rsidRPr="005F6E44" w:rsidRDefault="0095542E" w:rsidP="00723012">
      <w:pPr>
        <w:pStyle w:val="Legenda"/>
        <w:framePr w:hSpace="180" w:wrap="around" w:vAnchor="text" w:hAnchor="text" w:y="1"/>
        <w:ind w:firstLine="0"/>
        <w:rPr>
          <w:lang w:val="en-US"/>
        </w:rPr>
      </w:pPr>
      <w:bookmarkStart w:id="268" w:name="_Ref352760846"/>
      <w:bookmarkStart w:id="269" w:name="_Toc361124129"/>
      <w:bookmarkStart w:id="270" w:name="_Toc352776697"/>
      <w:r w:rsidRPr="002D2142">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12</w:t>
      </w:r>
      <w:r w:rsidR="0077101A">
        <w:rPr>
          <w:lang w:val="en-US"/>
        </w:rPr>
        <w:fldChar w:fldCharType="end"/>
      </w:r>
      <w:bookmarkEnd w:id="268"/>
      <w:r w:rsidRPr="002D2142">
        <w:rPr>
          <w:lang w:val="en-US"/>
        </w:rPr>
        <w:t xml:space="preserve">: PROV organization. </w:t>
      </w:r>
      <w:r>
        <w:rPr>
          <w:lang w:val="en-US"/>
        </w:rPr>
        <w:t>Adapted from GROTH and MOREAU</w:t>
      </w:r>
      <w:r w:rsidRPr="002D2142">
        <w:rPr>
          <w:lang w:val="en-US"/>
        </w:rPr>
        <w:t xml:space="preserve"> </w:t>
      </w:r>
      <w:r w:rsidR="0077101A">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77101A">
        <w:fldChar w:fldCharType="separate"/>
      </w:r>
      <w:bookmarkEnd w:id="270"/>
      <w:r w:rsidR="00E54EA3" w:rsidRPr="007F10B7">
        <w:rPr>
          <w:rFonts w:cs="Times New Roman"/>
          <w:lang w:val="en-US"/>
        </w:rPr>
        <w:t>(2010)</w:t>
      </w:r>
      <w:bookmarkEnd w:id="269"/>
      <w:r w:rsidR="0077101A">
        <w:fldChar w:fldCharType="end"/>
      </w:r>
    </w:p>
    <w:p w14:paraId="6F62A013" w14:textId="77777777"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77101A">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77101A">
        <w:rPr>
          <w:lang w:val="en-US"/>
        </w:rPr>
        <w:fldChar w:fldCharType="separate"/>
      </w:r>
      <w:r w:rsidR="00E54EA3" w:rsidRPr="007F10B7">
        <w:rPr>
          <w:rFonts w:cs="Times New Roman"/>
          <w:lang w:val="en-US"/>
        </w:rPr>
        <w:t>(GIL; MILES, 2010)</w:t>
      </w:r>
      <w:r w:rsidR="0077101A">
        <w:rPr>
          <w:lang w:val="en-US"/>
        </w:rPr>
        <w:fldChar w:fldCharType="end"/>
      </w:r>
      <w:r>
        <w:rPr>
          <w:lang w:val="en-US"/>
        </w:rPr>
        <w:t>: agent-centered, object-centered, and process-centered.</w:t>
      </w:r>
    </w:p>
    <w:p w14:paraId="35A3FC8D" w14:textId="77777777"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14:paraId="6F1C8C9B" w14:textId="77777777" w:rsidR="0095542E" w:rsidRDefault="0095542E" w:rsidP="0095542E">
      <w:pPr>
        <w:pStyle w:val="Ttulo3"/>
        <w:rPr>
          <w:lang w:val="en-US"/>
        </w:rPr>
      </w:pPr>
      <w:bookmarkStart w:id="271" w:name="_Toc352784495"/>
      <w:bookmarkStart w:id="272" w:name="_Toc361125376"/>
      <w:r>
        <w:rPr>
          <w:lang w:val="en-US"/>
        </w:rPr>
        <w:t xml:space="preserve">Types and </w:t>
      </w:r>
      <w:bookmarkEnd w:id="271"/>
      <w:r w:rsidR="007F10B7">
        <w:rPr>
          <w:lang w:val="en-US"/>
        </w:rPr>
        <w:t>Relations</w:t>
      </w:r>
      <w:bookmarkEnd w:id="272"/>
    </w:p>
    <w:p w14:paraId="354AF8EA" w14:textId="77777777"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77101A">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77101A">
        <w:rPr>
          <w:lang w:val="en-US"/>
        </w:rPr>
        <w:fldChar w:fldCharType="separate"/>
      </w:r>
      <w:r w:rsidR="00E54EA3" w:rsidRPr="007F10B7">
        <w:rPr>
          <w:rFonts w:cs="Times New Roman"/>
          <w:lang w:val="en-US"/>
        </w:rPr>
        <w:t>(GIL; MILES, 2010)</w:t>
      </w:r>
      <w:r w:rsidR="0077101A">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14:paraId="183C0459" w14:textId="77777777"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77101A">
        <w:rPr>
          <w:lang w:val="en-US"/>
        </w:rPr>
        <w:fldChar w:fldCharType="begin"/>
      </w:r>
      <w:r>
        <w:rPr>
          <w:lang w:val="en-US"/>
        </w:rPr>
        <w:instrText xml:space="preserve"> REF _Ref352767570 \h </w:instrText>
      </w:r>
      <w:r w:rsidR="0077101A">
        <w:rPr>
          <w:lang w:val="en-US"/>
        </w:rPr>
      </w:r>
      <w:r w:rsidR="0077101A">
        <w:rPr>
          <w:lang w:val="en-US"/>
        </w:rPr>
        <w:fldChar w:fldCharType="separate"/>
      </w:r>
      <w:r w:rsidR="0056715F" w:rsidRPr="009E1563">
        <w:rPr>
          <w:lang w:val="en-US"/>
        </w:rPr>
        <w:t xml:space="preserve">Figure </w:t>
      </w:r>
      <w:r w:rsidR="0056715F">
        <w:rPr>
          <w:noProof/>
          <w:lang w:val="en-US"/>
        </w:rPr>
        <w:t>13</w:t>
      </w:r>
      <w:r w:rsidR="0077101A">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77101A">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77101A">
        <w:rPr>
          <w:lang w:val="en-US"/>
        </w:rPr>
        <w:fldChar w:fldCharType="separate"/>
      </w:r>
      <w:r w:rsidR="00E54EA3" w:rsidRPr="007F10B7">
        <w:rPr>
          <w:rFonts w:cs="Times New Roman"/>
          <w:lang w:val="en-US"/>
        </w:rPr>
        <w:t>(MOREAU; MISSIER, 2010a)</w:t>
      </w:r>
      <w:r w:rsidR="0077101A">
        <w:rPr>
          <w:lang w:val="en-US"/>
        </w:rPr>
        <w:fldChar w:fldCharType="end"/>
      </w:r>
      <w:r>
        <w:rPr>
          <w:lang w:val="en-US"/>
        </w:rPr>
        <w:t>.</w:t>
      </w:r>
    </w:p>
    <w:p w14:paraId="517F8DEB" w14:textId="77777777" w:rsidR="0095542E" w:rsidRDefault="0095542E" w:rsidP="00723012">
      <w:pPr>
        <w:keepNext/>
        <w:framePr w:hSpace="180" w:wrap="around" w:vAnchor="text" w:hAnchor="text" w:y="1"/>
        <w:ind w:firstLine="0"/>
        <w:jc w:val="center"/>
      </w:pPr>
      <w:r>
        <w:rPr>
          <w:noProof/>
          <w:lang w:eastAsia="pt-BR"/>
        </w:rPr>
        <w:drawing>
          <wp:inline distT="0" distB="0" distL="0" distR="0" wp14:anchorId="749666D6" wp14:editId="48F41288">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14:paraId="25744411" w14:textId="77777777" w:rsidR="0095542E" w:rsidRPr="009E1563" w:rsidRDefault="0095542E" w:rsidP="00723012">
      <w:pPr>
        <w:pStyle w:val="Legenda"/>
        <w:framePr w:hSpace="180" w:wrap="around" w:vAnchor="text" w:hAnchor="text" w:y="1"/>
        <w:ind w:firstLine="0"/>
        <w:rPr>
          <w:lang w:val="en-US"/>
        </w:rPr>
      </w:pPr>
      <w:bookmarkStart w:id="273" w:name="_Ref352767570"/>
      <w:bookmarkStart w:id="274" w:name="_Toc352776698"/>
      <w:bookmarkStart w:id="275" w:name="_Toc361124130"/>
      <w:r w:rsidRPr="009E1563">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13</w:t>
      </w:r>
      <w:r w:rsidR="0077101A">
        <w:rPr>
          <w:lang w:val="en-US"/>
        </w:rPr>
        <w:fldChar w:fldCharType="end"/>
      </w:r>
      <w:bookmarkEnd w:id="273"/>
      <w:r w:rsidRPr="009E1563">
        <w:rPr>
          <w:lang w:val="en-US"/>
        </w:rPr>
        <w:t xml:space="preserve">: PROV Entities and </w:t>
      </w:r>
      <w:r>
        <w:rPr>
          <w:lang w:val="en-US"/>
        </w:rPr>
        <w:t xml:space="preserve">possible </w:t>
      </w:r>
      <w:r w:rsidRPr="009E1563">
        <w:rPr>
          <w:lang w:val="en-US"/>
        </w:rPr>
        <w:t>relations</w:t>
      </w:r>
      <w:r>
        <w:rPr>
          <w:lang w:val="en-US"/>
        </w:rPr>
        <w:t>.</w:t>
      </w:r>
      <w:bookmarkEnd w:id="274"/>
      <w:r>
        <w:rPr>
          <w:lang w:val="en-US"/>
        </w:rPr>
        <w:t xml:space="preserve"> Adapted from GIL and MILES </w:t>
      </w:r>
      <w:r w:rsidR="0077101A">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77101A">
        <w:rPr>
          <w:lang w:val="en-US"/>
        </w:rPr>
        <w:fldChar w:fldCharType="separate"/>
      </w:r>
      <w:r w:rsidR="00E54EA3" w:rsidRPr="00723012">
        <w:rPr>
          <w:rFonts w:cs="Times New Roman"/>
          <w:lang w:val="en-US"/>
        </w:rPr>
        <w:t>(2010)</w:t>
      </w:r>
      <w:bookmarkEnd w:id="275"/>
      <w:r w:rsidR="0077101A">
        <w:rPr>
          <w:lang w:val="en-US"/>
        </w:rPr>
        <w:fldChar w:fldCharType="end"/>
      </w:r>
    </w:p>
    <w:p w14:paraId="786415E4" w14:textId="77777777"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14:paraId="32A8C43D" w14:textId="77777777"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14:paraId="0F7D2E1B" w14:textId="77777777"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14:paraId="505E8265" w14:textId="77777777" w:rsidR="0095542E" w:rsidRPr="009F2600" w:rsidRDefault="0095542E" w:rsidP="0095542E">
      <w:pPr>
        <w:pStyle w:val="Ttulo3"/>
        <w:rPr>
          <w:lang w:val="en-US"/>
        </w:rPr>
      </w:pPr>
      <w:bookmarkStart w:id="276" w:name="_Toc352784496"/>
      <w:bookmarkStart w:id="277" w:name="_Toc361125377"/>
      <w:r>
        <w:rPr>
          <w:lang w:val="en-US"/>
        </w:rPr>
        <w:t>Further Notations</w:t>
      </w:r>
      <w:bookmarkEnd w:id="276"/>
      <w:bookmarkEnd w:id="277"/>
    </w:p>
    <w:p w14:paraId="54BD4C8F" w14:textId="5028F256" w:rsidR="0095542E" w:rsidRDefault="0095542E" w:rsidP="0095542E">
      <w:pPr>
        <w:rPr>
          <w:lang w:val="en-US"/>
        </w:rPr>
      </w:pPr>
      <w:r>
        <w:rPr>
          <w:lang w:val="en-US"/>
        </w:rPr>
        <w:t>Besides the relations mentioned in the previous subsection, the PROV model has support for a few more</w:t>
      </w:r>
      <w:ins w:id="278" w:author="esteban clua" w:date="2013-07-14T17:03:00Z">
        <w:r w:rsidR="00E751E0">
          <w:rPr>
            <w:lang w:val="en-US"/>
          </w:rPr>
          <w:t xml:space="preserve"> features</w:t>
        </w:r>
      </w:ins>
      <w:r>
        <w:rPr>
          <w:lang w:val="en-US"/>
        </w:rPr>
        <w:t xml:space="preserve">: specialization, alternate, and the possibility of extending existing structures. These extended structures are defined by a variety of mechanisms: </w:t>
      </w:r>
      <w:r w:rsidRPr="00382A97">
        <w:rPr>
          <w:lang w:val="en-US"/>
        </w:rPr>
        <w:t>subtyping</w:t>
      </w:r>
      <w:r>
        <w:rPr>
          <w:lang w:val="en-US"/>
        </w:rPr>
        <w:t xml:space="preserve">, </w:t>
      </w:r>
      <w:r w:rsidRPr="00382A97">
        <w:rPr>
          <w:lang w:val="en-US"/>
        </w:rPr>
        <w:t>expanded relations, new relations, and optional identifiers</w:t>
      </w:r>
      <w:r>
        <w:rPr>
          <w:lang w:val="en-US"/>
        </w:rPr>
        <w:t>.</w:t>
      </w:r>
    </w:p>
    <w:p w14:paraId="7D2EEB0E" w14:textId="77777777" w:rsidR="0095542E" w:rsidRDefault="0095542E" w:rsidP="0095542E">
      <w:pPr>
        <w:rPr>
          <w:lang w:val="en-US"/>
        </w:rPr>
      </w:pPr>
      <w:r>
        <w:rPr>
          <w:lang w:val="en-US"/>
        </w:rPr>
        <w:t xml:space="preserve">According to MOREAU and MISSIER </w:t>
      </w:r>
      <w:r w:rsidR="0077101A">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77101A">
        <w:rPr>
          <w:lang w:val="en-US"/>
        </w:rPr>
        <w:fldChar w:fldCharType="separate"/>
      </w:r>
      <w:r w:rsidR="00E54EA3" w:rsidRPr="007F10B7">
        <w:rPr>
          <w:rFonts w:cs="Times New Roman"/>
          <w:lang w:val="en-US"/>
        </w:rPr>
        <w:t>(2010a)</w:t>
      </w:r>
      <w:r w:rsidR="0077101A">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Subtyping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subtyping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14:paraId="0BFC6183" w14:textId="04DAE7CE"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ins w:id="279" w:author="esteban clua" w:date="2013-07-14T17:04:00Z">
        <w:r w:rsidR="00E57F77">
          <w:rPr>
            <w:lang w:val="en-US"/>
          </w:rPr>
          <w:t xml:space="preserve">possible </w:t>
        </w:r>
      </w:ins>
      <w:r>
        <w:rPr>
          <w:lang w:val="en-US"/>
        </w:rPr>
        <w:t xml:space="preserve">example is </w:t>
      </w:r>
      <w:del w:id="280" w:author="esteban clua" w:date="2013-07-14T17:05:00Z">
        <w:r w:rsidDel="00E57F77">
          <w:rPr>
            <w:lang w:val="en-US"/>
          </w:rPr>
          <w:delText>plans</w:delText>
        </w:r>
      </w:del>
      <w:ins w:id="281" w:author="esteban clua" w:date="2013-07-14T17:05:00Z">
        <w:r w:rsidR="00E57F77">
          <w:rPr>
            <w:lang w:val="en-US"/>
          </w:rPr>
          <w:t>planning,</w:t>
        </w:r>
      </w:ins>
      <w:r>
        <w:rPr>
          <w:lang w:val="en-US"/>
        </w:rPr>
        <w:t xml:space="preserve"> used by agents. A plan</w:t>
      </w:r>
      <w:ins w:id="282" w:author="esteban clua" w:date="2013-07-14T17:05:00Z">
        <w:r w:rsidR="00E57F77">
          <w:rPr>
            <w:lang w:val="en-US"/>
          </w:rPr>
          <w:t>ning</w:t>
        </w:r>
      </w:ins>
      <w:r>
        <w:rPr>
          <w:lang w:val="en-US"/>
        </w:rPr>
        <w:t xml:space="preserve">, which in PROV can be represented as an entity, is a set of necessary steps to be taken in order to achieve the proposed goal. </w:t>
      </w:r>
      <w:r w:rsidR="0077101A">
        <w:rPr>
          <w:lang w:val="en-US"/>
        </w:rPr>
        <w:fldChar w:fldCharType="begin"/>
      </w:r>
      <w:r>
        <w:rPr>
          <w:lang w:val="en-US"/>
        </w:rPr>
        <w:instrText xml:space="preserve"> REF _Ref352774073 \h </w:instrText>
      </w:r>
      <w:r w:rsidR="0077101A">
        <w:rPr>
          <w:lang w:val="en-US"/>
        </w:rPr>
      </w:r>
      <w:r w:rsidR="0077101A">
        <w:rPr>
          <w:lang w:val="en-US"/>
        </w:rPr>
        <w:fldChar w:fldCharType="separate"/>
      </w:r>
      <w:r w:rsidR="0056715F" w:rsidRPr="0052234F">
        <w:rPr>
          <w:lang w:val="en-US"/>
        </w:rPr>
        <w:t xml:space="preserve">Figure </w:t>
      </w:r>
      <w:r w:rsidR="0056715F">
        <w:rPr>
          <w:noProof/>
          <w:lang w:val="en-US"/>
        </w:rPr>
        <w:t>14</w:t>
      </w:r>
      <w:r w:rsidR="0077101A">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commentRangeStart w:id="283"/>
      <w:proofErr w:type="spellStart"/>
      <w:proofErr w:type="gramStart"/>
      <w:r>
        <w:rPr>
          <w:lang w:val="en-US"/>
        </w:rPr>
        <w:t>edith</w:t>
      </w:r>
      <w:commentRangeEnd w:id="283"/>
      <w:proofErr w:type="spellEnd"/>
      <w:proofErr w:type="gramEnd"/>
      <w:r w:rsidR="00E57F77">
        <w:rPr>
          <w:rStyle w:val="Refdecomentrio"/>
        </w:rPr>
        <w:commentReference w:id="283"/>
      </w:r>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14:paraId="6C35A7F1" w14:textId="77777777" w:rsidR="0095542E" w:rsidRDefault="0095542E" w:rsidP="00723012">
      <w:pPr>
        <w:keepNext/>
        <w:framePr w:hSpace="180" w:wrap="around" w:vAnchor="text" w:hAnchor="text" w:y="1"/>
        <w:ind w:firstLine="0"/>
        <w:jc w:val="center"/>
      </w:pPr>
      <w:r>
        <w:rPr>
          <w:noProof/>
          <w:lang w:eastAsia="pt-BR"/>
        </w:rPr>
        <w:lastRenderedPageBreak/>
        <w:drawing>
          <wp:inline distT="0" distB="0" distL="0" distR="0" wp14:anchorId="5677CFBC" wp14:editId="4D694174">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14:paraId="6178C215" w14:textId="77777777" w:rsidR="0095542E" w:rsidRPr="0052234F" w:rsidRDefault="0095542E" w:rsidP="00723012">
      <w:pPr>
        <w:pStyle w:val="Legenda"/>
        <w:framePr w:hSpace="180" w:wrap="around" w:vAnchor="text" w:hAnchor="text" w:y="1"/>
        <w:ind w:firstLine="0"/>
        <w:rPr>
          <w:lang w:val="en-US"/>
        </w:rPr>
      </w:pPr>
      <w:bookmarkStart w:id="284" w:name="_Ref352774073"/>
      <w:bookmarkStart w:id="285" w:name="_Toc352776699"/>
      <w:bookmarkStart w:id="286" w:name="_Toc361124131"/>
      <w:r w:rsidRPr="0052234F">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14</w:t>
      </w:r>
      <w:r w:rsidR="0077101A">
        <w:rPr>
          <w:lang w:val="en-US"/>
        </w:rPr>
        <w:fldChar w:fldCharType="end"/>
      </w:r>
      <w:bookmarkEnd w:id="284"/>
      <w:r w:rsidRPr="0052234F">
        <w:rPr>
          <w:lang w:val="en-US"/>
        </w:rPr>
        <w:t xml:space="preserve">: Using </w:t>
      </w:r>
      <w:r w:rsidRPr="0062039C">
        <w:rPr>
          <w:i/>
          <w:lang w:val="en-US"/>
        </w:rPr>
        <w:t>Expanded Relations</w:t>
      </w:r>
      <w:r>
        <w:rPr>
          <w:lang w:val="en-US"/>
        </w:rPr>
        <w:t xml:space="preserve"> in the cake example.</w:t>
      </w:r>
      <w:bookmarkEnd w:id="285"/>
      <w:bookmarkEnd w:id="286"/>
      <w:r w:rsidRPr="0052234F">
        <w:rPr>
          <w:lang w:val="en-US"/>
        </w:rPr>
        <w:t xml:space="preserve"> </w:t>
      </w:r>
    </w:p>
    <w:p w14:paraId="70BA9171" w14:textId="487ED7A1"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77101A">
        <w:rPr>
          <w:lang w:val="en-US"/>
        </w:rPr>
        <w:fldChar w:fldCharType="begin"/>
      </w:r>
      <w:r>
        <w:rPr>
          <w:lang w:val="en-US"/>
        </w:rPr>
        <w:instrText xml:space="preserve"> REF _Ref352775643 \h </w:instrText>
      </w:r>
      <w:r w:rsidR="0077101A">
        <w:rPr>
          <w:lang w:val="en-US"/>
        </w:rPr>
      </w:r>
      <w:r w:rsidR="0077101A">
        <w:rPr>
          <w:lang w:val="en-US"/>
        </w:rPr>
        <w:fldChar w:fldCharType="separate"/>
      </w:r>
      <w:r w:rsidR="0056715F" w:rsidRPr="005E2DA9">
        <w:rPr>
          <w:lang w:val="en-US"/>
        </w:rPr>
        <w:t xml:space="preserve">Table </w:t>
      </w:r>
      <w:r w:rsidR="0056715F">
        <w:rPr>
          <w:noProof/>
          <w:lang w:val="en-US"/>
        </w:rPr>
        <w:t>2</w:t>
      </w:r>
      <w:r w:rsidR="0077101A">
        <w:rPr>
          <w:lang w:val="en-US"/>
        </w:rPr>
        <w:fldChar w:fldCharType="end"/>
      </w:r>
      <w:r>
        <w:rPr>
          <w:lang w:val="en-US"/>
        </w:rPr>
        <w:t xml:space="preserve"> describes which construct</w:t>
      </w:r>
      <w:ins w:id="287" w:author="esteban clua" w:date="2013-07-14T17:07:00Z">
        <w:r w:rsidR="00E57F77">
          <w:rPr>
            <w:lang w:val="en-US"/>
          </w:rPr>
          <w:t>ions</w:t>
        </w:r>
      </w:ins>
      <w:del w:id="288" w:author="esteban clua" w:date="2013-07-14T17:07:00Z">
        <w:r w:rsidDel="00E57F77">
          <w:rPr>
            <w:lang w:val="en-US"/>
          </w:rPr>
          <w:delText>s</w:delText>
        </w:r>
      </w:del>
      <w:r>
        <w:rPr>
          <w:lang w:val="en-US"/>
        </w:rPr>
        <w:t xml:space="preserve"> are allowed for each attribute and if there is any restriction of their values.</w:t>
      </w:r>
    </w:p>
    <w:p w14:paraId="406A98E2" w14:textId="77777777" w:rsidR="003F4C83" w:rsidRDefault="003F4C83" w:rsidP="0095542E">
      <w:pPr>
        <w:rPr>
          <w:lang w:val="en-US"/>
        </w:rPr>
      </w:pPr>
    </w:p>
    <w:p w14:paraId="5477E141" w14:textId="77777777" w:rsidR="0095542E" w:rsidRPr="005E2DA9" w:rsidRDefault="0095542E" w:rsidP="00723012">
      <w:pPr>
        <w:pStyle w:val="Legenda"/>
        <w:keepNext/>
        <w:framePr w:hSpace="180" w:wrap="around" w:vAnchor="text" w:hAnchor="text" w:y="1"/>
        <w:ind w:firstLine="0"/>
        <w:rPr>
          <w:lang w:val="en-US"/>
        </w:rPr>
      </w:pPr>
      <w:bookmarkStart w:id="289" w:name="_Ref352775643"/>
      <w:bookmarkStart w:id="290" w:name="_Toc352776626"/>
      <w:bookmarkStart w:id="291" w:name="_Toc361124159"/>
      <w:r w:rsidRPr="005E2DA9">
        <w:rPr>
          <w:lang w:val="en-US"/>
        </w:rPr>
        <w:t xml:space="preserve">Table </w:t>
      </w:r>
      <w:r w:rsidR="0077101A">
        <w:fldChar w:fldCharType="begin"/>
      </w:r>
      <w:r w:rsidRPr="005E2DA9">
        <w:rPr>
          <w:lang w:val="en-US"/>
        </w:rPr>
        <w:instrText xml:space="preserve"> SEQ Table \* ARABIC </w:instrText>
      </w:r>
      <w:r w:rsidR="0077101A">
        <w:fldChar w:fldCharType="separate"/>
      </w:r>
      <w:r w:rsidR="0056715F">
        <w:rPr>
          <w:noProof/>
          <w:lang w:val="en-US"/>
        </w:rPr>
        <w:t>2</w:t>
      </w:r>
      <w:r w:rsidR="0077101A">
        <w:fldChar w:fldCharType="end"/>
      </w:r>
      <w:bookmarkEnd w:id="289"/>
      <w:r w:rsidRPr="005E2DA9">
        <w:rPr>
          <w:noProof/>
          <w:lang w:val="en-US"/>
        </w:rPr>
        <w:t>: PROV optional attributes</w:t>
      </w:r>
      <w:bookmarkEnd w:id="290"/>
      <w:r w:rsidRPr="005E2DA9">
        <w:rPr>
          <w:noProof/>
          <w:lang w:val="en-US"/>
        </w:rPr>
        <w:t xml:space="preserve">. </w:t>
      </w:r>
      <w:r>
        <w:rPr>
          <w:noProof/>
          <w:lang w:val="en-US"/>
        </w:rPr>
        <w:t xml:space="preserve">Adapted from MOREAU and MISSIER </w:t>
      </w:r>
      <w:r w:rsidR="0077101A">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77101A">
        <w:rPr>
          <w:noProof/>
          <w:lang w:val="en-US"/>
        </w:rPr>
        <w:fldChar w:fldCharType="separate"/>
      </w:r>
      <w:r w:rsidR="00E54EA3" w:rsidRPr="007F10B7">
        <w:rPr>
          <w:rFonts w:cs="Times New Roman"/>
          <w:lang w:val="en-US"/>
        </w:rPr>
        <w:t>(2010a)</w:t>
      </w:r>
      <w:bookmarkEnd w:id="291"/>
      <w:r w:rsidR="0077101A">
        <w:rPr>
          <w:noProof/>
          <w:lang w:val="en-US"/>
        </w:rPr>
        <w:fldChar w:fldCharType="end"/>
      </w:r>
    </w:p>
    <w:tbl>
      <w:tblPr>
        <w:tblStyle w:val="LightGrid1"/>
        <w:tblW w:w="0" w:type="auto"/>
        <w:tblLook w:val="04A0" w:firstRow="1" w:lastRow="0" w:firstColumn="1" w:lastColumn="0" w:noHBand="0" w:noVBand="1"/>
      </w:tblPr>
      <w:tblGrid>
        <w:gridCol w:w="1121"/>
        <w:gridCol w:w="6021"/>
        <w:gridCol w:w="2117"/>
      </w:tblGrid>
      <w:tr w:rsidR="0095542E" w14:paraId="53444521" w14:textId="77777777" w:rsidTr="007A4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16095B93" w14:textId="77777777" w:rsidR="0095542E" w:rsidRPr="00605FFB" w:rsidRDefault="0095542E" w:rsidP="00AC4617">
            <w:pPr>
              <w:framePr w:hSpace="180" w:wrap="around" w:vAnchor="text" w:hAnchor="text" w:y="1"/>
              <w:spacing w:line="240" w:lineRule="auto"/>
              <w:ind w:firstLine="0"/>
              <w:jc w:val="center"/>
              <w:rPr>
                <w:sz w:val="20"/>
                <w:lang w:val="en-US"/>
              </w:rPr>
            </w:pPr>
            <w:r w:rsidRPr="00605FFB">
              <w:rPr>
                <w:sz w:val="20"/>
                <w:lang w:val="en-US"/>
              </w:rPr>
              <w:t>Attribute</w:t>
            </w:r>
          </w:p>
        </w:tc>
        <w:tc>
          <w:tcPr>
            <w:tcW w:w="6021" w:type="dxa"/>
          </w:tcPr>
          <w:p w14:paraId="000ACB88" w14:textId="77777777" w:rsidR="0095542E" w:rsidRPr="00605FFB" w:rsidRDefault="0095542E" w:rsidP="00AC4617">
            <w:pPr>
              <w:framePr w:hSpace="180" w:wrap="around" w:vAnchor="text" w:hAnchor="text" w:y="1"/>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lang w:val="en-US"/>
              </w:rPr>
            </w:pPr>
            <w:r w:rsidRPr="00605FFB">
              <w:rPr>
                <w:sz w:val="20"/>
                <w:lang w:val="en-US"/>
              </w:rPr>
              <w:t>Allowed in</w:t>
            </w:r>
          </w:p>
        </w:tc>
        <w:tc>
          <w:tcPr>
            <w:tcW w:w="2117" w:type="dxa"/>
          </w:tcPr>
          <w:p w14:paraId="392ECB91" w14:textId="77777777" w:rsidR="0095542E" w:rsidRPr="00605FFB" w:rsidRDefault="0095542E" w:rsidP="00AC4617">
            <w:pPr>
              <w:framePr w:hSpace="180" w:wrap="around" w:vAnchor="text" w:hAnchor="text" w:y="1"/>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lang w:val="en-US"/>
              </w:rPr>
            </w:pPr>
            <w:r>
              <w:rPr>
                <w:sz w:val="20"/>
                <w:lang w:val="en-US"/>
              </w:rPr>
              <w:t xml:space="preserve">Allowed </w:t>
            </w:r>
            <w:r w:rsidRPr="00605FFB">
              <w:rPr>
                <w:sz w:val="20"/>
                <w:lang w:val="en-US"/>
              </w:rPr>
              <w:t>Value</w:t>
            </w:r>
            <w:r>
              <w:rPr>
                <w:sz w:val="20"/>
                <w:lang w:val="en-US"/>
              </w:rPr>
              <w:t>s</w:t>
            </w:r>
          </w:p>
        </w:tc>
      </w:tr>
      <w:tr w:rsidR="0095542E" w14:paraId="0AD8F765" w14:textId="77777777" w:rsidTr="007A4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7D1CE717" w14:textId="77777777"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abel</w:t>
            </w:r>
          </w:p>
        </w:tc>
        <w:tc>
          <w:tcPr>
            <w:tcW w:w="6021" w:type="dxa"/>
          </w:tcPr>
          <w:p w14:paraId="58DA50F8" w14:textId="45231E8B" w:rsidR="0095542E" w:rsidRPr="00605FFB" w:rsidRDefault="0095542E" w:rsidP="00AC4617">
            <w:pPr>
              <w:framePr w:hSpace="180" w:wrap="around" w:vAnchor="text" w:hAnchor="text" w:y="1"/>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lang w:val="en-US"/>
              </w:rPr>
            </w:pPr>
            <w:r w:rsidRPr="00605FFB">
              <w:rPr>
                <w:sz w:val="20"/>
                <w:lang w:val="en-US"/>
              </w:rPr>
              <w:t>Any</w:t>
            </w:r>
            <w:r>
              <w:rPr>
                <w:sz w:val="20"/>
                <w:lang w:val="en-US"/>
              </w:rPr>
              <w:t xml:space="preserve"> construct</w:t>
            </w:r>
            <w:ins w:id="292" w:author="esteban clua" w:date="2013-07-14T17:08:00Z">
              <w:r w:rsidR="00E57F77">
                <w:rPr>
                  <w:sz w:val="20"/>
                  <w:lang w:val="en-US"/>
                </w:rPr>
                <w:t>ion</w:t>
              </w:r>
            </w:ins>
          </w:p>
        </w:tc>
        <w:tc>
          <w:tcPr>
            <w:tcW w:w="2117" w:type="dxa"/>
          </w:tcPr>
          <w:p w14:paraId="4A611E6C" w14:textId="77777777" w:rsidR="0095542E" w:rsidRPr="00605FFB" w:rsidRDefault="0095542E" w:rsidP="00AC4617">
            <w:pPr>
              <w:framePr w:hSpace="180" w:wrap="around" w:vAnchor="text" w:hAnchor="text" w:y="1"/>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14:paraId="573D842B" w14:textId="77777777" w:rsidTr="007A44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40978F38" w14:textId="77777777"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ocation</w:t>
            </w:r>
          </w:p>
        </w:tc>
        <w:tc>
          <w:tcPr>
            <w:tcW w:w="6021" w:type="dxa"/>
          </w:tcPr>
          <w:p w14:paraId="115E33A9" w14:textId="77777777" w:rsidR="0095542E" w:rsidRPr="00605FFB" w:rsidRDefault="0095542E" w:rsidP="00AC4617">
            <w:pPr>
              <w:framePr w:hSpace="180" w:wrap="around" w:vAnchor="text" w:hAnchor="text" w:y="1"/>
              <w:spacing w:line="240" w:lineRule="auto"/>
              <w:ind w:firstLine="0"/>
              <w:jc w:val="center"/>
              <w:cnfStyle w:val="000000010000" w:firstRow="0" w:lastRow="0" w:firstColumn="0" w:lastColumn="0" w:oddVBand="0" w:evenVBand="0" w:oddHBand="0" w:evenHBand="1" w:firstRowFirstColumn="0" w:firstRowLastColumn="0" w:lastRowFirstColumn="0" w:lastRowLastColumn="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14:paraId="65F0857A" w14:textId="77777777" w:rsidR="0095542E" w:rsidRPr="00605FFB" w:rsidRDefault="0095542E" w:rsidP="00AC4617">
            <w:pPr>
              <w:framePr w:hSpace="180" w:wrap="around" w:vAnchor="text" w:hAnchor="text" w:y="1"/>
              <w:spacing w:line="240" w:lineRule="auto"/>
              <w:ind w:firstLine="0"/>
              <w:jc w:val="center"/>
              <w:cnfStyle w:val="000000010000" w:firstRow="0" w:lastRow="0" w:firstColumn="0" w:lastColumn="0" w:oddVBand="0" w:evenVBand="0" w:oddHBand="0" w:evenHBand="1" w:firstRowFirstColumn="0" w:firstRowLastColumn="0" w:lastRowFirstColumn="0" w:lastRowLastColumn="0"/>
              <w:rPr>
                <w:sz w:val="20"/>
                <w:lang w:val="en-US"/>
              </w:rPr>
            </w:pPr>
            <w:r>
              <w:rPr>
                <w:i/>
                <w:sz w:val="20"/>
                <w:lang w:val="en-US"/>
              </w:rPr>
              <w:t>Any v</w:t>
            </w:r>
            <w:r w:rsidRPr="00605FFB">
              <w:rPr>
                <w:i/>
                <w:sz w:val="20"/>
                <w:lang w:val="en-US"/>
              </w:rPr>
              <w:t>alue</w:t>
            </w:r>
          </w:p>
        </w:tc>
      </w:tr>
      <w:tr w:rsidR="0095542E" w14:paraId="4513CAEF" w14:textId="77777777" w:rsidTr="007A4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6E044035" w14:textId="77777777"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r</w:t>
            </w:r>
            <w:r w:rsidRPr="00605FFB">
              <w:rPr>
                <w:sz w:val="20"/>
                <w:lang w:val="en-US"/>
              </w:rPr>
              <w:t>ole</w:t>
            </w:r>
          </w:p>
        </w:tc>
        <w:tc>
          <w:tcPr>
            <w:tcW w:w="6021" w:type="dxa"/>
          </w:tcPr>
          <w:p w14:paraId="3420223F" w14:textId="77777777" w:rsidR="0095542E" w:rsidRPr="00605FFB" w:rsidRDefault="0095542E" w:rsidP="00AC4617">
            <w:pPr>
              <w:framePr w:hSpace="180" w:wrap="around" w:vAnchor="text" w:hAnchor="text" w:y="1"/>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14:paraId="4FCEA16E" w14:textId="77777777" w:rsidR="0095542E" w:rsidRPr="00605FFB" w:rsidRDefault="0095542E" w:rsidP="00AC4617">
            <w:pPr>
              <w:framePr w:hSpace="180" w:wrap="around" w:vAnchor="text" w:hAnchor="text" w:y="1"/>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lang w:val="en-US"/>
              </w:rPr>
            </w:pPr>
            <w:r>
              <w:rPr>
                <w:i/>
                <w:sz w:val="20"/>
                <w:lang w:val="en-US"/>
              </w:rPr>
              <w:t>Any v</w:t>
            </w:r>
            <w:r w:rsidRPr="00605FFB">
              <w:rPr>
                <w:i/>
                <w:sz w:val="20"/>
                <w:lang w:val="en-US"/>
              </w:rPr>
              <w:t>alue</w:t>
            </w:r>
          </w:p>
        </w:tc>
      </w:tr>
      <w:tr w:rsidR="0095542E" w14:paraId="3F7B8D51" w14:textId="77777777" w:rsidTr="007A44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235D01BA" w14:textId="77777777"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t</w:t>
            </w:r>
            <w:r w:rsidRPr="00605FFB">
              <w:rPr>
                <w:sz w:val="20"/>
                <w:lang w:val="en-US"/>
              </w:rPr>
              <w:t>ype</w:t>
            </w:r>
          </w:p>
        </w:tc>
        <w:tc>
          <w:tcPr>
            <w:tcW w:w="6021" w:type="dxa"/>
          </w:tcPr>
          <w:p w14:paraId="4217FA50" w14:textId="77777777" w:rsidR="0095542E" w:rsidRPr="00605FFB" w:rsidRDefault="0095542E" w:rsidP="00AC4617">
            <w:pPr>
              <w:framePr w:hSpace="180" w:wrap="around" w:vAnchor="text" w:hAnchor="text" w:y="1"/>
              <w:spacing w:line="240" w:lineRule="auto"/>
              <w:ind w:firstLine="0"/>
              <w:jc w:val="center"/>
              <w:cnfStyle w:val="000000010000" w:firstRow="0" w:lastRow="0" w:firstColumn="0" w:lastColumn="0" w:oddVBand="0" w:evenVBand="0" w:oddHBand="0" w:evenHBand="1" w:firstRowFirstColumn="0" w:firstRowLastColumn="0" w:lastRowFirstColumn="0" w:lastRowLastColumn="0"/>
              <w:rPr>
                <w:sz w:val="20"/>
                <w:lang w:val="en-US"/>
              </w:rPr>
            </w:pPr>
            <w:r w:rsidRPr="00605FFB">
              <w:rPr>
                <w:sz w:val="20"/>
                <w:lang w:val="en-US"/>
              </w:rPr>
              <w:t>Any</w:t>
            </w:r>
            <w:r>
              <w:rPr>
                <w:sz w:val="20"/>
                <w:lang w:val="en-US"/>
              </w:rPr>
              <w:t xml:space="preserve"> construct</w:t>
            </w:r>
          </w:p>
        </w:tc>
        <w:tc>
          <w:tcPr>
            <w:tcW w:w="2117" w:type="dxa"/>
          </w:tcPr>
          <w:p w14:paraId="2CEA9C51" w14:textId="77777777" w:rsidR="0095542E" w:rsidRPr="00605FFB" w:rsidRDefault="0095542E" w:rsidP="00AC4617">
            <w:pPr>
              <w:framePr w:hSpace="180" w:wrap="around" w:vAnchor="text" w:hAnchor="text" w:y="1"/>
              <w:spacing w:line="240" w:lineRule="auto"/>
              <w:ind w:firstLine="0"/>
              <w:jc w:val="center"/>
              <w:cnfStyle w:val="000000010000" w:firstRow="0" w:lastRow="0" w:firstColumn="0" w:lastColumn="0" w:oddVBand="0" w:evenVBand="0" w:oddHBand="0" w:evenHBand="1" w:firstRowFirstColumn="0" w:firstRowLastColumn="0" w:lastRowFirstColumn="0" w:lastRowLastColumn="0"/>
              <w:rPr>
                <w:sz w:val="20"/>
                <w:lang w:val="en-US"/>
              </w:rPr>
            </w:pPr>
            <w:r>
              <w:rPr>
                <w:i/>
                <w:sz w:val="20"/>
                <w:lang w:val="en-US"/>
              </w:rPr>
              <w:t>Any v</w:t>
            </w:r>
            <w:r w:rsidRPr="00605FFB">
              <w:rPr>
                <w:i/>
                <w:sz w:val="20"/>
                <w:lang w:val="en-US"/>
              </w:rPr>
              <w:t>alue</w:t>
            </w:r>
          </w:p>
        </w:tc>
      </w:tr>
      <w:tr w:rsidR="0095542E" w14:paraId="378A2595" w14:textId="77777777" w:rsidTr="007A4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01E9379E" w14:textId="77777777"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v</w:t>
            </w:r>
            <w:r w:rsidRPr="00605FFB">
              <w:rPr>
                <w:sz w:val="20"/>
                <w:lang w:val="en-US"/>
              </w:rPr>
              <w:t>alue</w:t>
            </w:r>
          </w:p>
        </w:tc>
        <w:tc>
          <w:tcPr>
            <w:tcW w:w="6021" w:type="dxa"/>
          </w:tcPr>
          <w:p w14:paraId="6B075E0B" w14:textId="77777777" w:rsidR="0095542E" w:rsidRPr="00605FFB" w:rsidRDefault="0095542E" w:rsidP="00AC4617">
            <w:pPr>
              <w:framePr w:hSpace="180" w:wrap="around" w:vAnchor="text" w:hAnchor="text" w:y="1"/>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lang w:val="en-US"/>
              </w:rPr>
            </w:pPr>
            <w:r w:rsidRPr="00605FFB">
              <w:rPr>
                <w:i/>
                <w:sz w:val="20"/>
                <w:lang w:val="en-US"/>
              </w:rPr>
              <w:t>Entity</w:t>
            </w:r>
          </w:p>
        </w:tc>
        <w:tc>
          <w:tcPr>
            <w:tcW w:w="2117" w:type="dxa"/>
          </w:tcPr>
          <w:p w14:paraId="14AFCE4D" w14:textId="77777777" w:rsidR="0095542E" w:rsidRPr="00605FFB" w:rsidRDefault="0095542E" w:rsidP="00AC4617">
            <w:pPr>
              <w:framePr w:hSpace="180" w:wrap="around" w:vAnchor="text" w:hAnchor="text" w:y="1"/>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lang w:val="en-US"/>
              </w:rPr>
            </w:pPr>
            <w:r>
              <w:rPr>
                <w:i/>
                <w:sz w:val="20"/>
                <w:lang w:val="en-US"/>
              </w:rPr>
              <w:t>Any v</w:t>
            </w:r>
            <w:r w:rsidRPr="00605FFB">
              <w:rPr>
                <w:i/>
                <w:sz w:val="20"/>
                <w:lang w:val="en-US"/>
              </w:rPr>
              <w:t>alue</w:t>
            </w:r>
          </w:p>
        </w:tc>
      </w:tr>
    </w:tbl>
    <w:p w14:paraId="49D09527" w14:textId="77777777" w:rsidR="0095542E" w:rsidRDefault="0095542E" w:rsidP="0095542E">
      <w:pPr>
        <w:pStyle w:val="Ttulo3"/>
        <w:rPr>
          <w:lang w:val="en-US"/>
        </w:rPr>
      </w:pPr>
      <w:bookmarkStart w:id="293" w:name="_Toc352784497"/>
      <w:bookmarkStart w:id="294" w:name="_Toc361125378"/>
      <w:r>
        <w:rPr>
          <w:lang w:val="en-US"/>
        </w:rPr>
        <w:t>Time Information</w:t>
      </w:r>
      <w:bookmarkEnd w:id="293"/>
      <w:bookmarkEnd w:id="294"/>
    </w:p>
    <w:p w14:paraId="61F6D2B5" w14:textId="77777777"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14:paraId="54FE45EA" w14:textId="77777777"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77101A">
        <w:rPr>
          <w:lang w:val="en-US"/>
        </w:rPr>
        <w:fldChar w:fldCharType="begin"/>
      </w:r>
      <w:r>
        <w:rPr>
          <w:lang w:val="en-US"/>
        </w:rPr>
        <w:instrText xml:space="preserve"> REF _Ref352777030 \h </w:instrText>
      </w:r>
      <w:r w:rsidR="0077101A">
        <w:rPr>
          <w:lang w:val="en-US"/>
        </w:rPr>
      </w:r>
      <w:r w:rsidR="0077101A">
        <w:rPr>
          <w:lang w:val="en-US"/>
        </w:rPr>
        <w:fldChar w:fldCharType="separate"/>
      </w:r>
      <w:r w:rsidR="0056715F" w:rsidRPr="007023D0">
        <w:rPr>
          <w:lang w:val="en-US"/>
        </w:rPr>
        <w:t xml:space="preserve">Figure </w:t>
      </w:r>
      <w:r w:rsidR="0056715F">
        <w:rPr>
          <w:noProof/>
          <w:lang w:val="en-US"/>
        </w:rPr>
        <w:t>15</w:t>
      </w:r>
      <w:r w:rsidR="0077101A">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14:paraId="39CD0BE2" w14:textId="77777777" w:rsidR="0095542E" w:rsidRPr="0018463A" w:rsidRDefault="0095542E" w:rsidP="00723012">
      <w:pPr>
        <w:keepNext/>
        <w:framePr w:hSpace="180" w:wrap="around" w:vAnchor="text" w:hAnchor="text" w:y="1"/>
        <w:ind w:left="709" w:firstLine="0"/>
        <w:jc w:val="center"/>
        <w:rPr>
          <w:lang w:val="en-US"/>
        </w:rPr>
      </w:pPr>
      <w:r>
        <w:rPr>
          <w:noProof/>
          <w:lang w:eastAsia="pt-BR"/>
        </w:rPr>
        <w:drawing>
          <wp:inline distT="0" distB="0" distL="0" distR="0" wp14:anchorId="5A00D708" wp14:editId="6D462A37">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14:paraId="0A4DA9D5" w14:textId="77777777" w:rsidR="0095542E" w:rsidRDefault="0095542E" w:rsidP="00723012">
      <w:pPr>
        <w:pStyle w:val="Legenda"/>
        <w:framePr w:hSpace="180" w:wrap="around" w:vAnchor="text" w:hAnchor="text" w:y="1"/>
        <w:ind w:firstLine="0"/>
        <w:rPr>
          <w:lang w:val="en-US"/>
        </w:rPr>
      </w:pPr>
      <w:bookmarkStart w:id="295" w:name="_Ref352777030"/>
      <w:bookmarkStart w:id="296" w:name="_Toc352776701"/>
      <w:bookmarkStart w:id="297" w:name="_Toc361124132"/>
      <w:r w:rsidRPr="007023D0">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15</w:t>
      </w:r>
      <w:r w:rsidR="0077101A">
        <w:rPr>
          <w:lang w:val="en-US"/>
        </w:rPr>
        <w:fldChar w:fldCharType="end"/>
      </w:r>
      <w:bookmarkEnd w:id="295"/>
      <w:r w:rsidRPr="007023D0">
        <w:rPr>
          <w:noProof/>
          <w:lang w:val="en-US"/>
        </w:rPr>
        <w:t>: Time information</w:t>
      </w:r>
      <w:bookmarkEnd w:id="296"/>
      <w:r>
        <w:rPr>
          <w:noProof/>
          <w:lang w:val="en-US"/>
        </w:rPr>
        <w:t xml:space="preserve"> using the cake example.</w:t>
      </w:r>
      <w:bookmarkEnd w:id="297"/>
    </w:p>
    <w:p w14:paraId="607903DA" w14:textId="77777777" w:rsidR="0095542E" w:rsidRDefault="0095542E" w:rsidP="0095542E">
      <w:pPr>
        <w:pStyle w:val="Ttulo3"/>
        <w:rPr>
          <w:lang w:val="en-US"/>
        </w:rPr>
      </w:pPr>
      <w:bookmarkStart w:id="298" w:name="_Toc352784498"/>
      <w:bookmarkStart w:id="299" w:name="_Toc361125379"/>
      <w:r>
        <w:rPr>
          <w:lang w:val="en-US"/>
        </w:rPr>
        <w:t>Inference</w:t>
      </w:r>
      <w:bookmarkEnd w:id="298"/>
      <w:bookmarkEnd w:id="299"/>
    </w:p>
    <w:p w14:paraId="1D95BA3C" w14:textId="77777777"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77101A">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77101A">
        <w:rPr>
          <w:lang w:val="en-US"/>
        </w:rPr>
        <w:fldChar w:fldCharType="separate"/>
      </w:r>
      <w:r w:rsidR="00E54EA3" w:rsidRPr="00723012">
        <w:rPr>
          <w:rFonts w:cs="Times New Roman"/>
          <w:lang w:val="en-US"/>
        </w:rPr>
        <w:t>(2010)</w:t>
      </w:r>
      <w:r w:rsidR="0077101A">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77101A">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77101A">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77101A">
        <w:rPr>
          <w:lang w:val="en-US"/>
        </w:rPr>
        <w:fldChar w:fldCharType="end"/>
      </w:r>
      <w:r>
        <w:rPr>
          <w:lang w:val="en-US"/>
        </w:rPr>
        <w:t>.</w:t>
      </w:r>
    </w:p>
    <w:p w14:paraId="141642D3" w14:textId="77777777"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77101A">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77101A">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77101A">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14:paraId="350E66E1" w14:textId="77777777" w:rsidR="0095542E" w:rsidRDefault="0095542E" w:rsidP="0095542E">
      <w:pPr>
        <w:pStyle w:val="Ttulo2"/>
        <w:rPr>
          <w:lang w:val="en-US"/>
        </w:rPr>
      </w:pPr>
      <w:bookmarkStart w:id="300" w:name="_Toc352784499"/>
      <w:bookmarkStart w:id="301" w:name="_Ref353029704"/>
      <w:bookmarkStart w:id="302" w:name="_Toc361125380"/>
      <w:r w:rsidRPr="001E187B">
        <w:rPr>
          <w:lang w:val="en-US"/>
        </w:rPr>
        <w:lastRenderedPageBreak/>
        <w:t>Comparison Between Models</w:t>
      </w:r>
      <w:bookmarkEnd w:id="300"/>
      <w:bookmarkEnd w:id="301"/>
      <w:bookmarkEnd w:id="302"/>
    </w:p>
    <w:p w14:paraId="048D917F" w14:textId="67199A1F"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del w:id="303" w:author="esteban clua" w:date="2013-07-14T17:10:00Z">
        <w:r w:rsidDel="00BA1530">
          <w:rPr>
            <w:lang w:val="en-US"/>
          </w:rPr>
          <w:delText xml:space="preserve">from </w:delText>
        </w:r>
      </w:del>
      <w:ins w:id="304" w:author="esteban clua" w:date="2013-07-14T17:10:00Z">
        <w:r w:rsidR="00BA1530">
          <w:rPr>
            <w:lang w:val="en-US"/>
          </w:rPr>
          <w:t xml:space="preserve">of </w:t>
        </w:r>
      </w:ins>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r w:rsidRPr="008531AD">
        <w:rPr>
          <w:i/>
          <w:lang w:val="en-US"/>
        </w:rPr>
        <w:t>subtyping</w:t>
      </w:r>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14:paraId="46135AC0" w14:textId="77777777"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14:paraId="6F8D58A1" w14:textId="77777777"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77101A">
        <w:rPr>
          <w:lang w:val="en-US"/>
        </w:rPr>
        <w:fldChar w:fldCharType="begin"/>
      </w:r>
      <w:r>
        <w:rPr>
          <w:lang w:val="en-US"/>
        </w:rPr>
        <w:instrText xml:space="preserve"> REF _Ref353025208 \h </w:instrText>
      </w:r>
      <w:r w:rsidR="0077101A">
        <w:rPr>
          <w:lang w:val="en-US"/>
        </w:rPr>
      </w:r>
      <w:r w:rsidR="0077101A">
        <w:rPr>
          <w:lang w:val="en-US"/>
        </w:rPr>
        <w:fldChar w:fldCharType="separate"/>
      </w:r>
      <w:r w:rsidR="0056715F" w:rsidRPr="0056715F">
        <w:rPr>
          <w:lang w:val="en-US"/>
        </w:rPr>
        <w:t xml:space="preserve">Table </w:t>
      </w:r>
      <w:r w:rsidR="0056715F" w:rsidRPr="0056715F">
        <w:rPr>
          <w:noProof/>
          <w:lang w:val="en-US"/>
        </w:rPr>
        <w:t>3</w:t>
      </w:r>
      <w:r w:rsidR="0077101A">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14:paraId="1C8E1360" w14:textId="77777777" w:rsidR="0056715F" w:rsidRDefault="0056715F" w:rsidP="0095542E">
      <w:pPr>
        <w:rPr>
          <w:lang w:val="en-US"/>
        </w:rPr>
      </w:pPr>
    </w:p>
    <w:p w14:paraId="1189F928" w14:textId="77777777" w:rsidR="0056715F" w:rsidRPr="00F06EB4" w:rsidRDefault="0056715F">
      <w:pPr>
        <w:spacing w:after="200" w:line="276" w:lineRule="auto"/>
        <w:ind w:firstLine="0"/>
        <w:jc w:val="left"/>
        <w:rPr>
          <w:b/>
          <w:bCs/>
          <w:szCs w:val="18"/>
          <w:lang w:val="en-US"/>
        </w:rPr>
      </w:pPr>
      <w:bookmarkStart w:id="305" w:name="_Ref353025208"/>
      <w:r w:rsidRPr="00F06EB4">
        <w:rPr>
          <w:lang w:val="en-US"/>
        </w:rPr>
        <w:br w:type="page"/>
      </w:r>
    </w:p>
    <w:p w14:paraId="75283E9B" w14:textId="77777777" w:rsidR="0095542E" w:rsidRDefault="0095542E" w:rsidP="00723012">
      <w:pPr>
        <w:pStyle w:val="Legenda"/>
        <w:keepNext/>
        <w:ind w:firstLine="0"/>
      </w:pPr>
      <w:bookmarkStart w:id="306" w:name="_Toc361124160"/>
      <w:proofErr w:type="spellStart"/>
      <w:r>
        <w:lastRenderedPageBreak/>
        <w:t>Table</w:t>
      </w:r>
      <w:proofErr w:type="spellEnd"/>
      <w:r>
        <w:t xml:space="preserve"> </w:t>
      </w:r>
      <w:fldSimple w:instr=" SEQ Table \* ARABIC ">
        <w:r w:rsidR="0056715F">
          <w:rPr>
            <w:noProof/>
          </w:rPr>
          <w:t>3</w:t>
        </w:r>
      </w:fldSimple>
      <w:bookmarkEnd w:id="305"/>
      <w:r>
        <w:rPr>
          <w:noProof/>
        </w:rPr>
        <w:t xml:space="preserve">: </w:t>
      </w:r>
      <w:r w:rsidRPr="00A654C7">
        <w:rPr>
          <w:noProof/>
        </w:rPr>
        <w:t>OPM x PROV</w:t>
      </w:r>
      <w:bookmarkEnd w:id="306"/>
    </w:p>
    <w:tbl>
      <w:tblPr>
        <w:tblStyle w:val="LightGrid1"/>
        <w:tblW w:w="0" w:type="auto"/>
        <w:tblInd w:w="2889" w:type="dxa"/>
        <w:tblLook w:val="04A0" w:firstRow="1" w:lastRow="0" w:firstColumn="1" w:lastColumn="0" w:noHBand="0" w:noVBand="1"/>
      </w:tblPr>
      <w:tblGrid>
        <w:gridCol w:w="1866"/>
        <w:gridCol w:w="2038"/>
      </w:tblGrid>
      <w:tr w:rsidR="0095542E" w:rsidRPr="00FB1EF7" w14:paraId="4BFF1E62" w14:textId="77777777" w:rsidTr="007A441F">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23F6C0AA" w14:textId="77777777" w:rsidR="0095542E" w:rsidRPr="00D76FA1" w:rsidRDefault="0095542E" w:rsidP="00AC4617">
            <w:pPr>
              <w:spacing w:line="240" w:lineRule="auto"/>
              <w:ind w:firstLine="0"/>
              <w:jc w:val="center"/>
              <w:rPr>
                <w:i/>
              </w:rPr>
            </w:pPr>
            <w:r w:rsidRPr="00D76FA1">
              <w:t>OPM</w:t>
            </w:r>
          </w:p>
        </w:tc>
        <w:tc>
          <w:tcPr>
            <w:tcW w:w="2038" w:type="dxa"/>
          </w:tcPr>
          <w:p w14:paraId="4C49F314" w14:textId="77777777" w:rsidR="0095542E" w:rsidRPr="00D76FA1" w:rsidRDefault="0095542E" w:rsidP="00AC4617">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D76FA1">
              <w:t>PROV</w:t>
            </w:r>
          </w:p>
        </w:tc>
      </w:tr>
      <w:tr w:rsidR="0095542E" w:rsidRPr="00FB1EF7" w14:paraId="11A3BF78" w14:textId="77777777" w:rsidTr="007A441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866" w:type="dxa"/>
          </w:tcPr>
          <w:p w14:paraId="153D6075" w14:textId="77777777" w:rsidR="0095542E" w:rsidRPr="00504956" w:rsidRDefault="0095542E" w:rsidP="00AC4617">
            <w:pPr>
              <w:spacing w:line="240" w:lineRule="auto"/>
              <w:ind w:firstLine="0"/>
              <w:jc w:val="center"/>
              <w:rPr>
                <w:i/>
                <w:sz w:val="20"/>
              </w:rPr>
            </w:pPr>
            <w:proofErr w:type="spellStart"/>
            <w:r w:rsidRPr="00504956">
              <w:rPr>
                <w:i/>
                <w:sz w:val="20"/>
              </w:rPr>
              <w:t>used</w:t>
            </w:r>
            <w:proofErr w:type="spellEnd"/>
          </w:p>
        </w:tc>
        <w:tc>
          <w:tcPr>
            <w:tcW w:w="2038" w:type="dxa"/>
          </w:tcPr>
          <w:p w14:paraId="6EAA2D96" w14:textId="77777777" w:rsidR="0095542E" w:rsidRPr="00504956" w:rsidRDefault="0095542E"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i/>
                <w:sz w:val="20"/>
              </w:rPr>
            </w:pPr>
            <w:proofErr w:type="spellStart"/>
            <w:r w:rsidRPr="00504956">
              <w:rPr>
                <w:b/>
                <w:i/>
                <w:sz w:val="20"/>
              </w:rPr>
              <w:t>used</w:t>
            </w:r>
            <w:proofErr w:type="spellEnd"/>
          </w:p>
        </w:tc>
      </w:tr>
      <w:tr w:rsidR="0095542E" w:rsidRPr="00FB1EF7" w14:paraId="73434138" w14:textId="77777777" w:rsidTr="007A441F">
        <w:trPr>
          <w:cnfStyle w:val="000000010000" w:firstRow="0" w:lastRow="0" w:firstColumn="0" w:lastColumn="0" w:oddVBand="0" w:evenVBand="0" w:oddHBand="0" w:evenHBand="1"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866" w:type="dxa"/>
          </w:tcPr>
          <w:p w14:paraId="51F50854" w14:textId="77777777" w:rsidR="0095542E" w:rsidRPr="00504956" w:rsidRDefault="0095542E" w:rsidP="00AC4617">
            <w:pPr>
              <w:spacing w:line="240" w:lineRule="auto"/>
              <w:ind w:firstLine="0"/>
              <w:jc w:val="center"/>
              <w:rPr>
                <w:i/>
                <w:sz w:val="20"/>
              </w:rPr>
            </w:pPr>
            <w:proofErr w:type="spellStart"/>
            <w:r w:rsidRPr="00504956">
              <w:rPr>
                <w:i/>
                <w:sz w:val="20"/>
              </w:rPr>
              <w:t>wasGeneratedBy</w:t>
            </w:r>
            <w:proofErr w:type="spellEnd"/>
          </w:p>
        </w:tc>
        <w:tc>
          <w:tcPr>
            <w:tcW w:w="2038" w:type="dxa"/>
          </w:tcPr>
          <w:p w14:paraId="404D5F06" w14:textId="77777777" w:rsidR="0095542E" w:rsidRPr="00504956" w:rsidRDefault="0095542E" w:rsidP="00AC4617">
            <w:pPr>
              <w:spacing w:line="240" w:lineRule="auto"/>
              <w:ind w:firstLine="0"/>
              <w:jc w:val="center"/>
              <w:cnfStyle w:val="000000010000" w:firstRow="0" w:lastRow="0" w:firstColumn="0" w:lastColumn="0" w:oddVBand="0" w:evenVBand="0" w:oddHBand="0" w:evenHBand="1" w:firstRowFirstColumn="0" w:firstRowLastColumn="0" w:lastRowFirstColumn="0" w:lastRowLastColumn="0"/>
              <w:rPr>
                <w:b/>
                <w:i/>
                <w:sz w:val="20"/>
              </w:rPr>
            </w:pPr>
            <w:proofErr w:type="spellStart"/>
            <w:r w:rsidRPr="00504956">
              <w:rPr>
                <w:b/>
                <w:i/>
                <w:sz w:val="20"/>
              </w:rPr>
              <w:t>wasGeneratedBy</w:t>
            </w:r>
            <w:proofErr w:type="spellEnd"/>
          </w:p>
        </w:tc>
      </w:tr>
      <w:tr w:rsidR="0095542E" w:rsidRPr="00FB1EF7" w14:paraId="4CD6ADA6" w14:textId="77777777" w:rsidTr="007A441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7629EB97" w14:textId="77777777" w:rsidR="0095542E" w:rsidRPr="00504956" w:rsidRDefault="0095542E" w:rsidP="00AC4617">
            <w:pPr>
              <w:spacing w:line="240" w:lineRule="auto"/>
              <w:ind w:firstLine="0"/>
              <w:jc w:val="center"/>
              <w:rPr>
                <w:i/>
                <w:sz w:val="20"/>
              </w:rPr>
            </w:pPr>
            <w:proofErr w:type="spellStart"/>
            <w:r w:rsidRPr="00504956">
              <w:rPr>
                <w:i/>
                <w:sz w:val="20"/>
              </w:rPr>
              <w:t>wasControlledBy</w:t>
            </w:r>
            <w:proofErr w:type="spellEnd"/>
          </w:p>
        </w:tc>
        <w:tc>
          <w:tcPr>
            <w:tcW w:w="2038" w:type="dxa"/>
          </w:tcPr>
          <w:p w14:paraId="413FEF93" w14:textId="77777777" w:rsidR="0095542E" w:rsidRPr="00504956" w:rsidRDefault="0095542E"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i/>
                <w:sz w:val="20"/>
              </w:rPr>
            </w:pPr>
            <w:proofErr w:type="spellStart"/>
            <w:r w:rsidRPr="00504956">
              <w:rPr>
                <w:b/>
                <w:i/>
                <w:sz w:val="20"/>
              </w:rPr>
              <w:t>wasAssociatedWith</w:t>
            </w:r>
            <w:proofErr w:type="spellEnd"/>
          </w:p>
        </w:tc>
      </w:tr>
      <w:tr w:rsidR="0095542E" w:rsidRPr="00FB1EF7" w14:paraId="680D9EF7" w14:textId="77777777" w:rsidTr="007A441F">
        <w:trPr>
          <w:cnfStyle w:val="000000010000" w:firstRow="0" w:lastRow="0" w:firstColumn="0" w:lastColumn="0" w:oddVBand="0" w:evenVBand="0" w:oddHBand="0" w:evenHBand="1"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866" w:type="dxa"/>
          </w:tcPr>
          <w:p w14:paraId="62D08B93" w14:textId="77777777" w:rsidR="0095542E" w:rsidRPr="00504956" w:rsidRDefault="0095542E" w:rsidP="00AC4617">
            <w:pPr>
              <w:spacing w:line="240" w:lineRule="auto"/>
              <w:ind w:firstLine="0"/>
              <w:jc w:val="center"/>
              <w:rPr>
                <w:i/>
                <w:sz w:val="20"/>
              </w:rPr>
            </w:pPr>
            <w:proofErr w:type="spellStart"/>
            <w:r w:rsidRPr="00504956">
              <w:rPr>
                <w:i/>
                <w:sz w:val="20"/>
              </w:rPr>
              <w:t>wasDerivedFrom</w:t>
            </w:r>
            <w:proofErr w:type="spellEnd"/>
          </w:p>
        </w:tc>
        <w:tc>
          <w:tcPr>
            <w:tcW w:w="2038" w:type="dxa"/>
          </w:tcPr>
          <w:p w14:paraId="7587712C" w14:textId="77777777" w:rsidR="0095542E" w:rsidRPr="00504956" w:rsidRDefault="0095542E" w:rsidP="00AC4617">
            <w:pPr>
              <w:spacing w:line="240" w:lineRule="auto"/>
              <w:ind w:firstLine="0"/>
              <w:jc w:val="center"/>
              <w:cnfStyle w:val="000000010000" w:firstRow="0" w:lastRow="0" w:firstColumn="0" w:lastColumn="0" w:oddVBand="0" w:evenVBand="0" w:oddHBand="0" w:evenHBand="1" w:firstRowFirstColumn="0" w:firstRowLastColumn="0" w:lastRowFirstColumn="0" w:lastRowLastColumn="0"/>
              <w:rPr>
                <w:b/>
                <w:i/>
                <w:sz w:val="20"/>
              </w:rPr>
            </w:pPr>
            <w:proofErr w:type="spellStart"/>
            <w:r w:rsidRPr="00504956">
              <w:rPr>
                <w:b/>
                <w:i/>
                <w:sz w:val="20"/>
              </w:rPr>
              <w:t>wasDerivedFrom</w:t>
            </w:r>
            <w:proofErr w:type="spellEnd"/>
          </w:p>
        </w:tc>
      </w:tr>
      <w:tr w:rsidR="0095542E" w:rsidRPr="00FB1EF7" w14:paraId="5C50F4DB" w14:textId="77777777" w:rsidTr="007A441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6D985ED7" w14:textId="77777777" w:rsidR="0095542E" w:rsidRPr="00504956" w:rsidRDefault="0095542E" w:rsidP="00AC4617">
            <w:pPr>
              <w:spacing w:line="240" w:lineRule="auto"/>
              <w:ind w:firstLine="0"/>
              <w:jc w:val="center"/>
              <w:rPr>
                <w:i/>
                <w:sz w:val="20"/>
              </w:rPr>
            </w:pPr>
            <w:proofErr w:type="spellStart"/>
            <w:r w:rsidRPr="00504956">
              <w:rPr>
                <w:i/>
                <w:sz w:val="20"/>
              </w:rPr>
              <w:t>wasTriggeredBy</w:t>
            </w:r>
            <w:proofErr w:type="spellEnd"/>
          </w:p>
        </w:tc>
        <w:tc>
          <w:tcPr>
            <w:tcW w:w="2038" w:type="dxa"/>
          </w:tcPr>
          <w:p w14:paraId="097B5AA4" w14:textId="77777777" w:rsidR="0095542E" w:rsidRPr="00504956" w:rsidRDefault="0095542E"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i/>
                <w:sz w:val="20"/>
              </w:rPr>
            </w:pPr>
            <w:proofErr w:type="spellStart"/>
            <w:r w:rsidRPr="00504956">
              <w:rPr>
                <w:b/>
                <w:i/>
                <w:sz w:val="20"/>
              </w:rPr>
              <w:t>wasStartedBy</w:t>
            </w:r>
            <w:proofErr w:type="spellEnd"/>
          </w:p>
        </w:tc>
      </w:tr>
      <w:tr w:rsidR="0095542E" w:rsidRPr="00FB1EF7" w14:paraId="1C2D7D85" w14:textId="77777777" w:rsidTr="007A441F">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28CE6700" w14:textId="77777777" w:rsidR="0095542E" w:rsidRPr="00504956" w:rsidRDefault="0095542E" w:rsidP="00AC4617">
            <w:pPr>
              <w:spacing w:line="240" w:lineRule="auto"/>
              <w:ind w:firstLine="0"/>
              <w:jc w:val="center"/>
              <w:rPr>
                <w:i/>
                <w:sz w:val="20"/>
              </w:rPr>
            </w:pPr>
          </w:p>
        </w:tc>
        <w:tc>
          <w:tcPr>
            <w:tcW w:w="2038" w:type="dxa"/>
          </w:tcPr>
          <w:p w14:paraId="115244FE" w14:textId="77777777" w:rsidR="0095542E" w:rsidRPr="00504956" w:rsidRDefault="0095542E" w:rsidP="00AC4617">
            <w:pPr>
              <w:spacing w:line="240" w:lineRule="auto"/>
              <w:ind w:firstLine="0"/>
              <w:jc w:val="center"/>
              <w:cnfStyle w:val="000000010000" w:firstRow="0" w:lastRow="0" w:firstColumn="0" w:lastColumn="0" w:oddVBand="0" w:evenVBand="0" w:oddHBand="0" w:evenHBand="1" w:firstRowFirstColumn="0" w:firstRowLastColumn="0" w:lastRowFirstColumn="0" w:lastRowLastColumn="0"/>
              <w:rPr>
                <w:b/>
                <w:i/>
                <w:sz w:val="20"/>
              </w:rPr>
            </w:pPr>
            <w:proofErr w:type="spellStart"/>
            <w:r w:rsidRPr="00504956">
              <w:rPr>
                <w:b/>
                <w:i/>
                <w:sz w:val="20"/>
              </w:rPr>
              <w:t>wasEndedBy</w:t>
            </w:r>
            <w:proofErr w:type="spellEnd"/>
          </w:p>
        </w:tc>
      </w:tr>
      <w:tr w:rsidR="0095542E" w:rsidRPr="00FB1EF7" w14:paraId="19D2B1F7" w14:textId="77777777" w:rsidTr="007A441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18352877" w14:textId="77777777" w:rsidR="0095542E" w:rsidRPr="00504956" w:rsidRDefault="0095542E" w:rsidP="00AC4617">
            <w:pPr>
              <w:spacing w:line="240" w:lineRule="auto"/>
              <w:ind w:firstLine="0"/>
              <w:jc w:val="center"/>
              <w:rPr>
                <w:i/>
                <w:sz w:val="20"/>
              </w:rPr>
            </w:pPr>
          </w:p>
        </w:tc>
        <w:tc>
          <w:tcPr>
            <w:tcW w:w="2038" w:type="dxa"/>
          </w:tcPr>
          <w:p w14:paraId="4A5E2C34" w14:textId="77777777" w:rsidR="0095542E" w:rsidRPr="00504956" w:rsidRDefault="0095542E"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i/>
                <w:sz w:val="20"/>
              </w:rPr>
            </w:pPr>
            <w:proofErr w:type="spellStart"/>
            <w:r w:rsidRPr="00504956">
              <w:rPr>
                <w:b/>
                <w:i/>
                <w:sz w:val="20"/>
              </w:rPr>
              <w:t>wasRevisionOf</w:t>
            </w:r>
            <w:proofErr w:type="spellEnd"/>
          </w:p>
        </w:tc>
      </w:tr>
      <w:tr w:rsidR="0095542E" w:rsidRPr="00FB1EF7" w14:paraId="198D85E4" w14:textId="77777777" w:rsidTr="007A441F">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430219DC" w14:textId="77777777" w:rsidR="0095542E" w:rsidRPr="00504956" w:rsidRDefault="0095542E" w:rsidP="00AC4617">
            <w:pPr>
              <w:spacing w:line="240" w:lineRule="auto"/>
              <w:ind w:firstLine="0"/>
              <w:jc w:val="center"/>
              <w:rPr>
                <w:i/>
                <w:sz w:val="20"/>
              </w:rPr>
            </w:pPr>
          </w:p>
        </w:tc>
        <w:tc>
          <w:tcPr>
            <w:tcW w:w="2038" w:type="dxa"/>
          </w:tcPr>
          <w:p w14:paraId="42A6F18D" w14:textId="77777777" w:rsidR="0095542E" w:rsidRPr="00504956" w:rsidRDefault="0095542E" w:rsidP="00AC4617">
            <w:pPr>
              <w:spacing w:line="240" w:lineRule="auto"/>
              <w:ind w:firstLine="0"/>
              <w:jc w:val="center"/>
              <w:cnfStyle w:val="000000010000" w:firstRow="0" w:lastRow="0" w:firstColumn="0" w:lastColumn="0" w:oddVBand="0" w:evenVBand="0" w:oddHBand="0" w:evenHBand="1" w:firstRowFirstColumn="0" w:firstRowLastColumn="0" w:lastRowFirstColumn="0" w:lastRowLastColumn="0"/>
              <w:rPr>
                <w:b/>
                <w:i/>
                <w:sz w:val="20"/>
              </w:rPr>
            </w:pPr>
            <w:proofErr w:type="spellStart"/>
            <w:r w:rsidRPr="00504956">
              <w:rPr>
                <w:b/>
                <w:i/>
                <w:sz w:val="20"/>
              </w:rPr>
              <w:t>wasAttributtedTo</w:t>
            </w:r>
            <w:proofErr w:type="spellEnd"/>
          </w:p>
        </w:tc>
      </w:tr>
      <w:tr w:rsidR="0095542E" w:rsidRPr="00FB1EF7" w14:paraId="6DC84E08" w14:textId="77777777" w:rsidTr="007A441F">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6556433C" w14:textId="77777777" w:rsidR="0095542E" w:rsidRPr="00504956" w:rsidRDefault="0095542E" w:rsidP="00AC4617">
            <w:pPr>
              <w:spacing w:line="240" w:lineRule="auto"/>
              <w:ind w:firstLine="0"/>
              <w:jc w:val="center"/>
              <w:rPr>
                <w:i/>
                <w:sz w:val="20"/>
              </w:rPr>
            </w:pPr>
          </w:p>
        </w:tc>
        <w:tc>
          <w:tcPr>
            <w:tcW w:w="2038" w:type="dxa"/>
          </w:tcPr>
          <w:p w14:paraId="395E329C" w14:textId="77777777" w:rsidR="0095542E" w:rsidRPr="00504956" w:rsidRDefault="0095542E" w:rsidP="00AC461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i/>
                <w:sz w:val="20"/>
              </w:rPr>
            </w:pPr>
            <w:proofErr w:type="spellStart"/>
            <w:r w:rsidRPr="00504956">
              <w:rPr>
                <w:b/>
                <w:i/>
                <w:sz w:val="20"/>
              </w:rPr>
              <w:t>wasInformedBy</w:t>
            </w:r>
            <w:proofErr w:type="spellEnd"/>
          </w:p>
        </w:tc>
      </w:tr>
      <w:tr w:rsidR="0095542E" w:rsidRPr="00FB1EF7" w14:paraId="282E4D12" w14:textId="77777777" w:rsidTr="007A441F">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66" w:type="dxa"/>
          </w:tcPr>
          <w:p w14:paraId="38666E0F" w14:textId="77777777" w:rsidR="0095542E" w:rsidRPr="00504956" w:rsidRDefault="0095542E" w:rsidP="00AC4617">
            <w:pPr>
              <w:spacing w:line="240" w:lineRule="auto"/>
              <w:ind w:firstLine="0"/>
              <w:jc w:val="center"/>
              <w:rPr>
                <w:i/>
                <w:sz w:val="20"/>
              </w:rPr>
            </w:pPr>
          </w:p>
        </w:tc>
        <w:tc>
          <w:tcPr>
            <w:tcW w:w="2038" w:type="dxa"/>
          </w:tcPr>
          <w:p w14:paraId="4C9917AE" w14:textId="77777777" w:rsidR="0095542E" w:rsidRPr="00504956" w:rsidRDefault="0095542E" w:rsidP="00AC4617">
            <w:pPr>
              <w:spacing w:line="240" w:lineRule="auto"/>
              <w:ind w:firstLine="0"/>
              <w:jc w:val="center"/>
              <w:cnfStyle w:val="000000010000" w:firstRow="0" w:lastRow="0" w:firstColumn="0" w:lastColumn="0" w:oddVBand="0" w:evenVBand="0" w:oddHBand="0" w:evenHBand="1" w:firstRowFirstColumn="0" w:firstRowLastColumn="0" w:lastRowFirstColumn="0" w:lastRowLastColumn="0"/>
              <w:rPr>
                <w:b/>
                <w:i/>
                <w:sz w:val="20"/>
              </w:rPr>
            </w:pPr>
            <w:proofErr w:type="spellStart"/>
            <w:r w:rsidRPr="00504956">
              <w:rPr>
                <w:b/>
                <w:i/>
                <w:sz w:val="20"/>
              </w:rPr>
              <w:t>actedOnBehalfOf</w:t>
            </w:r>
            <w:proofErr w:type="spellEnd"/>
          </w:p>
        </w:tc>
      </w:tr>
    </w:tbl>
    <w:p w14:paraId="134F83BC" w14:textId="77777777" w:rsidR="0095542E" w:rsidRDefault="0095542E" w:rsidP="0095542E">
      <w:pPr>
        <w:rPr>
          <w:lang w:val="en-US"/>
        </w:rPr>
      </w:pPr>
    </w:p>
    <w:p w14:paraId="6C7D6EC1" w14:textId="77777777"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commentRangeStart w:id="307"/>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commentRangeEnd w:id="307"/>
      <w:r w:rsidR="00BA1530">
        <w:rPr>
          <w:rStyle w:val="Refdecomentrio"/>
        </w:rPr>
        <w:commentReference w:id="307"/>
      </w:r>
    </w:p>
    <w:p w14:paraId="230EC971" w14:textId="77777777" w:rsidR="0095542E" w:rsidRPr="001E187B" w:rsidRDefault="0095542E" w:rsidP="0095542E">
      <w:pPr>
        <w:pStyle w:val="Ttulo2"/>
        <w:rPr>
          <w:lang w:val="en-US"/>
        </w:rPr>
      </w:pPr>
      <w:bookmarkStart w:id="308" w:name="_Toc352784500"/>
      <w:bookmarkStart w:id="309" w:name="_Ref360904486"/>
      <w:bookmarkStart w:id="310" w:name="_Toc361125381"/>
      <w:r w:rsidRPr="001E187B">
        <w:rPr>
          <w:lang w:val="en-US"/>
        </w:rPr>
        <w:t>Final Considerations</w:t>
      </w:r>
      <w:bookmarkEnd w:id="308"/>
      <w:bookmarkEnd w:id="309"/>
      <w:bookmarkEnd w:id="310"/>
    </w:p>
    <w:p w14:paraId="0952BA1D" w14:textId="77777777"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gameplay data and representing the game flow in a provenance graph: </w:t>
      </w:r>
    </w:p>
    <w:p w14:paraId="45BA97A4" w14:textId="77777777" w:rsidR="0095542E" w:rsidRDefault="0095542E" w:rsidP="0095542E">
      <w:pPr>
        <w:pStyle w:val="PargrafodaLista"/>
        <w:numPr>
          <w:ilvl w:val="0"/>
          <w:numId w:val="21"/>
        </w:numPr>
        <w:rPr>
          <w:lang w:val="en-US"/>
        </w:rPr>
      </w:pPr>
      <w:r>
        <w:rPr>
          <w:lang w:val="en-US"/>
        </w:rPr>
        <w:t>Provenance of objects, which allows for a detailed study of an object’s life cycle.</w:t>
      </w:r>
    </w:p>
    <w:p w14:paraId="225855C2" w14:textId="77777777" w:rsidR="0095542E" w:rsidRDefault="0095542E" w:rsidP="0095542E">
      <w:pPr>
        <w:pStyle w:val="PargrafodaLista"/>
        <w:numPr>
          <w:ilvl w:val="0"/>
          <w:numId w:val="21"/>
        </w:numPr>
        <w:rPr>
          <w:lang w:val="en-US"/>
        </w:rPr>
      </w:pPr>
      <w:r>
        <w:rPr>
          <w:lang w:val="en-US"/>
        </w:rPr>
        <w:t>Provenance inferences, which allows making statements while, at the same time, hiding unimportant facts to reach conclusions about the object’s history.</w:t>
      </w:r>
    </w:p>
    <w:p w14:paraId="31DEAB86" w14:textId="77777777" w:rsidR="0095542E" w:rsidRDefault="0095542E" w:rsidP="0095542E">
      <w:pPr>
        <w:pStyle w:val="PargrafodaLista"/>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14:paraId="4667086C" w14:textId="77777777" w:rsidR="0095542E" w:rsidRPr="0095542E" w:rsidRDefault="0095542E" w:rsidP="0095542E">
      <w:pPr>
        <w:rPr>
          <w:lang w:val="en-US"/>
        </w:rPr>
      </w:pPr>
      <w:r>
        <w:rPr>
          <w:lang w:val="en-US"/>
        </w:rPr>
        <w:lastRenderedPageBreak/>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311" w:name="_Ref353029502"/>
      <w:r>
        <w:rPr>
          <w:lang w:val="en-US"/>
        </w:rPr>
        <w:br w:type="page"/>
      </w:r>
    </w:p>
    <w:p w14:paraId="79BB01C7" w14:textId="77777777" w:rsidR="0056035F" w:rsidRPr="001E187B" w:rsidRDefault="0056035F" w:rsidP="0056035F">
      <w:pPr>
        <w:pStyle w:val="Ttulo1"/>
        <w:rPr>
          <w:lang w:val="en-US"/>
        </w:rPr>
      </w:pPr>
      <w:bookmarkStart w:id="312" w:name="_Toc361125382"/>
      <w:r w:rsidRPr="001E187B">
        <w:rPr>
          <w:lang w:val="en-US"/>
        </w:rPr>
        <w:lastRenderedPageBreak/>
        <w:t xml:space="preserve">– </w:t>
      </w:r>
      <w:r w:rsidR="000D6AC9" w:rsidRPr="001E187B">
        <w:rPr>
          <w:lang w:val="en-US"/>
        </w:rPr>
        <w:t>Provenance in Games</w:t>
      </w:r>
      <w:bookmarkEnd w:id="311"/>
      <w:bookmarkEnd w:id="312"/>
    </w:p>
    <w:p w14:paraId="16403ABD" w14:textId="77777777" w:rsidR="00D52EAC" w:rsidRDefault="00D52EAC" w:rsidP="00D52EAC">
      <w:pPr>
        <w:pStyle w:val="Ttulo2"/>
        <w:rPr>
          <w:lang w:val="en-US"/>
        </w:rPr>
      </w:pPr>
      <w:bookmarkStart w:id="313" w:name="_Toc354161731"/>
      <w:bookmarkStart w:id="314" w:name="_Toc361125383"/>
      <w:commentRangeStart w:id="315"/>
      <w:r>
        <w:rPr>
          <w:lang w:val="en-US"/>
        </w:rPr>
        <w:t>Introd</w:t>
      </w:r>
      <w:r w:rsidRPr="001E187B">
        <w:rPr>
          <w:lang w:val="en-US"/>
        </w:rPr>
        <w:t>u</w:t>
      </w:r>
      <w:r>
        <w:rPr>
          <w:lang w:val="en-US"/>
        </w:rPr>
        <w:t>c</w:t>
      </w:r>
      <w:r w:rsidRPr="001E187B">
        <w:rPr>
          <w:lang w:val="en-US"/>
        </w:rPr>
        <w:t>tion</w:t>
      </w:r>
      <w:bookmarkEnd w:id="313"/>
      <w:bookmarkEnd w:id="314"/>
      <w:commentRangeEnd w:id="315"/>
      <w:r w:rsidR="00EF2241">
        <w:rPr>
          <w:rStyle w:val="Refdecomentrio"/>
          <w:rFonts w:eastAsiaTheme="minorHAnsi" w:cstheme="minorBidi"/>
          <w:b w:val="0"/>
          <w:bCs w:val="0"/>
          <w:caps w:val="0"/>
        </w:rPr>
        <w:commentReference w:id="315"/>
      </w:r>
    </w:p>
    <w:p w14:paraId="391A197C" w14:textId="5285CF78"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r w:rsidRPr="0096178A">
        <w:rPr>
          <w:lang w:val="en-US"/>
        </w:rPr>
        <w:t>gameplay</w:t>
      </w:r>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r>
        <w:rPr>
          <w:lang w:val="en-US"/>
        </w:rPr>
        <w:t xml:space="preserve">gameplay </w:t>
      </w:r>
      <w:ins w:id="316" w:author="esteban clua" w:date="2013-07-14T17:54:00Z">
        <w:r w:rsidR="001D3B7E">
          <w:rPr>
            <w:lang w:val="en-US"/>
          </w:rPr>
          <w:t xml:space="preserve">or game balancing </w:t>
        </w:r>
      </w:ins>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14:paraId="3950860F" w14:textId="77777777" w:rsidR="00D52EAC" w:rsidRDefault="00D52EAC" w:rsidP="00D52EAC">
      <w:pPr>
        <w:rPr>
          <w:lang w:val="en-US"/>
        </w:rPr>
      </w:pPr>
      <w:r>
        <w:rPr>
          <w:lang w:val="en-US"/>
        </w:rPr>
        <w:t>Additionally, n</w:t>
      </w:r>
      <w:r w:rsidRPr="0096178A">
        <w:rPr>
          <w:lang w:val="en-US"/>
        </w:rPr>
        <w:t xml:space="preserve">eural studies about the learning capability of human brain </w:t>
      </w:r>
      <w:r w:rsidR="0077101A"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77101A" w:rsidRPr="003A6B92">
        <w:fldChar w:fldCharType="separate"/>
      </w:r>
      <w:r w:rsidRPr="005C3239">
        <w:rPr>
          <w:rFonts w:cs="Times New Roman"/>
          <w:lang w:val="en-US"/>
        </w:rPr>
        <w:t>(CHIALVO; BAK, 1999; CLARK, 1950)</w:t>
      </w:r>
      <w:r w:rsidR="0077101A"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14:paraId="6133C962" w14:textId="77777777"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14:paraId="1AC1AFF0" w14:textId="6ED97FA0"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w:t>
      </w:r>
      <w:commentRangeStart w:id="317"/>
      <w:r w:rsidRPr="0096178A">
        <w:rPr>
          <w:lang w:val="en-US"/>
        </w:rPr>
        <w:t>the</w:t>
      </w:r>
      <w:commentRangeEnd w:id="317"/>
      <w:r w:rsidR="0074116E">
        <w:rPr>
          <w:rStyle w:val="Refdecomentrio"/>
        </w:rPr>
        <w:commentReference w:id="317"/>
      </w:r>
      <w:r w:rsidRPr="0096178A">
        <w:rPr>
          <w:lang w:val="en-US"/>
        </w:rPr>
        <w:t xml:space="preserve"> </w:t>
      </w:r>
      <w:del w:id="318" w:author="esteban clua" w:date="2013-07-14T17:56:00Z">
        <w:r w:rsidRPr="0096178A" w:rsidDel="0074116E">
          <w:rPr>
            <w:lang w:val="en-US"/>
          </w:rPr>
          <w:delText xml:space="preserve">player’s </w:delText>
        </w:r>
      </w:del>
      <w:r w:rsidRPr="0096178A">
        <w:rPr>
          <w:lang w:val="en-US"/>
        </w:rPr>
        <w:t xml:space="preserve">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gameplay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14:paraId="13873CEB" w14:textId="6246D5DD"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w:t>
      </w:r>
      <w:del w:id="319" w:author="esteban clua" w:date="2013-07-14T17:57:00Z">
        <w:r w:rsidRPr="0096178A" w:rsidDel="0074116E">
          <w:rPr>
            <w:lang w:val="en-US"/>
          </w:rPr>
          <w:delText xml:space="preserve"> a</w:delText>
        </w:r>
      </w:del>
      <w:r w:rsidRPr="0096178A">
        <w:rPr>
          <w:lang w:val="en-US"/>
        </w:rPr>
        <w:t xml:space="preserve"> game session</w:t>
      </w:r>
      <w:ins w:id="320" w:author="esteban clua" w:date="2013-07-14T17:57:00Z">
        <w:r w:rsidR="0074116E">
          <w:rPr>
            <w:lang w:val="en-US"/>
          </w:rPr>
          <w:t>s</w:t>
        </w:r>
      </w:ins>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77101A"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77101A"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0077101A"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ins w:id="321" w:author="esteban clua" w:date="2013-07-14T17:58:00Z">
        <w:r w:rsidR="0074116E">
          <w:rPr>
            <w:lang w:val="en-US"/>
          </w:rPr>
          <w:t xml:space="preserve">our novel proposal of </w:t>
        </w:r>
      </w:ins>
      <w:r>
        <w:rPr>
          <w:lang w:val="en-US"/>
        </w:rPr>
        <w:t>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gameplay information and generate a </w:t>
      </w:r>
      <w:r w:rsidRPr="00050A3D">
        <w:rPr>
          <w:i/>
          <w:lang w:val="en-US"/>
        </w:rPr>
        <w:t>game flow log</w:t>
      </w:r>
      <w:r w:rsidRPr="0087188B">
        <w:rPr>
          <w:rStyle w:val="Refdenotaderodap"/>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14:paraId="4638B5B9" w14:textId="77777777"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77101A">
        <w:rPr>
          <w:lang w:val="en-US"/>
        </w:rPr>
        <w:fldChar w:fldCharType="begin"/>
      </w:r>
      <w:r>
        <w:rPr>
          <w:lang w:val="en-US"/>
        </w:rPr>
        <w:instrText xml:space="preserve"> REF _Ref360897584 \r \h </w:instrText>
      </w:r>
      <w:r w:rsidR="0077101A">
        <w:rPr>
          <w:lang w:val="en-US"/>
        </w:rPr>
      </w:r>
      <w:r w:rsidR="0077101A">
        <w:rPr>
          <w:lang w:val="en-US"/>
        </w:rPr>
        <w:fldChar w:fldCharType="separate"/>
      </w:r>
      <w:r w:rsidR="0056715F">
        <w:rPr>
          <w:lang w:val="en-US"/>
        </w:rPr>
        <w:t>4.2</w:t>
      </w:r>
      <w:r w:rsidR="0077101A">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77101A">
        <w:rPr>
          <w:lang w:val="en-US"/>
        </w:rPr>
        <w:fldChar w:fldCharType="begin"/>
      </w:r>
      <w:r>
        <w:rPr>
          <w:lang w:val="en-US"/>
        </w:rPr>
        <w:instrText xml:space="preserve"> REF _Ref355251958 \r \h </w:instrText>
      </w:r>
      <w:r w:rsidR="0077101A">
        <w:rPr>
          <w:lang w:val="en-US"/>
        </w:rPr>
      </w:r>
      <w:r w:rsidR="0077101A">
        <w:rPr>
          <w:lang w:val="en-US"/>
        </w:rPr>
        <w:fldChar w:fldCharType="separate"/>
      </w:r>
      <w:r w:rsidR="0056715F">
        <w:rPr>
          <w:lang w:val="en-US"/>
        </w:rPr>
        <w:t>4.3</w:t>
      </w:r>
      <w:r w:rsidR="0077101A">
        <w:rPr>
          <w:lang w:val="en-US"/>
        </w:rPr>
        <w:fldChar w:fldCharType="end"/>
      </w:r>
      <w:r>
        <w:rPr>
          <w:lang w:val="en-US"/>
        </w:rPr>
        <w:t xml:space="preserve"> explains the provenance visualization stage. Lastly, Section </w:t>
      </w:r>
      <w:r w:rsidR="0077101A">
        <w:rPr>
          <w:lang w:val="en-US"/>
        </w:rPr>
        <w:fldChar w:fldCharType="begin"/>
      </w:r>
      <w:r>
        <w:rPr>
          <w:lang w:val="en-US"/>
        </w:rPr>
        <w:instrText xml:space="preserve"> REF _Ref355251961 \r \h </w:instrText>
      </w:r>
      <w:r w:rsidR="0077101A">
        <w:rPr>
          <w:lang w:val="en-US"/>
        </w:rPr>
      </w:r>
      <w:r w:rsidR="0077101A">
        <w:rPr>
          <w:lang w:val="en-US"/>
        </w:rPr>
        <w:fldChar w:fldCharType="separate"/>
      </w:r>
      <w:r w:rsidR="0056715F">
        <w:rPr>
          <w:lang w:val="en-US"/>
        </w:rPr>
        <w:t>4.4</w:t>
      </w:r>
      <w:r w:rsidR="0077101A">
        <w:rPr>
          <w:lang w:val="en-US"/>
        </w:rPr>
        <w:fldChar w:fldCharType="end"/>
      </w:r>
      <w:r w:rsidRPr="0096178A">
        <w:rPr>
          <w:lang w:val="en-US"/>
        </w:rPr>
        <w:t xml:space="preserve"> </w:t>
      </w:r>
      <w:r>
        <w:rPr>
          <w:lang w:val="en-US"/>
        </w:rPr>
        <w:t>presents the final considerations of this chapter.</w:t>
      </w:r>
    </w:p>
    <w:p w14:paraId="08A05673" w14:textId="77777777" w:rsidR="00D52EAC" w:rsidRPr="00D52EAC" w:rsidRDefault="00D52EAC" w:rsidP="00D52EAC">
      <w:pPr>
        <w:pStyle w:val="Ttulo2"/>
        <w:rPr>
          <w:rStyle w:val="TabelaChar"/>
          <w:rFonts w:cstheme="majorBidi"/>
          <w:b/>
          <w:color w:val="auto"/>
          <w:sz w:val="24"/>
        </w:rPr>
      </w:pPr>
      <w:bookmarkStart w:id="322" w:name="_Ref360897584"/>
      <w:bookmarkStart w:id="323" w:name="_Toc361125384"/>
      <w:commentRangeStart w:id="324"/>
      <w:r w:rsidRPr="00D52EAC">
        <w:rPr>
          <w:rStyle w:val="TabelaChar"/>
          <w:rFonts w:cstheme="majorBidi"/>
          <w:b/>
          <w:color w:val="auto"/>
          <w:sz w:val="24"/>
        </w:rPr>
        <w:t>Provenance Gathering</w:t>
      </w:r>
      <w:bookmarkEnd w:id="322"/>
      <w:bookmarkEnd w:id="323"/>
      <w:commentRangeEnd w:id="324"/>
      <w:r w:rsidR="009C73C1">
        <w:rPr>
          <w:rStyle w:val="Refdecomentrio"/>
          <w:rFonts w:eastAsiaTheme="minorHAnsi" w:cstheme="minorBidi"/>
          <w:b w:val="0"/>
          <w:bCs w:val="0"/>
          <w:caps w:val="0"/>
        </w:rPr>
        <w:commentReference w:id="324"/>
      </w:r>
    </w:p>
    <w:p w14:paraId="0A211DE5" w14:textId="47435100" w:rsidR="00D52EAC" w:rsidRDefault="009C73C1" w:rsidP="00D52EAC">
      <w:pPr>
        <w:rPr>
          <w:lang w:val="en-US"/>
        </w:rPr>
      </w:pPr>
      <w:ins w:id="325" w:author="Micro" w:date="2013-07-15T15:47:00Z">
        <w:r>
          <w:rPr>
            <w:lang w:val="en-US"/>
          </w:rPr>
          <w:t xml:space="preserve">In this work, we propose a novel usage for provenance, in the game field. </w:t>
        </w:r>
      </w:ins>
      <w:r w:rsidR="00D52EAC" w:rsidRPr="001B32E7">
        <w:rPr>
          <w:lang w:val="en-US"/>
        </w:rPr>
        <w:t xml:space="preserve">In order to adopt provenance for the context of games, it is necessary to map each type of vertices of the provenance graph into elements that </w:t>
      </w:r>
      <w:ins w:id="326" w:author="Micro" w:date="2013-07-15T15:48:00Z">
        <w:r>
          <w:rPr>
            <w:lang w:val="en-US"/>
          </w:rPr>
          <w:t xml:space="preserve">typical </w:t>
        </w:r>
      </w:ins>
      <w:r w:rsidR="00D52EAC" w:rsidRPr="001B32E7">
        <w:rPr>
          <w:lang w:val="en-US"/>
        </w:rPr>
        <w:t xml:space="preserve">can be </w:t>
      </w:r>
      <w:del w:id="327" w:author="Micro" w:date="2013-07-15T15:48:00Z">
        <w:r w:rsidR="00D52EAC" w:rsidRPr="001B32E7" w:rsidDel="009C73C1">
          <w:rPr>
            <w:lang w:val="en-US"/>
          </w:rPr>
          <w:delText xml:space="preserve">represented </w:delText>
        </w:r>
      </w:del>
      <w:ins w:id="328" w:author="Micro" w:date="2013-07-15T15:48:00Z">
        <w:r>
          <w:rPr>
            <w:lang w:val="en-US"/>
          </w:rPr>
          <w:t>found</w:t>
        </w:r>
        <w:r w:rsidRPr="001B32E7">
          <w:rPr>
            <w:lang w:val="en-US"/>
          </w:rPr>
          <w:t xml:space="preserve"> </w:t>
        </w:r>
      </w:ins>
      <w:r w:rsidR="00D52EAC" w:rsidRPr="001B32E7">
        <w:rPr>
          <w:lang w:val="en-US"/>
        </w:rPr>
        <w:t>in games.</w:t>
      </w:r>
      <w:r w:rsidR="00D52EAC" w:rsidRPr="001E187B">
        <w:rPr>
          <w:lang w:val="en-US"/>
        </w:rPr>
        <w:t xml:space="preserve"> As mentioned </w:t>
      </w:r>
      <w:del w:id="329" w:author="Micro" w:date="2013-07-15T15:49:00Z">
        <w:r w:rsidR="00D52EAC" w:rsidDel="009C73C1">
          <w:rPr>
            <w:lang w:val="en-US"/>
          </w:rPr>
          <w:delText xml:space="preserve">at </w:delText>
        </w:r>
      </w:del>
      <w:ins w:id="330" w:author="Micro" w:date="2013-07-15T15:49:00Z">
        <w:r>
          <w:rPr>
            <w:lang w:val="en-US"/>
          </w:rPr>
          <w:t xml:space="preserve">in </w:t>
        </w:r>
      </w:ins>
      <w:r w:rsidR="00D52EAC">
        <w:rPr>
          <w:lang w:val="en-US"/>
        </w:rPr>
        <w:t>chapter</w:t>
      </w:r>
      <w:r w:rsidR="00D52EAC" w:rsidRPr="004A5976">
        <w:rPr>
          <w:lang w:val="en-US"/>
        </w:rPr>
        <w:t xml:space="preserve"> 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14:paraId="3384A2CC" w14:textId="53BDF55E"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del w:id="331" w:author="Micro" w:date="2013-07-15T15:50:00Z">
        <w:r w:rsidRPr="001B32E7" w:rsidDel="009C73C1">
          <w:rPr>
            <w:lang w:val="en-US"/>
          </w:rPr>
          <w:delText xml:space="preserve">beings </w:delText>
        </w:r>
      </w:del>
      <w:ins w:id="332" w:author="Micro" w:date="2013-07-15T15:50:00Z">
        <w:r w:rsidR="009C73C1">
          <w:rPr>
            <w:lang w:val="en-US"/>
          </w:rPr>
          <w:t>dynamic game objects</w:t>
        </w:r>
      </w:ins>
      <w:del w:id="333" w:author="Micro" w:date="2013-07-15T15:51:00Z">
        <w:r w:rsidRPr="001B32E7" w:rsidDel="009C73C1">
          <w:rPr>
            <w:lang w:val="en-US"/>
          </w:rPr>
          <w:delText>capable of making decisions</w:delText>
        </w:r>
      </w:del>
      <w:r w:rsidRPr="001B32E7">
        <w:rPr>
          <w:lang w:val="en-US"/>
        </w:rPr>
        <w:t xml:space="preserve">, while </w:t>
      </w:r>
      <w:r w:rsidRPr="001B32E7">
        <w:rPr>
          <w:i/>
          <w:lang w:val="en-US"/>
        </w:rPr>
        <w:t xml:space="preserve">entities </w:t>
      </w:r>
      <w:r w:rsidRPr="001B32E7">
        <w:rPr>
          <w:lang w:val="en-US"/>
        </w:rPr>
        <w:t xml:space="preserve">represent </w:t>
      </w:r>
      <w:del w:id="334" w:author="Micro" w:date="2013-07-15T15:51:00Z">
        <w:r w:rsidRPr="001B32E7" w:rsidDel="009C73C1">
          <w:rPr>
            <w:lang w:val="en-US"/>
          </w:rPr>
          <w:delText xml:space="preserve">inanimate </w:delText>
        </w:r>
      </w:del>
      <w:ins w:id="335" w:author="Micro" w:date="2013-07-15T15:51:00Z">
        <w:r w:rsidR="009C73C1">
          <w:rPr>
            <w:lang w:val="en-US"/>
          </w:rPr>
          <w:t>static game</w:t>
        </w:r>
        <w:r w:rsidR="009C73C1" w:rsidRPr="001B32E7">
          <w:rPr>
            <w:lang w:val="en-US"/>
          </w:rPr>
          <w:t xml:space="preserve"> </w:t>
        </w:r>
      </w:ins>
      <w:r w:rsidRPr="001B32E7">
        <w:rPr>
          <w:lang w:val="en-US"/>
        </w:rPr>
        <w:t xml:space="preserve">objects. Lastly, </w:t>
      </w:r>
      <w:r w:rsidRPr="001B32E7">
        <w:rPr>
          <w:i/>
          <w:lang w:val="en-US"/>
        </w:rPr>
        <w:t>activities</w:t>
      </w:r>
      <w:r w:rsidRPr="001B32E7">
        <w:rPr>
          <w:lang w:val="en-US"/>
        </w:rPr>
        <w:t xml:space="preserve"> are defined as actions </w:t>
      </w:r>
      <w:r w:rsidRPr="001B32E7">
        <w:rPr>
          <w:lang w:val="en-US"/>
        </w:rPr>
        <w:lastRenderedPageBreak/>
        <w:t xml:space="preserve">taken by agents or interactions with 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14:paraId="02664654" w14:textId="77777777"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14:paraId="28A4AC4E" w14:textId="77777777" w:rsidR="00D52EAC" w:rsidRDefault="00D52EAC" w:rsidP="00D52EAC">
      <w:pPr>
        <w:keepNext/>
        <w:framePr w:hSpace="187" w:wrap="around" w:hAnchor="text" w:yAlign="bottom"/>
        <w:ind w:firstLine="0"/>
        <w:jc w:val="center"/>
        <w:rPr>
          <w:lang w:val="en-US"/>
        </w:rPr>
      </w:pPr>
      <w:r w:rsidRPr="0093632D">
        <w:rPr>
          <w:noProof/>
          <w:lang w:eastAsia="pt-BR"/>
        </w:rPr>
        <w:drawing>
          <wp:inline distT="0" distB="0" distL="0" distR="0" wp14:anchorId="37CE77CB" wp14:editId="06D66B4F">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14:paraId="5072F11F" w14:textId="77777777" w:rsidR="00D52EAC" w:rsidRDefault="00D52EAC" w:rsidP="00D52EAC">
      <w:pPr>
        <w:pStyle w:val="Legenda"/>
        <w:framePr w:hSpace="187" w:wrap="around" w:hAnchor="text" w:yAlign="bottom"/>
        <w:ind w:firstLine="0"/>
        <w:rPr>
          <w:lang w:val="en-US"/>
        </w:rPr>
      </w:pPr>
      <w:bookmarkStart w:id="336" w:name="_Ref335238960"/>
      <w:bookmarkStart w:id="337" w:name="_Toc353465421"/>
      <w:bookmarkStart w:id="338" w:name="_Toc361124133"/>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16</w:t>
      </w:r>
      <w:r w:rsidR="0077101A">
        <w:rPr>
          <w:lang w:val="en-US"/>
        </w:rPr>
        <w:fldChar w:fldCharType="end"/>
      </w:r>
      <w:bookmarkEnd w:id="336"/>
      <w:r w:rsidRPr="001E187B">
        <w:rPr>
          <w:lang w:val="en-US"/>
        </w:rPr>
        <w:t xml:space="preserve">: Data model diagram. Gray classes represent </w:t>
      </w:r>
      <w:r>
        <w:rPr>
          <w:lang w:val="en-US"/>
        </w:rPr>
        <w:t xml:space="preserve">generic </w:t>
      </w:r>
      <w:r w:rsidRPr="001E187B">
        <w:rPr>
          <w:lang w:val="en-US"/>
        </w:rPr>
        <w:t>provenance classes.</w:t>
      </w:r>
      <w:bookmarkEnd w:id="337"/>
      <w:bookmarkEnd w:id="338"/>
    </w:p>
    <w:p w14:paraId="6499195C" w14:textId="77777777"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77101A">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77101A">
        <w:fldChar w:fldCharType="separate"/>
      </w:r>
      <w:r w:rsidRPr="00E33B34">
        <w:rPr>
          <w:rFonts w:cs="Times New Roman"/>
          <w:lang w:val="en-US"/>
        </w:rPr>
        <w:t>(MORET, 1982)</w:t>
      </w:r>
      <w:r w:rsidR="0077101A">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r w:rsidR="00BF0DC5">
        <w:fldChar w:fldCharType="begin"/>
      </w:r>
      <w:r w:rsidR="00BF0DC5" w:rsidRPr="009C73C1">
        <w:rPr>
          <w:lang w:val="en-US"/>
          <w:rPrChange w:id="339" w:author="Micro" w:date="2013-07-15T15:46:00Z">
            <w:rPr/>
          </w:rPrChange>
        </w:rPr>
        <w:instrText xml:space="preserve"> REF _Ref335238960 \h  \* MERGEFORMAT </w:instrText>
      </w:r>
      <w:r w:rsidR="00BF0DC5">
        <w:fldChar w:fldCharType="separate"/>
      </w:r>
      <w:r w:rsidR="0056715F" w:rsidRPr="001E187B">
        <w:rPr>
          <w:lang w:val="en-US"/>
        </w:rPr>
        <w:t xml:space="preserve">Figure </w:t>
      </w:r>
      <w:r w:rsidR="0056715F">
        <w:rPr>
          <w:lang w:val="en-US"/>
        </w:rPr>
        <w:t>16</w:t>
      </w:r>
      <w:r w:rsidR="00BF0DC5">
        <w:fldChar w:fldCharType="end"/>
      </w:r>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w:t>
      </w:r>
      <w:r w:rsidRPr="001B32E7">
        <w:rPr>
          <w:lang w:val="en-US"/>
        </w:rPr>
        <w:lastRenderedPageBreak/>
        <w:t xml:space="preserve">produce a graph containing details that can be tracked to determine why something occurred the way it did. </w:t>
      </w:r>
      <w:commentRangeStart w:id="340"/>
      <w:r w:rsidRPr="001B32E7">
        <w:rPr>
          <w:lang w:val="en-US"/>
        </w:rPr>
        <w:t xml:space="preserve">Therefore, with this assumption, the time of the action, the person who did it, and the effects of the action can be recorded for future analysis. </w:t>
      </w:r>
      <w:commentRangeEnd w:id="340"/>
      <w:r w:rsidR="009C73C1">
        <w:rPr>
          <w:rStyle w:val="Refdecomentrio"/>
        </w:rPr>
        <w:commentReference w:id="340"/>
      </w:r>
    </w:p>
    <w:p w14:paraId="606EDC3A" w14:textId="3DA5AB36"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ins w:id="341" w:author="Micro" w:date="2013-07-15T15:57:00Z">
        <w:r w:rsidR="00B432FC">
          <w:rPr>
            <w:lang w:val="en-US"/>
          </w:rPr>
          <w:t xml:space="preserve">it </w:t>
        </w:r>
      </w:ins>
      <w:r>
        <w:rPr>
          <w:lang w:val="en-US"/>
        </w:rPr>
        <w:t>should also be recorded the buff received by the monster’s allies.</w:t>
      </w:r>
    </w:p>
    <w:p w14:paraId="180375F0" w14:textId="77777777"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14:paraId="57D03BFF" w14:textId="77777777" w:rsidR="00D52EAC" w:rsidRPr="00D52EAC" w:rsidRDefault="00D52EAC" w:rsidP="00D52EAC">
      <w:pPr>
        <w:pStyle w:val="Ttulo3"/>
        <w:rPr>
          <w:rStyle w:val="TabelaChar"/>
          <w:rFonts w:cstheme="majorBidi"/>
          <w:b/>
          <w:color w:val="auto"/>
          <w:sz w:val="24"/>
        </w:rPr>
      </w:pPr>
      <w:bookmarkStart w:id="342" w:name="_Toc361125385"/>
      <w:r w:rsidRPr="00D52EAC">
        <w:rPr>
          <w:rStyle w:val="TabelaChar"/>
          <w:rFonts w:cstheme="majorBidi"/>
          <w:b/>
          <w:color w:val="auto"/>
          <w:sz w:val="24"/>
        </w:rPr>
        <w:t>Storage Structure</w:t>
      </w:r>
      <w:bookmarkEnd w:id="342"/>
    </w:p>
    <w:p w14:paraId="6A9A8E3C" w14:textId="77777777"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w:t>
      </w:r>
      <w:commentRangeStart w:id="343"/>
      <w:r>
        <w:rPr>
          <w:lang w:val="en-US"/>
        </w:rPr>
        <w:t xml:space="preserve">possible </w:t>
      </w:r>
      <w:commentRangeEnd w:id="343"/>
      <w:r w:rsidR="00620B72">
        <w:rPr>
          <w:rStyle w:val="Refdecomentrio"/>
        </w:rPr>
        <w:commentReference w:id="343"/>
      </w:r>
      <w:r>
        <w:rPr>
          <w:lang w:val="en-US"/>
        </w:rPr>
        <w:t xml:space="preserve">to use an analogous approach, storing all events by trigger. </w:t>
      </w:r>
    </w:p>
    <w:p w14:paraId="464F8384" w14:textId="46AEEFD4" w:rsidR="00D52EAC" w:rsidRDefault="0077101A" w:rsidP="00D52EAC">
      <w:pPr>
        <w:rPr>
          <w:lang w:val="en-US"/>
        </w:rPr>
      </w:pPr>
      <w:r>
        <w:rPr>
          <w:lang w:val="en-US"/>
        </w:rPr>
        <w:lastRenderedPageBreak/>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ins w:id="344" w:author="Micro" w:date="2013-07-15T16:11:00Z">
        <w:r w:rsidR="00620B72">
          <w:rPr>
            <w:lang w:val="en-US"/>
          </w:rPr>
          <w:t xml:space="preserve">in the example, </w:t>
        </w:r>
      </w:ins>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14:paraId="7375321F" w14:textId="77777777" w:rsidR="00D52EAC" w:rsidRDefault="00D52EAC" w:rsidP="00D52EAC">
      <w:pPr>
        <w:keepNext/>
        <w:ind w:firstLine="0"/>
        <w:jc w:val="center"/>
        <w:rPr>
          <w:lang w:val="en-US"/>
        </w:rPr>
      </w:pPr>
      <w:r>
        <w:rPr>
          <w:noProof/>
          <w:lang w:eastAsia="pt-BR"/>
        </w:rPr>
        <w:drawing>
          <wp:inline distT="0" distB="0" distL="0" distR="0" wp14:anchorId="6ADF70E4" wp14:editId="18FAC7B4">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14:paraId="7210C0ED" w14:textId="77777777" w:rsidR="00D52EAC" w:rsidRDefault="00D52EAC" w:rsidP="00D52EAC">
      <w:pPr>
        <w:pStyle w:val="Legenda"/>
        <w:ind w:firstLine="0"/>
        <w:rPr>
          <w:lang w:val="en-US"/>
        </w:rPr>
      </w:pPr>
      <w:bookmarkStart w:id="345" w:name="_Ref335239044"/>
      <w:bookmarkStart w:id="346" w:name="_Toc353465422"/>
      <w:bookmarkStart w:id="347" w:name="_Toc361124134"/>
      <w:r w:rsidRPr="001E187B">
        <w:rPr>
          <w:lang w:val="en-US"/>
        </w:rPr>
        <w:t xml:space="preserve">Figure </w:t>
      </w:r>
      <w:r w:rsidR="0077101A">
        <w:rPr>
          <w:lang w:val="en-US"/>
        </w:rPr>
        <w:fldChar w:fldCharType="begin"/>
      </w:r>
      <w:r>
        <w:rPr>
          <w:lang w:val="en-US"/>
        </w:rPr>
        <w:instrText xml:space="preserve"> SEQ Figure \* ARABIC </w:instrText>
      </w:r>
      <w:r w:rsidR="0077101A">
        <w:rPr>
          <w:lang w:val="en-US"/>
        </w:rPr>
        <w:fldChar w:fldCharType="separate"/>
      </w:r>
      <w:r w:rsidR="0056715F">
        <w:rPr>
          <w:noProof/>
          <w:lang w:val="en-US"/>
        </w:rPr>
        <w:t>17</w:t>
      </w:r>
      <w:r w:rsidR="0077101A">
        <w:rPr>
          <w:lang w:val="en-US"/>
        </w:rPr>
        <w:fldChar w:fldCharType="end"/>
      </w:r>
      <w:bookmarkEnd w:id="345"/>
      <w:r w:rsidRPr="001E187B">
        <w:rPr>
          <w:lang w:val="en-US"/>
        </w:rPr>
        <w:t xml:space="preserve">: </w:t>
      </w:r>
      <w:bookmarkEnd w:id="346"/>
      <w:r>
        <w:rPr>
          <w:lang w:val="en-US"/>
        </w:rPr>
        <w:t>Provenance representation of a combat</w:t>
      </w:r>
      <w:bookmarkEnd w:id="347"/>
    </w:p>
    <w:p w14:paraId="07C63312" w14:textId="77777777"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14:paraId="59A1ED77" w14:textId="704902B3"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77101A">
        <w:rPr>
          <w:lang w:val="en-US"/>
        </w:rPr>
        <w:fldChar w:fldCharType="begin"/>
      </w:r>
      <w:r>
        <w:rPr>
          <w:lang w:val="en-US"/>
        </w:rPr>
        <w:instrText xml:space="preserve"> REF _Ref335239044 \h </w:instrText>
      </w:r>
      <w:r w:rsidR="0077101A">
        <w:rPr>
          <w:lang w:val="en-US"/>
        </w:rPr>
      </w:r>
      <w:r w:rsidR="0077101A">
        <w:rPr>
          <w:lang w:val="en-US"/>
        </w:rPr>
        <w:fldChar w:fldCharType="separate"/>
      </w:r>
      <w:r w:rsidR="0056715F" w:rsidRPr="001E187B">
        <w:rPr>
          <w:lang w:val="en-US"/>
        </w:rPr>
        <w:t xml:space="preserve">Figure </w:t>
      </w:r>
      <w:r w:rsidR="0056715F">
        <w:rPr>
          <w:noProof/>
          <w:lang w:val="en-US"/>
        </w:rPr>
        <w:t>17</w:t>
      </w:r>
      <w:r w:rsidR="0077101A">
        <w:rPr>
          <w:lang w:val="en-US"/>
        </w:rPr>
        <w:fldChar w:fldCharType="end"/>
      </w:r>
      <w:r>
        <w:rPr>
          <w:lang w:val="en-US"/>
        </w:rPr>
        <w:t xml:space="preserve"> and </w:t>
      </w:r>
      <w:del w:id="348" w:author="Micro" w:date="2013-07-15T16:13:00Z">
        <w:r w:rsidDel="00620B72">
          <w:rPr>
            <w:lang w:val="en-US"/>
          </w:rPr>
          <w:delText xml:space="preserve">illustrated </w:delText>
        </w:r>
      </w:del>
      <w:ins w:id="349" w:author="Micro" w:date="2013-07-15T16:13:00Z">
        <w:r w:rsidR="00620B72">
          <w:rPr>
            <w:lang w:val="en-US"/>
          </w:rPr>
          <w:t xml:space="preserve">detailed </w:t>
        </w:r>
      </w:ins>
      <w:r>
        <w:rPr>
          <w:lang w:val="en-US"/>
        </w:rPr>
        <w:t xml:space="preserve">step by step in </w:t>
      </w:r>
      <w:r w:rsidR="0077101A">
        <w:rPr>
          <w:lang w:val="en-US"/>
        </w:rPr>
        <w:fldChar w:fldCharType="begin"/>
      </w:r>
      <w:r>
        <w:rPr>
          <w:lang w:val="en-US"/>
        </w:rPr>
        <w:instrText xml:space="preserve"> REF _Ref360902353 \h </w:instrText>
      </w:r>
      <w:r w:rsidR="0077101A">
        <w:rPr>
          <w:lang w:val="en-US"/>
        </w:rPr>
      </w:r>
      <w:r w:rsidR="0077101A">
        <w:rPr>
          <w:lang w:val="en-US"/>
        </w:rPr>
        <w:fldChar w:fldCharType="separate"/>
      </w:r>
      <w:r w:rsidR="0056715F" w:rsidRPr="00526E67">
        <w:rPr>
          <w:lang w:val="en-US"/>
        </w:rPr>
        <w:t xml:space="preserve">Figure </w:t>
      </w:r>
      <w:r w:rsidR="0056715F">
        <w:rPr>
          <w:noProof/>
          <w:lang w:val="en-US"/>
        </w:rPr>
        <w:t>18</w:t>
      </w:r>
      <w:r w:rsidR="0077101A">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w:t>
      </w:r>
      <w:r>
        <w:rPr>
          <w:lang w:val="en-US"/>
        </w:rPr>
        <w:lastRenderedPageBreak/>
        <w:t xml:space="preserve">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14:paraId="341FC35A" w14:textId="77777777" w:rsidR="00D52EAC" w:rsidRPr="00213CA9" w:rsidRDefault="00D52EAC" w:rsidP="00D52EAC">
      <w:pPr>
        <w:keepNext/>
        <w:framePr w:hSpace="187" w:wrap="around" w:hAnchor="text" w:yAlign="top"/>
        <w:ind w:firstLine="0"/>
        <w:rPr>
          <w:lang w:val="en-US"/>
        </w:rPr>
      </w:pPr>
      <w:r w:rsidRPr="00D52EAC">
        <w:rPr>
          <w:noProof/>
          <w:lang w:eastAsia="pt-BR"/>
        </w:rPr>
        <w:drawing>
          <wp:inline distT="0" distB="0" distL="0" distR="0" wp14:anchorId="67CBF504" wp14:editId="1683963D">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14:paraId="4196145C" w14:textId="77777777" w:rsidR="00D52EAC" w:rsidRDefault="00D52EAC" w:rsidP="00D52EAC">
      <w:pPr>
        <w:pStyle w:val="Legenda"/>
        <w:framePr w:hSpace="187" w:wrap="around" w:hAnchor="text" w:yAlign="top"/>
        <w:ind w:firstLine="0"/>
        <w:rPr>
          <w:lang w:val="en-US"/>
        </w:rPr>
      </w:pPr>
      <w:bookmarkStart w:id="350" w:name="_Ref360902353"/>
      <w:bookmarkStart w:id="351" w:name="_Toc361124135"/>
      <w:r w:rsidRPr="00526E67">
        <w:rPr>
          <w:lang w:val="en-US"/>
        </w:rPr>
        <w:t xml:space="preserve">Figure </w:t>
      </w:r>
      <w:r w:rsidR="0077101A">
        <w:fldChar w:fldCharType="begin"/>
      </w:r>
      <w:r w:rsidRPr="00526E67">
        <w:rPr>
          <w:lang w:val="en-US"/>
        </w:rPr>
        <w:instrText xml:space="preserve"> SEQ Figure \* ARABIC </w:instrText>
      </w:r>
      <w:r w:rsidR="0077101A">
        <w:fldChar w:fldCharType="separate"/>
      </w:r>
      <w:r w:rsidR="0056715F">
        <w:rPr>
          <w:noProof/>
          <w:lang w:val="en-US"/>
        </w:rPr>
        <w:t>18</w:t>
      </w:r>
      <w:r w:rsidR="0077101A">
        <w:fldChar w:fldCharType="end"/>
      </w:r>
      <w:bookmarkEnd w:id="350"/>
      <w:r w:rsidRPr="00526E67">
        <w:rPr>
          <w:lang w:val="en-US"/>
        </w:rPr>
        <w:t>: Step-by-step combat representation</w:t>
      </w:r>
      <w:bookmarkEnd w:id="351"/>
    </w:p>
    <w:p w14:paraId="3597DDE5" w14:textId="77777777"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w:t>
      </w:r>
      <w:r>
        <w:rPr>
          <w:lang w:val="en-US"/>
        </w:rPr>
        <w:lastRenderedPageBreak/>
        <w:t xml:space="preserve">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14:paraId="1E28772E" w14:textId="3BF970C2"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ins w:id="352" w:author="Micro" w:date="2013-07-15T16:15:00Z">
        <w:r w:rsidR="00620B72">
          <w:rPr>
            <w:lang w:val="en-US"/>
          </w:rPr>
          <w:t xml:space="preserve">the </w:t>
        </w:r>
      </w:ins>
      <w:r>
        <w:rPr>
          <w:lang w:val="en-US"/>
        </w:rPr>
        <w:t>damage taken</w:t>
      </w:r>
      <w:r w:rsidRPr="0087188B">
        <w:rPr>
          <w:rStyle w:val="Refdenotaderodap"/>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14:paraId="1170E326" w14:textId="77777777"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represented in a</w:t>
      </w:r>
      <w:commentRangeStart w:id="353"/>
      <w:r w:rsidRPr="001E187B">
        <w:rPr>
          <w:lang w:val="en-US"/>
        </w:rPr>
        <w:t xml:space="preserve"> similar way as actions</w:t>
      </w:r>
      <w:commentRangeEnd w:id="353"/>
      <w:r w:rsidR="00606FFE">
        <w:rPr>
          <w:rStyle w:val="Refdecomentrio"/>
        </w:rPr>
        <w:commentReference w:id="353"/>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14:paraId="32C6EE90" w14:textId="3FE6BC3F"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w:t>
      </w:r>
      <w:ins w:id="354" w:author="Micro" w:date="2013-07-15T16:20:00Z">
        <w:r w:rsidR="00606FFE">
          <w:rPr>
            <w:lang w:val="en-US"/>
          </w:rPr>
          <w:t xml:space="preserve"> or hiding</w:t>
        </w:r>
      </w:ins>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w:t>
      </w:r>
      <w:r>
        <w:rPr>
          <w:lang w:val="en-US"/>
        </w:rPr>
        <w:lastRenderedPageBreak/>
        <w:t>graph size and, depending on how the filtering is done, no relevant information from the game will be lost.</w:t>
      </w:r>
    </w:p>
    <w:p w14:paraId="14BAE847" w14:textId="4F2F28D5"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del w:id="355" w:author="Micro" w:date="2013-07-15T16:21:00Z">
        <w:r w:rsidDel="00606FFE">
          <w:rPr>
            <w:lang w:val="en-US"/>
          </w:rPr>
          <w:delText>which most are there only walking around to give life to the city</w:delText>
        </w:r>
      </w:del>
      <w:ins w:id="356" w:author="Micro" w:date="2013-07-15T16:21:00Z">
        <w:r w:rsidR="00606FFE">
          <w:rPr>
            <w:lang w:val="en-US"/>
          </w:rPr>
          <w:t>knowing that almost all are making similar movements</w:t>
        </w:r>
      </w:ins>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del w:id="357" w:author="Micro" w:date="2013-07-15T16:22:00Z">
        <w:r w:rsidDel="00606FFE">
          <w:rPr>
            <w:lang w:val="en-US"/>
          </w:rPr>
          <w:delText xml:space="preserve">Doing </w:delText>
        </w:r>
      </w:del>
      <w:ins w:id="358" w:author="Micro" w:date="2013-07-15T16:22:00Z">
        <w:r w:rsidR="00606FFE">
          <w:rPr>
            <w:lang w:val="en-US"/>
          </w:rPr>
          <w:t xml:space="preserve">By doing </w:t>
        </w:r>
      </w:ins>
      <w:r>
        <w:rPr>
          <w:lang w:val="en-US"/>
        </w:rPr>
        <w:t>this</w:t>
      </w:r>
      <w:del w:id="359" w:author="Micro" w:date="2013-07-15T16:22:00Z">
        <w:r w:rsidDel="00606FFE">
          <w:rPr>
            <w:lang w:val="en-US"/>
          </w:rPr>
          <w:delText xml:space="preserve"> way</w:delText>
        </w:r>
      </w:del>
      <w:r>
        <w:rPr>
          <w:lang w:val="en-US"/>
        </w:rPr>
        <w:t xml:space="preserve">, </w:t>
      </w:r>
      <w:del w:id="360" w:author="Micro" w:date="2013-07-15T16:22:00Z">
        <w:r w:rsidDel="00606FFE">
          <w:rPr>
            <w:lang w:val="en-US"/>
          </w:rPr>
          <w:delText xml:space="preserve">it </w:delText>
        </w:r>
      </w:del>
      <w:ins w:id="361" w:author="Micro" w:date="2013-07-15T16:22:00Z">
        <w:r w:rsidR="00606FFE">
          <w:rPr>
            <w:lang w:val="en-US"/>
          </w:rPr>
          <w:t xml:space="preserve">we </w:t>
        </w:r>
      </w:ins>
      <w:r>
        <w:rPr>
          <w:lang w:val="en-US"/>
        </w:rPr>
        <w:t>filter</w:t>
      </w:r>
      <w:del w:id="362" w:author="Micro" w:date="2013-07-15T16:22:00Z">
        <w:r w:rsidDel="00606FFE">
          <w:rPr>
            <w:lang w:val="en-US"/>
          </w:rPr>
          <w:delText>s</w:delText>
        </w:r>
      </w:del>
      <w:r>
        <w:rPr>
          <w:lang w:val="en-US"/>
        </w:rPr>
        <w:t xml:space="preserve"> </w:t>
      </w:r>
      <w:r>
        <w:rPr>
          <w:i/>
          <w:lang w:val="en-US"/>
        </w:rPr>
        <w:t>agents</w:t>
      </w:r>
      <w:r>
        <w:rPr>
          <w:lang w:val="en-US"/>
        </w:rPr>
        <w:t xml:space="preserve"> that are only there</w:t>
      </w:r>
      <w:ins w:id="363" w:author="Micro" w:date="2013-07-15T16:22:00Z">
        <w:r w:rsidR="00606FFE">
          <w:rPr>
            <w:lang w:val="en-US"/>
          </w:rPr>
          <w:t>, for instance,</w:t>
        </w:r>
      </w:ins>
      <w:r>
        <w:rPr>
          <w:lang w:val="en-US"/>
        </w:rPr>
        <w:t xml:space="preserve"> to simulate crowd </w:t>
      </w:r>
      <w:r w:rsidR="0077101A">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77101A">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sidR="0077101A">
        <w:rPr>
          <w:lang w:val="en-US"/>
        </w:rPr>
        <w:fldChar w:fldCharType="end"/>
      </w:r>
      <w:r>
        <w:rPr>
          <w:lang w:val="en-US"/>
        </w:rPr>
        <w:t xml:space="preserve">. Another possible filter is for actions. </w:t>
      </w:r>
      <w:del w:id="364" w:author="Micro" w:date="2013-07-15T16:22:00Z">
        <w:r w:rsidDel="00606FFE">
          <w:rPr>
            <w:lang w:val="en-US"/>
          </w:rPr>
          <w:delText>For example, actions like s</w:delText>
        </w:r>
      </w:del>
      <w:ins w:id="365" w:author="Micro" w:date="2013-07-15T16:22:00Z">
        <w:r w:rsidR="00606FFE">
          <w:rPr>
            <w:lang w:val="en-US"/>
          </w:rPr>
          <w:t>S</w:t>
        </w:r>
      </w:ins>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14:paraId="616D96BA" w14:textId="7E40EC2A"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ins w:id="366" w:author="Micro" w:date="2013-07-15T16:23:00Z">
        <w:r w:rsidR="00606FFE">
          <w:rPr>
            <w:lang w:val="en-US"/>
          </w:rPr>
          <w:t xml:space="preserve"> </w:t>
        </w:r>
        <w:commentRangeStart w:id="367"/>
        <w:r w:rsidR="00606FFE">
          <w:rPr>
            <w:lang w:val="en-US"/>
          </w:rPr>
          <w:t xml:space="preserve">In the future, we also may work with a level of detail </w:t>
        </w:r>
      </w:ins>
      <w:ins w:id="368" w:author="Micro" w:date="2013-07-15T16:24:00Z">
        <w:r w:rsidR="00606FFE">
          <w:rPr>
            <w:lang w:val="en-US"/>
          </w:rPr>
          <w:t>representation.</w:t>
        </w:r>
        <w:commentRangeEnd w:id="367"/>
        <w:r w:rsidR="00606FFE">
          <w:rPr>
            <w:rStyle w:val="Refdecomentrio"/>
          </w:rPr>
          <w:commentReference w:id="367"/>
        </w:r>
      </w:ins>
    </w:p>
    <w:p w14:paraId="443C3A7B" w14:textId="77777777" w:rsidR="00D52EAC" w:rsidRPr="00397282" w:rsidRDefault="00D52EAC" w:rsidP="00D52EAC">
      <w:pPr>
        <w:pStyle w:val="Ttulo2"/>
        <w:rPr>
          <w:lang w:val="en-US"/>
        </w:rPr>
      </w:pPr>
      <w:bookmarkStart w:id="369" w:name="_Toc354161734"/>
      <w:bookmarkStart w:id="370" w:name="_Ref355251958"/>
      <w:bookmarkStart w:id="371" w:name="_Toc361125386"/>
      <w:r w:rsidRPr="001E187B">
        <w:rPr>
          <w:lang w:val="en-US"/>
        </w:rPr>
        <w:t>Provenance Visualization</w:t>
      </w:r>
      <w:bookmarkEnd w:id="369"/>
      <w:bookmarkEnd w:id="370"/>
      <w:bookmarkEnd w:id="371"/>
    </w:p>
    <w:p w14:paraId="559C6383" w14:textId="77777777"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14:paraId="6BA288D5" w14:textId="77777777" w:rsidR="00D52EAC" w:rsidRDefault="00D52EAC" w:rsidP="00D52EAC">
      <w:pPr>
        <w:rPr>
          <w:lang w:val="en-US"/>
        </w:rPr>
      </w:pPr>
      <w:commentRangeStart w:id="372"/>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w:t>
      </w:r>
      <w:commentRangeEnd w:id="372"/>
      <w:r w:rsidR="006B643D">
        <w:rPr>
          <w:rStyle w:val="Refdecomentrio"/>
        </w:rPr>
        <w:commentReference w:id="372"/>
      </w:r>
      <w:r w:rsidRPr="0096178A">
        <w:rPr>
          <w:lang w:val="en-US"/>
        </w:rPr>
        <w:t xml:space="preserve">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w:t>
      </w:r>
      <w:r>
        <w:rPr>
          <w:lang w:val="en-US"/>
        </w:rPr>
        <w:lastRenderedPageBreak/>
        <w:t xml:space="preserve">gathering stage in Section </w:t>
      </w:r>
      <w:r w:rsidR="0077101A">
        <w:rPr>
          <w:lang w:val="en-US"/>
        </w:rPr>
        <w:fldChar w:fldCharType="begin"/>
      </w:r>
      <w:r>
        <w:rPr>
          <w:lang w:val="en-US"/>
        </w:rPr>
        <w:instrText xml:space="preserve"> REF _Ref360897584 \r \h </w:instrText>
      </w:r>
      <w:r w:rsidR="0077101A">
        <w:rPr>
          <w:lang w:val="en-US"/>
        </w:rPr>
      </w:r>
      <w:r w:rsidR="0077101A">
        <w:rPr>
          <w:lang w:val="en-US"/>
        </w:rPr>
        <w:fldChar w:fldCharType="separate"/>
      </w:r>
      <w:r w:rsidR="0056715F">
        <w:rPr>
          <w:lang w:val="en-US"/>
        </w:rPr>
        <w:t>4.2</w:t>
      </w:r>
      <w:r w:rsidR="0077101A">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14:paraId="556830F7" w14:textId="22E653D1" w:rsidR="00D52EAC" w:rsidRDefault="00D52EAC" w:rsidP="00D52EAC">
      <w:pPr>
        <w:rPr>
          <w:lang w:val="en-US"/>
        </w:rPr>
      </w:pPr>
      <w:r>
        <w:rPr>
          <w:lang w:val="en-US"/>
        </w:rPr>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w:t>
      </w:r>
      <w:del w:id="373" w:author="Micro" w:date="2013-07-15T16:32:00Z">
        <w:r w:rsidDel="006B643D">
          <w:rPr>
            <w:lang w:val="en-US"/>
          </w:rPr>
          <w:delText xml:space="preserve">at </w:delText>
        </w:r>
      </w:del>
      <w:ins w:id="374" w:author="Micro" w:date="2013-07-15T16:32:00Z">
        <w:r w:rsidR="006B643D">
          <w:rPr>
            <w:lang w:val="en-US"/>
          </w:rPr>
          <w:t xml:space="preserve">of </w:t>
        </w:r>
      </w:ins>
      <w:r>
        <w:rPr>
          <w:lang w:val="en-US"/>
        </w:rPr>
        <w:t xml:space="preserve">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14:paraId="192B48A0" w14:textId="77777777"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14:paraId="2C8DF43F" w14:textId="2DF5858B" w:rsidR="00D52EAC" w:rsidRPr="0096178A" w:rsidRDefault="006B643D" w:rsidP="00D52EAC">
      <w:pPr>
        <w:pStyle w:val="Ttulo3"/>
        <w:rPr>
          <w:lang w:val="en-US"/>
        </w:rPr>
      </w:pPr>
      <w:bookmarkStart w:id="375" w:name="_Toc354161735"/>
      <w:bookmarkStart w:id="376" w:name="_Toc361125387"/>
      <w:ins w:id="377" w:author="Micro" w:date="2013-07-15T16:36:00Z">
        <w:r>
          <w:rPr>
            <w:lang w:val="en-US"/>
          </w:rPr>
          <w:t xml:space="preserve">Vertex </w:t>
        </w:r>
      </w:ins>
      <w:del w:id="378" w:author="Micro" w:date="2013-07-15T16:36:00Z">
        <w:r w:rsidR="00D52EAC" w:rsidDel="006B643D">
          <w:rPr>
            <w:lang w:val="en-US"/>
          </w:rPr>
          <w:delText>Shape and Color</w:delText>
        </w:r>
      </w:del>
      <w:bookmarkEnd w:id="375"/>
      <w:bookmarkEnd w:id="376"/>
      <w:ins w:id="379" w:author="Micro" w:date="2013-07-15T16:36:00Z">
        <w:r>
          <w:rPr>
            <w:lang w:val="en-US"/>
          </w:rPr>
          <w:t>characterization</w:t>
        </w:r>
      </w:ins>
    </w:p>
    <w:p w14:paraId="5CDFF1B9" w14:textId="77777777"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xml:space="preserve">.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w:t>
      </w:r>
      <w:r>
        <w:rPr>
          <w:lang w:val="en-US"/>
        </w:rPr>
        <w:lastRenderedPageBreak/>
        <w:t>express some information. For example, vertices can show their timestamps and names as labels while edges can show their type of influence (ex: damage, healing, buff) as labels.</w:t>
      </w:r>
    </w:p>
    <w:p w14:paraId="16492212" w14:textId="32DC582C"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77101A">
        <w:fldChar w:fldCharType="begin"/>
      </w:r>
      <w:r w:rsidRPr="0096178A">
        <w:rPr>
          <w:lang w:val="en-US"/>
        </w:rPr>
        <w:instrText xml:space="preserve"> REF _Ref341710011 \h </w:instrText>
      </w:r>
      <w:r w:rsidR="0077101A">
        <w:fldChar w:fldCharType="separate"/>
      </w:r>
      <w:r w:rsidR="0056715F" w:rsidRPr="0096178A">
        <w:rPr>
          <w:lang w:val="en-US"/>
        </w:rPr>
        <w:t xml:space="preserve">Figure </w:t>
      </w:r>
      <w:r w:rsidR="0056715F">
        <w:rPr>
          <w:noProof/>
          <w:lang w:val="en-US"/>
        </w:rPr>
        <w:t>19</w:t>
      </w:r>
      <w:r w:rsidR="0077101A">
        <w:fldChar w:fldCharType="end"/>
      </w:r>
      <w:r w:rsidRPr="0096178A">
        <w:rPr>
          <w:lang w:val="en-US"/>
        </w:rPr>
        <w:t>.</w:t>
      </w:r>
      <w:r>
        <w:rPr>
          <w:lang w:val="en-US"/>
        </w:rPr>
        <w:t xml:space="preserve"> Also in </w:t>
      </w:r>
      <w:r w:rsidR="0077101A">
        <w:fldChar w:fldCharType="begin"/>
      </w:r>
      <w:r w:rsidRPr="0096178A">
        <w:rPr>
          <w:lang w:val="en-US"/>
        </w:rPr>
        <w:instrText xml:space="preserve"> REF _Ref341710011 \h </w:instrText>
      </w:r>
      <w:r w:rsidR="0077101A">
        <w:fldChar w:fldCharType="separate"/>
      </w:r>
      <w:r w:rsidR="0056715F" w:rsidRPr="0096178A">
        <w:rPr>
          <w:lang w:val="en-US"/>
        </w:rPr>
        <w:t xml:space="preserve">Figure </w:t>
      </w:r>
      <w:r w:rsidR="0056715F">
        <w:rPr>
          <w:noProof/>
          <w:lang w:val="en-US"/>
        </w:rPr>
        <w:t>19</w:t>
      </w:r>
      <w:r w:rsidR="0077101A">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w:t>
      </w:r>
      <w:ins w:id="380" w:author="Micro" w:date="2013-07-15T16:37:00Z">
        <w:r w:rsidR="006B643D">
          <w:rPr>
            <w:lang w:val="en-US"/>
          </w:rPr>
          <w:t xml:space="preserve">be </w:t>
        </w:r>
      </w:ins>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77101A">
        <w:fldChar w:fldCharType="begin"/>
      </w:r>
      <w:r w:rsidRPr="0096178A">
        <w:rPr>
          <w:lang w:val="en-US"/>
        </w:rPr>
        <w:instrText xml:space="preserve"> REF _Ref341710011 \h </w:instrText>
      </w:r>
      <w:r w:rsidR="0077101A">
        <w:fldChar w:fldCharType="separate"/>
      </w:r>
      <w:r w:rsidR="0056715F" w:rsidRPr="0096178A">
        <w:rPr>
          <w:lang w:val="en-US"/>
        </w:rPr>
        <w:t xml:space="preserve">Figure </w:t>
      </w:r>
      <w:r w:rsidR="0056715F">
        <w:rPr>
          <w:noProof/>
          <w:lang w:val="en-US"/>
        </w:rPr>
        <w:t>19</w:t>
      </w:r>
      <w:r w:rsidR="0077101A">
        <w:fldChar w:fldCharType="end"/>
      </w:r>
      <w:r>
        <w:rPr>
          <w:lang w:val="en-US"/>
        </w:rPr>
        <w:t xml:space="preserve"> illustrates</w:t>
      </w:r>
      <w:r w:rsidRPr="002B7873">
        <w:rPr>
          <w:lang w:val="en-US"/>
        </w:rPr>
        <w:t xml:space="preserve"> that they </w:t>
      </w:r>
      <w:del w:id="381" w:author="Micro" w:date="2013-07-15T16:37:00Z">
        <w:r w:rsidRPr="002B7873" w:rsidDel="006B643D">
          <w:rPr>
            <w:lang w:val="en-US"/>
          </w:rPr>
          <w:delText>belong to</w:delText>
        </w:r>
      </w:del>
      <w:ins w:id="382" w:author="Micro" w:date="2013-07-15T16:37:00Z">
        <w:r w:rsidR="006B643D">
          <w:rPr>
            <w:lang w:val="en-US"/>
          </w:rPr>
          <w:t>have</w:t>
        </w:r>
      </w:ins>
      <w:r w:rsidRPr="002B7873">
        <w:rPr>
          <w:lang w:val="en-US"/>
        </w:rPr>
        <w:t xml:space="preserve"> different types</w:t>
      </w:r>
      <w:r>
        <w:rPr>
          <w:lang w:val="en-US"/>
        </w:rPr>
        <w:t>. This is useful because it is possible to distinguish</w:t>
      </w:r>
      <w:del w:id="383" w:author="Micro" w:date="2013-07-15T16:38:00Z">
        <w:r w:rsidDel="006B643D">
          <w:rPr>
            <w:lang w:val="en-US"/>
          </w:rPr>
          <w:delText>ing</w:delText>
        </w:r>
      </w:del>
      <w:r>
        <w:rPr>
          <w:lang w:val="en-US"/>
        </w:rPr>
        <w:t xml:space="preserve"> a player from </w:t>
      </w:r>
      <w:del w:id="384" w:author="Micro" w:date="2013-07-15T16:38:00Z">
        <w:r w:rsidDel="006B643D">
          <w:rPr>
            <w:lang w:val="en-US"/>
          </w:rPr>
          <w:delText xml:space="preserve">monsters </w:delText>
        </w:r>
      </w:del>
      <w:ins w:id="385" w:author="Micro" w:date="2013-07-15T16:38:00Z">
        <w:r w:rsidR="006B643D">
          <w:rPr>
            <w:lang w:val="en-US"/>
          </w:rPr>
          <w:t xml:space="preserve">enemies </w:t>
        </w:r>
      </w:ins>
      <w:r>
        <w:rPr>
          <w:lang w:val="en-US"/>
        </w:rPr>
        <w:t xml:space="preserve">by using different colors since both types are </w:t>
      </w:r>
      <w:r w:rsidRPr="005D76A7">
        <w:rPr>
          <w:i/>
          <w:lang w:val="en-US"/>
        </w:rPr>
        <w:t>agents</w:t>
      </w:r>
      <w:r>
        <w:rPr>
          <w:lang w:val="en-US"/>
        </w:rPr>
        <w:t xml:space="preserve">, thus have the same shape. </w:t>
      </w:r>
    </w:p>
    <w:p w14:paraId="0EACDA8B" w14:textId="77777777" w:rsidR="00D52EAC" w:rsidRDefault="00D52EAC" w:rsidP="00D52EAC">
      <w:pPr>
        <w:keepNext/>
        <w:ind w:firstLine="0"/>
        <w:jc w:val="center"/>
      </w:pPr>
      <w:r>
        <w:rPr>
          <w:noProof/>
          <w:lang w:eastAsia="pt-BR"/>
        </w:rPr>
        <w:drawing>
          <wp:inline distT="0" distB="0" distL="0" distR="0" wp14:anchorId="51275855" wp14:editId="6D749B3A">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14:paraId="1848BD59" w14:textId="77777777" w:rsidR="00D52EAC" w:rsidRDefault="00D52EAC" w:rsidP="00D52EAC">
      <w:pPr>
        <w:pStyle w:val="Legenda"/>
        <w:ind w:firstLine="0"/>
        <w:rPr>
          <w:lang w:val="en-US"/>
        </w:rPr>
      </w:pPr>
      <w:bookmarkStart w:id="386" w:name="_Ref341710011"/>
      <w:bookmarkStart w:id="387" w:name="_Toc353465424"/>
      <w:bookmarkStart w:id="388" w:name="_Toc361124136"/>
      <w:r w:rsidRPr="0096178A">
        <w:rPr>
          <w:lang w:val="en-US"/>
        </w:rPr>
        <w:t xml:space="preserve">Figure </w:t>
      </w:r>
      <w:r w:rsidR="0077101A">
        <w:fldChar w:fldCharType="begin"/>
      </w:r>
      <w:r w:rsidRPr="0096178A">
        <w:rPr>
          <w:lang w:val="en-US"/>
        </w:rPr>
        <w:instrText xml:space="preserve"> SEQ Figure \* ARABIC </w:instrText>
      </w:r>
      <w:r w:rsidR="0077101A">
        <w:fldChar w:fldCharType="separate"/>
      </w:r>
      <w:r w:rsidR="0056715F">
        <w:rPr>
          <w:noProof/>
          <w:lang w:val="en-US"/>
        </w:rPr>
        <w:t>19</w:t>
      </w:r>
      <w:r w:rsidR="0077101A">
        <w:fldChar w:fldCharType="end"/>
      </w:r>
      <w:bookmarkEnd w:id="386"/>
      <w:r>
        <w:rPr>
          <w:lang w:val="en-US"/>
        </w:rPr>
        <w:t>:</w:t>
      </w:r>
      <w:r w:rsidRPr="0096178A">
        <w:rPr>
          <w:lang w:val="en-US"/>
        </w:rPr>
        <w:t xml:space="preserve"> Example of a generated provenance graph</w:t>
      </w:r>
      <w:bookmarkEnd w:id="387"/>
      <w:bookmarkEnd w:id="388"/>
    </w:p>
    <w:p w14:paraId="3994B14F" w14:textId="77777777"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w:t>
      </w:r>
      <w:r w:rsidRPr="00995D0D">
        <w:rPr>
          <w:lang w:val="en-US"/>
        </w:rPr>
        <w:lastRenderedPageBreak/>
        <w:t xml:space="preserve">agent. These edge types are also illustrated in </w:t>
      </w:r>
      <w:r w:rsidR="0077101A" w:rsidRPr="00FD0A60">
        <w:rPr>
          <w:lang w:val="en-US"/>
        </w:rPr>
        <w:fldChar w:fldCharType="begin"/>
      </w:r>
      <w:r w:rsidRPr="00FD0A60">
        <w:rPr>
          <w:lang w:val="en-US"/>
        </w:rPr>
        <w:instrText xml:space="preserve"> REF _Ref341710011 \h </w:instrText>
      </w:r>
      <w:r w:rsidR="0077101A" w:rsidRPr="00FD0A60">
        <w:rPr>
          <w:lang w:val="en-US"/>
        </w:rPr>
      </w:r>
      <w:r w:rsidR="0077101A" w:rsidRPr="00FD0A60">
        <w:rPr>
          <w:lang w:val="en-US"/>
        </w:rPr>
        <w:fldChar w:fldCharType="separate"/>
      </w:r>
      <w:r w:rsidR="0056715F" w:rsidRPr="0096178A">
        <w:rPr>
          <w:lang w:val="en-US"/>
        </w:rPr>
        <w:t xml:space="preserve">Figure </w:t>
      </w:r>
      <w:r w:rsidR="0056715F">
        <w:rPr>
          <w:noProof/>
          <w:lang w:val="en-US"/>
        </w:rPr>
        <w:t>19</w:t>
      </w:r>
      <w:r w:rsidR="0077101A" w:rsidRPr="00FD0A60">
        <w:rPr>
          <w:lang w:val="en-US"/>
        </w:rPr>
        <w:fldChar w:fldCharType="end"/>
      </w:r>
      <w:r w:rsidRPr="00995D0D">
        <w:rPr>
          <w:lang w:val="en-US"/>
        </w:rPr>
        <w:t>, where neutral edges are dashed to emphasize their lack of importance.</w:t>
      </w:r>
    </w:p>
    <w:p w14:paraId="18630376" w14:textId="77777777"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14:paraId="29887E97" w14:textId="77777777" w:rsidR="00D52EAC" w:rsidRPr="00F94124" w:rsidRDefault="00D52EAC" w:rsidP="00D52EAC">
      <w:pPr>
        <w:pStyle w:val="Ttulo3"/>
        <w:rPr>
          <w:lang w:val="en-US"/>
        </w:rPr>
      </w:pPr>
      <w:bookmarkStart w:id="389" w:name="_Toc354161736"/>
      <w:bookmarkStart w:id="390" w:name="_Toc361125388"/>
      <w:commentRangeStart w:id="391"/>
      <w:r>
        <w:rPr>
          <w:lang w:val="en-US"/>
        </w:rPr>
        <w:t>Filters</w:t>
      </w:r>
      <w:bookmarkEnd w:id="389"/>
      <w:bookmarkEnd w:id="390"/>
      <w:commentRangeEnd w:id="391"/>
      <w:r w:rsidR="003646DD">
        <w:rPr>
          <w:rStyle w:val="Refdecomentrio"/>
          <w:rFonts w:eastAsiaTheme="minorHAnsi" w:cstheme="minorBidi"/>
          <w:b w:val="0"/>
          <w:bCs w:val="0"/>
          <w:caps w:val="0"/>
        </w:rPr>
        <w:commentReference w:id="391"/>
      </w:r>
    </w:p>
    <w:p w14:paraId="746D2D96" w14:textId="77777777"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14:paraId="1B7ABF51" w14:textId="4E279DA7"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w:t>
      </w:r>
      <w:del w:id="392" w:author="Micro" w:date="2013-07-15T16:46:00Z">
        <w:r w:rsidDel="003646DD">
          <w:rPr>
            <w:lang w:val="en-US"/>
          </w:rPr>
          <w:delText xml:space="preserve">the </w:delText>
        </w:r>
      </w:del>
      <w:r>
        <w:rPr>
          <w:lang w:val="en-US"/>
        </w:rPr>
        <w:t xml:space="preserve">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14:paraId="4F0A4896" w14:textId="77777777"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77101A">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77101A">
        <w:fldChar w:fldCharType="separate"/>
      </w:r>
      <w:r w:rsidRPr="005C3239">
        <w:rPr>
          <w:rFonts w:cs="Times New Roman"/>
          <w:lang w:val="en-US"/>
        </w:rPr>
        <w:t>(DIEHL, 2007)</w:t>
      </w:r>
      <w:r w:rsidR="0077101A">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w:t>
      </w:r>
      <w:r w:rsidRPr="0096178A">
        <w:rPr>
          <w:lang w:val="en-US"/>
        </w:rPr>
        <w:lastRenderedPageBreak/>
        <w:t xml:space="preserve">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14:paraId="588F8B3E" w14:textId="77777777" w:rsidR="00D52EAC" w:rsidRPr="001E187B" w:rsidRDefault="00D52EAC" w:rsidP="00D52EAC">
      <w:pPr>
        <w:pStyle w:val="Ttulo2"/>
        <w:rPr>
          <w:lang w:val="en-US"/>
        </w:rPr>
      </w:pPr>
      <w:bookmarkStart w:id="393" w:name="_Toc354161738"/>
      <w:bookmarkStart w:id="394" w:name="_Ref355251961"/>
      <w:bookmarkStart w:id="395" w:name="_Toc361125389"/>
      <w:r w:rsidRPr="001E187B">
        <w:rPr>
          <w:lang w:val="en-US"/>
        </w:rPr>
        <w:t>Final Considerations</w:t>
      </w:r>
      <w:bookmarkEnd w:id="393"/>
      <w:bookmarkEnd w:id="394"/>
      <w:bookmarkEnd w:id="395"/>
    </w:p>
    <w:p w14:paraId="15DDA0D1" w14:textId="09E35582" w:rsidR="00D52EAC" w:rsidRPr="001A48C8" w:rsidRDefault="00D52EAC" w:rsidP="00D52EAC">
      <w:pPr>
        <w:rPr>
          <w:lang w:val="en-US"/>
        </w:rPr>
      </w:pPr>
      <w:r>
        <w:rPr>
          <w:lang w:val="en-US"/>
        </w:rPr>
        <w:t xml:space="preserve">This chapter presented a conceptual framework to gather detailed gameplay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gameplay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ins w:id="396" w:author="Micro" w:date="2013-07-15T16:48:00Z">
        <w:r w:rsidR="00D416F1">
          <w:rPr>
            <w:lang w:val="en-US"/>
          </w:rPr>
          <w:t xml:space="preserve">gathered </w:t>
        </w:r>
      </w:ins>
      <w:r>
        <w:rPr>
          <w:lang w:val="en-US"/>
        </w:rPr>
        <w:t>gameplay information</w:t>
      </w:r>
      <w:del w:id="397" w:author="Micro" w:date="2013-07-15T16:48:00Z">
        <w:r w:rsidDel="00D416F1">
          <w:rPr>
            <w:lang w:val="en-US"/>
          </w:rPr>
          <w:delText xml:space="preserve"> gathered</w:delText>
        </w:r>
      </w:del>
      <w:r>
        <w:rPr>
          <w:lang w:val="en-US"/>
        </w:rPr>
        <w:t xml:space="preserve">. The provenance graph allows </w:t>
      </w:r>
      <w:del w:id="398" w:author="Micro" w:date="2013-07-15T16:48:00Z">
        <w:r w:rsidDel="00D416F1">
          <w:rPr>
            <w:lang w:val="en-US"/>
          </w:rPr>
          <w:delText xml:space="preserve">for </w:delText>
        </w:r>
      </w:del>
      <w:r>
        <w:rPr>
          <w:lang w:val="en-US"/>
        </w:rPr>
        <w:t>a better understanding of the events occurred during a game session by allowing the user to visually identify the influences in the game.</w:t>
      </w:r>
    </w:p>
    <w:p w14:paraId="726F3CDA" w14:textId="77777777"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The game developers need to create inference rules customized to their games, such as clustering sequences of actions</w:t>
      </w:r>
      <w:del w:id="399" w:author="Micro" w:date="2013-07-15T16:49:00Z">
        <w:r w:rsidDel="00D416F1">
          <w:rPr>
            <w:lang w:val="en-US"/>
          </w:rPr>
          <w:delText>,</w:delText>
        </w:r>
      </w:del>
      <w:r>
        <w:rPr>
          <w:lang w:val="en-US"/>
        </w:rPr>
        <w:t xml:space="preserve">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77101A">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77101A">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rsidR="0077101A">
        <w:fldChar w:fldCharType="end"/>
      </w:r>
      <w:r>
        <w:rPr>
          <w:lang w:val="en-US"/>
        </w:rPr>
        <w:t xml:space="preserve"> and varies from games to games.</w:t>
      </w:r>
    </w:p>
    <w:p w14:paraId="307E699D" w14:textId="77777777"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14:paraId="7CA66D98" w14:textId="77777777"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14:paraId="17C75DF4" w14:textId="77777777" w:rsidR="00BC61B6" w:rsidRPr="0030598F" w:rsidRDefault="00BC61B6" w:rsidP="00BC61B6">
      <w:pPr>
        <w:pStyle w:val="Ttulo1"/>
        <w:rPr>
          <w:lang w:val="en-US"/>
        </w:rPr>
      </w:pPr>
      <w:bookmarkStart w:id="400" w:name="_Toc361125390"/>
      <w:commentRangeStart w:id="401"/>
      <w:r w:rsidRPr="0030598F">
        <w:rPr>
          <w:lang w:val="en-US"/>
        </w:rPr>
        <w:lastRenderedPageBreak/>
        <w:t>– Implementation</w:t>
      </w:r>
      <w:bookmarkEnd w:id="400"/>
      <w:commentRangeEnd w:id="401"/>
      <w:r w:rsidR="00D416F1">
        <w:rPr>
          <w:rStyle w:val="Refdecomentrio"/>
          <w:rFonts w:eastAsiaTheme="minorHAnsi" w:cstheme="minorBidi"/>
          <w:b w:val="0"/>
          <w:bCs w:val="0"/>
          <w:caps w:val="0"/>
        </w:rPr>
        <w:commentReference w:id="401"/>
      </w:r>
    </w:p>
    <w:p w14:paraId="566C0553" w14:textId="77777777" w:rsidR="00BC61B6" w:rsidRPr="0030598F" w:rsidRDefault="00BC61B6" w:rsidP="00BC61B6">
      <w:pPr>
        <w:pStyle w:val="Ttulo2"/>
        <w:rPr>
          <w:lang w:val="en-US"/>
        </w:rPr>
      </w:pPr>
      <w:bookmarkStart w:id="402" w:name="_Toc361125391"/>
      <w:r w:rsidRPr="0030598F">
        <w:rPr>
          <w:lang w:val="en-US"/>
        </w:rPr>
        <w:t>Introduction</w:t>
      </w:r>
      <w:bookmarkEnd w:id="402"/>
    </w:p>
    <w:p w14:paraId="09151706" w14:textId="1EAB7DE7"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77101A"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77101A" w:rsidRPr="003A6B92">
        <w:fldChar w:fldCharType="separate"/>
      </w:r>
      <w:r w:rsidR="00E54EA3" w:rsidRPr="007F10B7">
        <w:rPr>
          <w:rFonts w:cs="Times New Roman"/>
          <w:lang w:val="en-US"/>
        </w:rPr>
        <w:t>(ABT, 1987)</w:t>
      </w:r>
      <w:r w:rsidR="0077101A" w:rsidRPr="003A6B92">
        <w:fldChar w:fldCharType="end"/>
      </w:r>
      <w:r w:rsidRPr="0096178A">
        <w:rPr>
          <w:lang w:val="en-US"/>
        </w:rPr>
        <w:t xml:space="preserve">, which are games used for purposes </w:t>
      </w:r>
      <w:del w:id="403" w:author="Micro" w:date="2013-07-17T12:37:00Z">
        <w:r w:rsidRPr="0096178A" w:rsidDel="00D30D88">
          <w:rPr>
            <w:lang w:val="en-US"/>
          </w:rPr>
          <w:delText xml:space="preserve">other </w:delText>
        </w:r>
      </w:del>
      <w:ins w:id="404" w:author="Micro" w:date="2013-07-17T12:37:00Z">
        <w:r w:rsidR="00D30D88">
          <w:rPr>
            <w:lang w:val="en-US"/>
          </w:rPr>
          <w:t xml:space="preserve">that go beyond </w:t>
        </w:r>
      </w:ins>
      <w:del w:id="405" w:author="Micro" w:date="2013-07-17T12:37:00Z">
        <w:r w:rsidRPr="0096178A" w:rsidDel="00D30D88">
          <w:rPr>
            <w:lang w:val="en-US"/>
          </w:rPr>
          <w:delText xml:space="preserve">than </w:delText>
        </w:r>
      </w:del>
      <w:r w:rsidRPr="0096178A">
        <w:rPr>
          <w:lang w:val="en-US"/>
        </w:rPr>
        <w:t>entertainment</w:t>
      </w:r>
      <w:del w:id="406" w:author="Micro" w:date="2013-07-17T12:37:00Z">
        <w:r w:rsidRPr="0096178A" w:rsidDel="00D30D88">
          <w:rPr>
            <w:lang w:val="en-US"/>
          </w:rPr>
          <w:delText xml:space="preserve"> while still providing pleasure</w:delText>
        </w:r>
      </w:del>
      <w:r w:rsidRPr="0096178A">
        <w:rPr>
          <w:lang w:val="en-US"/>
        </w:rPr>
        <w:t xml:space="preserve">. Serious games have been used for aiding students to learn and understand concepts taught in classrooms </w:t>
      </w:r>
      <w:r w:rsidR="0077101A"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77101A"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77101A"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77101A"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77101A" w:rsidRPr="003A6B92">
        <w:fldChar w:fldCharType="separate"/>
      </w:r>
      <w:r w:rsidR="00E54EA3" w:rsidRPr="007F10B7">
        <w:rPr>
          <w:rFonts w:cs="Times New Roman"/>
          <w:lang w:val="en-US"/>
        </w:rPr>
        <w:t>(PRENSKY, 2001)</w:t>
      </w:r>
      <w:r w:rsidR="0077101A" w:rsidRPr="003A6B92">
        <w:fldChar w:fldCharType="end"/>
      </w:r>
      <w:ins w:id="407" w:author="Micro" w:date="2013-07-17T12:37:00Z">
        <w:r w:rsidR="00D30D88" w:rsidRPr="00D30D88">
          <w:rPr>
            <w:lang w:val="en-US"/>
            <w:rPrChange w:id="408" w:author="Micro" w:date="2013-07-17T12:37:00Z">
              <w:rPr/>
            </w:rPrChange>
          </w:rPr>
          <w:t xml:space="preserve"> or within simu</w:t>
        </w:r>
        <w:r w:rsidR="00D30D88">
          <w:rPr>
            <w:lang w:val="en-US"/>
          </w:rPr>
          <w:t>lation of situations and scenarios, providing resources for training</w:t>
        </w:r>
      </w:ins>
      <w:r w:rsidRPr="0096178A">
        <w:rPr>
          <w:lang w:val="en-US"/>
        </w:rPr>
        <w:t>.</w:t>
      </w:r>
      <w:ins w:id="409" w:author="Micro" w:date="2013-07-17T12:38:00Z">
        <w:r w:rsidR="00D30D88">
          <w:rPr>
            <w:lang w:val="en-US"/>
          </w:rPr>
          <w:t xml:space="preserve"> Commonly, </w:t>
        </w:r>
      </w:ins>
      <w:del w:id="410" w:author="Micro" w:date="2013-07-17T12:38:00Z">
        <w:r w:rsidRPr="0096178A" w:rsidDel="00D30D88">
          <w:rPr>
            <w:lang w:val="en-US"/>
          </w:rPr>
          <w:delText xml:space="preserve"> U</w:delText>
        </w:r>
      </w:del>
      <w:ins w:id="411" w:author="Micro" w:date="2013-07-17T12:38:00Z">
        <w:r w:rsidR="00D30D88">
          <w:rPr>
            <w:lang w:val="en-US"/>
          </w:rPr>
          <w:t>u</w:t>
        </w:r>
      </w:ins>
      <w:r w:rsidRPr="0096178A">
        <w:rPr>
          <w:lang w:val="en-US"/>
        </w:rPr>
        <w:t xml:space="preserve">nderstanding the educational </w:t>
      </w:r>
      <w:proofErr w:type="gramStart"/>
      <w:r w:rsidRPr="0096178A">
        <w:rPr>
          <w:lang w:val="en-US"/>
        </w:rPr>
        <w:t>results obtained in a serious game is</w:t>
      </w:r>
      <w:proofErr w:type="gramEnd"/>
      <w:r w:rsidRPr="0096178A">
        <w:rPr>
          <w:lang w:val="en-US"/>
        </w:rPr>
        <w:t xml:space="preserve">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This knowledge can be used in future game sessions to avoid making the same mistakes or even to adjust gameplay features.</w:t>
      </w:r>
    </w:p>
    <w:p w14:paraId="0920FACE" w14:textId="5ED02E97"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del w:id="412" w:author="Micro" w:date="2013-07-17T12:38:00Z">
        <w:r w:rsidRPr="0030598F" w:rsidDel="00D30D88">
          <w:rPr>
            <w:lang w:val="en-US"/>
          </w:rPr>
          <w:delText xml:space="preserve">instantiated </w:delText>
        </w:r>
      </w:del>
      <w:ins w:id="413" w:author="Micro" w:date="2013-07-17T12:38:00Z">
        <w:r w:rsidR="00D30D88">
          <w:rPr>
            <w:lang w:val="en-US"/>
          </w:rPr>
          <w:t>ap</w:t>
        </w:r>
      </w:ins>
      <w:ins w:id="414" w:author="Micro" w:date="2013-07-17T12:39:00Z">
        <w:r w:rsidR="00D30D88">
          <w:rPr>
            <w:lang w:val="en-US"/>
          </w:rPr>
          <w:t>plied</w:t>
        </w:r>
      </w:ins>
      <w:ins w:id="415" w:author="Micro" w:date="2013-07-17T12:38:00Z">
        <w:r w:rsidR="00D30D88" w:rsidRPr="0030598F">
          <w:rPr>
            <w:lang w:val="en-US"/>
          </w:rPr>
          <w:t xml:space="preserve"> </w:t>
        </w:r>
      </w:ins>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77101A"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77101A"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77101A" w:rsidRPr="0030598F">
        <w:rPr>
          <w:lang w:val="en-US"/>
        </w:rPr>
        <w:fldChar w:fldCharType="end"/>
      </w:r>
      <w:r w:rsidR="0077101A" w:rsidRPr="0030598F">
        <w:rPr>
          <w:lang w:val="en-US"/>
        </w:rPr>
        <w:fldChar w:fldCharType="begin"/>
      </w:r>
      <w:r w:rsidRPr="0030598F">
        <w:rPr>
          <w:lang w:val="en-US"/>
        </w:rPr>
        <w:instrText xml:space="preserve"> ADDIN ZOTERO_TEMP </w:instrText>
      </w:r>
      <w:r w:rsidR="0077101A" w:rsidRPr="0030598F">
        <w:rPr>
          <w:lang w:val="en-US"/>
        </w:rPr>
        <w:fldChar w:fldCharType="end"/>
      </w:r>
      <w:r w:rsidRPr="0030598F">
        <w:rPr>
          <w:lang w:val="en-US"/>
        </w:rPr>
        <w:t xml:space="preserve"> as a proof of concept. The SDM game focuses on introducing Software Engineering concepts</w:t>
      </w:r>
      <w:del w:id="416" w:author="Micro" w:date="2013-07-17T12:39:00Z">
        <w:r w:rsidRPr="0030598F" w:rsidDel="00D30D88">
          <w:rPr>
            <w:lang w:val="en-US"/>
          </w:rPr>
          <w:delText xml:space="preserve"> and skills to undergraduate </w:delText>
        </w:r>
        <w:commentRangeStart w:id="417"/>
        <w:r w:rsidRPr="0030598F" w:rsidDel="00D30D88">
          <w:rPr>
            <w:lang w:val="en-US"/>
          </w:rPr>
          <w:delText>students</w:delText>
        </w:r>
      </w:del>
      <w:commentRangeEnd w:id="417"/>
      <w:r w:rsidR="00D30D88">
        <w:rPr>
          <w:rStyle w:val="Refdecomentrio"/>
        </w:rPr>
        <w:commentReference w:id="417"/>
      </w:r>
      <w:r w:rsidRPr="0030598F">
        <w:rPr>
          <w:lang w:val="en-US"/>
        </w:rPr>
        <w:t xml:space="preserve">. </w:t>
      </w:r>
      <w:commentRangeStart w:id="418"/>
      <w:r w:rsidRPr="0030598F">
        <w:rPr>
          <w:lang w:val="en-US"/>
        </w:rPr>
        <w:t xml:space="preserve">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xml:space="preserve">, an integral tool from </w:t>
      </w:r>
      <w:del w:id="419" w:author="Micro" w:date="2013-07-17T12:40:00Z">
        <w:r w:rsidDel="00D30D88">
          <w:rPr>
            <w:lang w:val="en-US"/>
          </w:rPr>
          <w:delText xml:space="preserve">my </w:delText>
        </w:r>
      </w:del>
      <w:ins w:id="420" w:author="Micro" w:date="2013-07-17T12:40:00Z">
        <w:r w:rsidR="00D30D88">
          <w:rPr>
            <w:lang w:val="en-US"/>
          </w:rPr>
          <w:t xml:space="preserve">our </w:t>
        </w:r>
      </w:ins>
      <w:r>
        <w:rPr>
          <w:lang w:val="en-US"/>
        </w:rPr>
        <w:t>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commentRangeEnd w:id="418"/>
      <w:r w:rsidR="00D30D88">
        <w:rPr>
          <w:rStyle w:val="Refdecomentrio"/>
        </w:rPr>
        <w:commentReference w:id="418"/>
      </w:r>
      <w:ins w:id="421" w:author="Micro" w:date="2013-07-17T12:40:00Z">
        <w:r w:rsidR="00D30D88">
          <w:rPr>
            <w:lang w:val="en-US"/>
          </w:rPr>
          <w:t xml:space="preserve">While we developed </w:t>
        </w:r>
      </w:ins>
      <w:proofErr w:type="spellStart"/>
      <w:r>
        <w:rPr>
          <w:i/>
          <w:lang w:val="en-US"/>
        </w:rPr>
        <w:t>Prov</w:t>
      </w:r>
      <w:proofErr w:type="spellEnd"/>
      <w:r>
        <w:rPr>
          <w:i/>
          <w:lang w:val="en-US"/>
        </w:rPr>
        <w:t xml:space="preserve"> Viewer</w:t>
      </w:r>
      <w:r>
        <w:rPr>
          <w:lang w:val="en-US"/>
        </w:rPr>
        <w:t xml:space="preserve"> </w:t>
      </w:r>
      <w:del w:id="422" w:author="Micro" w:date="2013-07-17T12:40:00Z">
        <w:r w:rsidDel="00D30D88">
          <w:rPr>
            <w:lang w:val="en-US"/>
          </w:rPr>
          <w:delText xml:space="preserve">was </w:delText>
        </w:r>
      </w:del>
      <w:ins w:id="423" w:author="Micro" w:date="2013-07-17T12:40:00Z">
        <w:r w:rsidR="00D30D88">
          <w:rPr>
            <w:lang w:val="en-US"/>
          </w:rPr>
          <w:t xml:space="preserve">as a </w:t>
        </w:r>
      </w:ins>
      <w:r>
        <w:rPr>
          <w:lang w:val="en-US"/>
        </w:rPr>
        <w:t xml:space="preserve">customized </w:t>
      </w:r>
      <w:ins w:id="424" w:author="Micro" w:date="2013-07-17T12:40:00Z">
        <w:r w:rsidR="00D30D88">
          <w:rPr>
            <w:lang w:val="en-US"/>
          </w:rPr>
          <w:t xml:space="preserve">tool, </w:t>
        </w:r>
      </w:ins>
      <w:del w:id="425" w:author="Micro" w:date="2013-07-17T12:41:00Z">
        <w:r w:rsidDel="00D30D88">
          <w:rPr>
            <w:lang w:val="en-US"/>
          </w:rPr>
          <w:delText>to be</w:delText>
        </w:r>
      </w:del>
      <w:r>
        <w:rPr>
          <w:lang w:val="en-US"/>
        </w:rPr>
        <w:t xml:space="preserve"> compatible with SDM</w:t>
      </w:r>
      <w:del w:id="426" w:author="Micro" w:date="2013-07-17T12:41:00Z">
        <w:r w:rsidDel="00D30D88">
          <w:rPr>
            <w:lang w:val="en-US"/>
          </w:rPr>
          <w:delText>. However,</w:delText>
        </w:r>
      </w:del>
      <w:ins w:id="427" w:author="Micro" w:date="2013-07-17T12:41:00Z">
        <w:r w:rsidR="00D30D88">
          <w:rPr>
            <w:lang w:val="en-US"/>
          </w:rPr>
          <w:t>,</w:t>
        </w:r>
      </w:ins>
      <w:r>
        <w:rPr>
          <w:lang w:val="en-US"/>
        </w:rPr>
        <w:t xml:space="preserve"> it can support other games with few modifications on the interface, filters</w:t>
      </w:r>
      <w:ins w:id="428" w:author="Micro" w:date="2013-07-17T12:41:00Z">
        <w:r w:rsidR="00D30D88">
          <w:rPr>
            <w:lang w:val="en-US"/>
          </w:rPr>
          <w:t xml:space="preserve"> </w:t>
        </w:r>
      </w:ins>
      <w:del w:id="429" w:author="Micro" w:date="2013-07-17T12:41:00Z">
        <w:r w:rsidDel="00D30D88">
          <w:rPr>
            <w:lang w:val="en-US"/>
          </w:rPr>
          <w:delText xml:space="preserve">, which use SDM nomenclature, </w:delText>
        </w:r>
      </w:del>
      <w:r>
        <w:rPr>
          <w:lang w:val="en-US"/>
        </w:rPr>
        <w:t>and vertices</w:t>
      </w:r>
      <w:del w:id="430" w:author="Micro" w:date="2013-07-17T12:41:00Z">
        <w:r w:rsidDel="00D30D88">
          <w:rPr>
            <w:lang w:val="en-US"/>
          </w:rPr>
          <w:delText>, which contains information also customized for SDM.</w:delText>
        </w:r>
      </w:del>
      <w:ins w:id="431" w:author="Micro" w:date="2013-07-17T12:41:00Z">
        <w:r w:rsidR="00D30D88">
          <w:rPr>
            <w:lang w:val="en-US"/>
          </w:rPr>
          <w:t>.</w:t>
        </w:r>
      </w:ins>
    </w:p>
    <w:p w14:paraId="51425819" w14:textId="77777777" w:rsidR="00BC61B6" w:rsidRPr="0030598F" w:rsidRDefault="00BC61B6" w:rsidP="00BC61B6">
      <w:pPr>
        <w:rPr>
          <w:lang w:val="en-US"/>
        </w:rPr>
      </w:pPr>
      <w:r>
        <w:rPr>
          <w:lang w:val="en-US"/>
        </w:rPr>
        <w:t xml:space="preserve">This chapter is organized as follows: Section </w:t>
      </w:r>
      <w:r w:rsidR="0077101A">
        <w:rPr>
          <w:lang w:val="en-US"/>
        </w:rPr>
        <w:fldChar w:fldCharType="begin"/>
      </w:r>
      <w:r>
        <w:rPr>
          <w:lang w:val="en-US"/>
        </w:rPr>
        <w:instrText xml:space="preserve"> REF _Ref357095611 \r \h </w:instrText>
      </w:r>
      <w:r w:rsidR="0077101A">
        <w:rPr>
          <w:lang w:val="en-US"/>
        </w:rPr>
      </w:r>
      <w:r w:rsidR="0077101A">
        <w:rPr>
          <w:lang w:val="en-US"/>
        </w:rPr>
        <w:fldChar w:fldCharType="separate"/>
      </w:r>
      <w:r w:rsidR="0056715F">
        <w:rPr>
          <w:lang w:val="en-US"/>
        </w:rPr>
        <w:t>5.2</w:t>
      </w:r>
      <w:r w:rsidR="0077101A">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77101A">
        <w:rPr>
          <w:lang w:val="en-US"/>
        </w:rPr>
        <w:fldChar w:fldCharType="begin"/>
      </w:r>
      <w:r>
        <w:rPr>
          <w:lang w:val="en-US"/>
        </w:rPr>
        <w:instrText xml:space="preserve"> REF _Ref357095737 \r \h </w:instrText>
      </w:r>
      <w:r w:rsidR="0077101A">
        <w:rPr>
          <w:lang w:val="en-US"/>
        </w:rPr>
      </w:r>
      <w:r w:rsidR="0077101A">
        <w:rPr>
          <w:lang w:val="en-US"/>
        </w:rPr>
        <w:fldChar w:fldCharType="separate"/>
      </w:r>
      <w:r w:rsidR="0056715F">
        <w:rPr>
          <w:lang w:val="en-US"/>
        </w:rPr>
        <w:t>5.4</w:t>
      </w:r>
      <w:r w:rsidR="0077101A">
        <w:rPr>
          <w:lang w:val="en-US"/>
        </w:rPr>
        <w:fldChar w:fldCharType="end"/>
      </w:r>
      <w:r>
        <w:rPr>
          <w:lang w:val="en-US"/>
        </w:rPr>
        <w:t xml:space="preserve"> provides a simple example of game session in SDM. Section </w:t>
      </w:r>
      <w:r w:rsidR="0077101A">
        <w:rPr>
          <w:lang w:val="en-US"/>
        </w:rPr>
        <w:fldChar w:fldCharType="begin"/>
      </w:r>
      <w:r>
        <w:rPr>
          <w:lang w:val="en-US"/>
        </w:rPr>
        <w:instrText xml:space="preserve"> REF _Ref358656151 \r \h </w:instrText>
      </w:r>
      <w:r w:rsidR="0077101A">
        <w:rPr>
          <w:lang w:val="en-US"/>
        </w:rPr>
      </w:r>
      <w:r w:rsidR="0077101A">
        <w:rPr>
          <w:lang w:val="en-US"/>
        </w:rPr>
        <w:fldChar w:fldCharType="separate"/>
      </w:r>
      <w:r w:rsidR="0056715F">
        <w:rPr>
          <w:lang w:val="en-US"/>
        </w:rPr>
        <w:t>5.5</w:t>
      </w:r>
      <w:r w:rsidR="0077101A">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77101A">
        <w:rPr>
          <w:lang w:val="en-US"/>
        </w:rPr>
        <w:fldChar w:fldCharType="begin"/>
      </w:r>
      <w:r>
        <w:rPr>
          <w:lang w:val="en-US"/>
        </w:rPr>
        <w:instrText xml:space="preserve"> REF _Ref357096717 \r \h </w:instrText>
      </w:r>
      <w:r w:rsidR="0077101A">
        <w:rPr>
          <w:lang w:val="en-US"/>
        </w:rPr>
      </w:r>
      <w:r w:rsidR="0077101A">
        <w:rPr>
          <w:lang w:val="en-US"/>
        </w:rPr>
        <w:fldChar w:fldCharType="separate"/>
      </w:r>
      <w:r w:rsidR="0056715F">
        <w:rPr>
          <w:lang w:val="en-US"/>
        </w:rPr>
        <w:t>5.6</w:t>
      </w:r>
      <w:r w:rsidR="0077101A">
        <w:rPr>
          <w:lang w:val="en-US"/>
        </w:rPr>
        <w:fldChar w:fldCharType="end"/>
      </w:r>
      <w:r>
        <w:rPr>
          <w:lang w:val="en-US"/>
        </w:rPr>
        <w:t xml:space="preserve"> presents the final considerations of this chapter.</w:t>
      </w:r>
    </w:p>
    <w:p w14:paraId="793A97D0" w14:textId="77777777" w:rsidR="00BC61B6" w:rsidRPr="00BC61B6" w:rsidRDefault="00BC61B6" w:rsidP="00BC61B6">
      <w:pPr>
        <w:pStyle w:val="Ttulo2"/>
        <w:rPr>
          <w:rStyle w:val="TabelaChar"/>
          <w:rFonts w:cstheme="majorBidi"/>
          <w:b/>
          <w:color w:val="auto"/>
          <w:sz w:val="24"/>
        </w:rPr>
      </w:pPr>
      <w:bookmarkStart w:id="432" w:name="_Ref357095611"/>
      <w:bookmarkStart w:id="433" w:name="_Toc361125392"/>
      <w:r w:rsidRPr="00BC61B6">
        <w:rPr>
          <w:rStyle w:val="TabelaChar"/>
          <w:rFonts w:cstheme="majorBidi"/>
          <w:b/>
          <w:color w:val="auto"/>
          <w:sz w:val="24"/>
        </w:rPr>
        <w:t>SDM</w:t>
      </w:r>
      <w:bookmarkEnd w:id="432"/>
      <w:bookmarkEnd w:id="433"/>
    </w:p>
    <w:p w14:paraId="57DEF382" w14:textId="77777777" w:rsidR="00BC61B6" w:rsidRPr="00F32886" w:rsidRDefault="00BC61B6" w:rsidP="00BC61B6">
      <w:pPr>
        <w:rPr>
          <w:lang w:val="en-US"/>
        </w:rPr>
      </w:pPr>
      <w:r w:rsidRPr="0030598F">
        <w:rPr>
          <w:lang w:val="en-US"/>
        </w:rPr>
        <w:tab/>
        <w:t xml:space="preserve">In SDM, which was developed using the game engine Unity3D </w:t>
      </w:r>
      <w:r w:rsidR="0077101A"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77101A" w:rsidRPr="0030598F">
        <w:rPr>
          <w:lang w:val="en-US"/>
        </w:rPr>
        <w:fldChar w:fldCharType="separate"/>
      </w:r>
      <w:r w:rsidR="00E54EA3" w:rsidRPr="007F10B7">
        <w:rPr>
          <w:rFonts w:cs="Times New Roman"/>
          <w:lang w:val="en-US"/>
        </w:rPr>
        <w:t>(HIGGINS, 2010)</w:t>
      </w:r>
      <w:r w:rsidR="0077101A" w:rsidRPr="0030598F">
        <w:rPr>
          <w:lang w:val="en-US"/>
        </w:rPr>
        <w:fldChar w:fldCharType="end"/>
      </w:r>
      <w:r w:rsidRPr="0030598F">
        <w:rPr>
          <w:lang w:val="en-US"/>
        </w:rPr>
        <w:t xml:space="preserve">, the player has a team of employees that are used to develop software according to </w:t>
      </w:r>
      <w:r w:rsidRPr="0030598F">
        <w:rPr>
          <w:lang w:val="en-US"/>
        </w:rPr>
        <w:lastRenderedPageBreak/>
        <w:t xml:space="preserve">contracts made with customers. </w:t>
      </w:r>
      <w:r w:rsidRPr="00F32886">
        <w:rPr>
          <w:lang w:val="en-US"/>
        </w:rPr>
        <w:t xml:space="preserve">The gameplay and game mechanics are modeled presenting possibilities to the player, which decides strategies for development and defines the roles for each staff member. As in any contract, the software has requirements that must be followed during development. From a gameplay point of view, these requirements help to balance the mechanics and rules. When the software is completed and delivered to the customer, there is a quality assessment of the software and a project completion payment accordingly to the product quality. </w:t>
      </w:r>
      <w:r w:rsidR="0077101A">
        <w:fldChar w:fldCharType="begin"/>
      </w:r>
      <w:r>
        <w:rPr>
          <w:lang w:val="en-US"/>
        </w:rPr>
        <w:instrText xml:space="preserve"> REF _Ref358656166 \h </w:instrText>
      </w:r>
      <w:r w:rsidR="0077101A">
        <w:fldChar w:fldCharType="separate"/>
      </w:r>
      <w:r w:rsidR="0056715F" w:rsidRPr="00BC61B6">
        <w:rPr>
          <w:lang w:val="en-US"/>
        </w:rPr>
        <w:t xml:space="preserve">Figure </w:t>
      </w:r>
      <w:r w:rsidR="0056715F">
        <w:rPr>
          <w:noProof/>
          <w:lang w:val="en-US"/>
        </w:rPr>
        <w:t>20</w:t>
      </w:r>
      <w:r w:rsidR="0077101A">
        <w:fldChar w:fldCharType="end"/>
      </w:r>
      <w:r w:rsidRPr="00F32886">
        <w:rPr>
          <w:lang w:val="en-US"/>
        </w:rPr>
        <w:t xml:space="preserve"> presents a screenshot of SDM in action, with the bottom corner illustrating the software’s development status.</w:t>
      </w:r>
    </w:p>
    <w:p w14:paraId="1F30A044" w14:textId="77777777" w:rsidR="00BC61B6" w:rsidRDefault="00BC61B6" w:rsidP="00BC61B6">
      <w:pPr>
        <w:keepNext/>
        <w:spacing w:before="240" w:after="120"/>
        <w:ind w:firstLine="0"/>
        <w:jc w:val="center"/>
      </w:pPr>
      <w:r w:rsidRPr="00BC61B6">
        <w:rPr>
          <w:noProof/>
          <w:lang w:eastAsia="pt-BR"/>
        </w:rPr>
        <w:drawing>
          <wp:inline distT="0" distB="0" distL="0" distR="0" wp14:anchorId="2D7404EB" wp14:editId="56ED8728">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14:paraId="2781029B" w14:textId="77777777" w:rsidR="00BC61B6" w:rsidRPr="00BC61B6" w:rsidRDefault="00BC61B6" w:rsidP="00BC61B6">
      <w:pPr>
        <w:pStyle w:val="Legenda"/>
        <w:ind w:firstLine="0"/>
        <w:rPr>
          <w:lang w:val="en-US"/>
        </w:rPr>
      </w:pPr>
      <w:bookmarkStart w:id="434" w:name="_Ref358656166"/>
      <w:bookmarkStart w:id="435" w:name="_Toc361124137"/>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20</w:t>
      </w:r>
      <w:r w:rsidR="0077101A">
        <w:fldChar w:fldCharType="end"/>
      </w:r>
      <w:bookmarkEnd w:id="434"/>
      <w:r w:rsidRPr="00BC61B6">
        <w:rPr>
          <w:lang w:val="en-US"/>
        </w:rPr>
        <w:t>: Screenshot from a game session in SDM</w:t>
      </w:r>
      <w:bookmarkEnd w:id="435"/>
    </w:p>
    <w:p w14:paraId="1B4DCD1A" w14:textId="74A8E0F6" w:rsidR="00BC61B6" w:rsidRDefault="00BC61B6" w:rsidP="00BC61B6">
      <w:pPr>
        <w:rPr>
          <w:lang w:val="en-US"/>
        </w:rPr>
      </w:pPr>
      <w:r w:rsidRPr="00F32886">
        <w:rPr>
          <w:lang w:val="en-US"/>
        </w:rPr>
        <w:t xml:space="preserve">Since SDM focuses in people management, the main </w:t>
      </w:r>
      <w:del w:id="436" w:author="Micro" w:date="2013-07-17T12:42:00Z">
        <w:r w:rsidRPr="00F32886" w:rsidDel="00D30D88">
          <w:rPr>
            <w:lang w:val="en-US"/>
          </w:rPr>
          <w:delText xml:space="preserve">elements </w:delText>
        </w:r>
      </w:del>
      <w:ins w:id="437" w:author="Micro" w:date="2013-07-17T12:42:00Z">
        <w:r w:rsidR="00D30D88">
          <w:rPr>
            <w:lang w:val="en-US"/>
          </w:rPr>
          <w:t>characters</w:t>
        </w:r>
        <w:r w:rsidR="00D30D88" w:rsidRPr="00F32886">
          <w:rPr>
            <w:lang w:val="en-US"/>
          </w:rPr>
          <w:t xml:space="preserve"> </w:t>
        </w:r>
      </w:ins>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77101A">
        <w:fldChar w:fldCharType="begin"/>
      </w:r>
      <w:r>
        <w:rPr>
          <w:lang w:val="en-US"/>
        </w:rPr>
        <w:instrText xml:space="preserve"> REF _Ref358656166 \h </w:instrText>
      </w:r>
      <w:r w:rsidR="0077101A">
        <w:fldChar w:fldCharType="separate"/>
      </w:r>
      <w:r w:rsidR="0056715F" w:rsidRPr="00BC61B6">
        <w:rPr>
          <w:lang w:val="en-US"/>
        </w:rPr>
        <w:t xml:space="preserve">Figure </w:t>
      </w:r>
      <w:r w:rsidR="0056715F">
        <w:rPr>
          <w:noProof/>
          <w:lang w:val="en-US"/>
        </w:rPr>
        <w:t>20</w:t>
      </w:r>
      <w:r w:rsidR="0077101A">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w:t>
      </w:r>
      <w:r w:rsidRPr="00F32886">
        <w:rPr>
          <w:lang w:val="en-US"/>
        </w:rPr>
        <w:lastRenderedPageBreak/>
        <w:t xml:space="preserve">skills. Also the concepts of working hours, morale, and stamina are used to modify the employee’s productivity. The left corner of </w:t>
      </w:r>
      <w:r w:rsidR="0077101A">
        <w:fldChar w:fldCharType="begin"/>
      </w:r>
      <w:r>
        <w:rPr>
          <w:lang w:val="en-US"/>
        </w:rPr>
        <w:instrText xml:space="preserve"> REF _Ref358656166 \h </w:instrText>
      </w:r>
      <w:r w:rsidR="0077101A">
        <w:fldChar w:fldCharType="separate"/>
      </w:r>
      <w:r w:rsidR="0056715F" w:rsidRPr="00BC61B6">
        <w:rPr>
          <w:lang w:val="en-US"/>
        </w:rPr>
        <w:t xml:space="preserve">Figure </w:t>
      </w:r>
      <w:r w:rsidR="0056715F">
        <w:rPr>
          <w:noProof/>
          <w:lang w:val="en-US"/>
        </w:rPr>
        <w:t>20</w:t>
      </w:r>
      <w:r w:rsidR="0077101A">
        <w:fldChar w:fldCharType="end"/>
      </w:r>
      <w:r w:rsidRPr="00F32886">
        <w:rPr>
          <w:lang w:val="en-US"/>
        </w:rPr>
        <w:t xml:space="preserve"> illustrates the status of morale and stamina for each employee in the staff. </w:t>
      </w:r>
      <w:r w:rsidR="0077101A">
        <w:fldChar w:fldCharType="begin"/>
      </w:r>
      <w:r>
        <w:rPr>
          <w:lang w:val="en-US"/>
        </w:rPr>
        <w:instrText xml:space="preserve"> REF _Ref358656187 \h </w:instrText>
      </w:r>
      <w:r w:rsidR="0077101A">
        <w:fldChar w:fldCharType="separate"/>
      </w:r>
      <w:r w:rsidR="0056715F" w:rsidRPr="00BC61B6">
        <w:rPr>
          <w:lang w:val="en-US"/>
        </w:rPr>
        <w:t xml:space="preserve">Figure </w:t>
      </w:r>
      <w:r w:rsidR="0056715F">
        <w:rPr>
          <w:noProof/>
          <w:lang w:val="en-US"/>
        </w:rPr>
        <w:t>21</w:t>
      </w:r>
      <w:r w:rsidR="0077101A">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w:t>
      </w:r>
      <w:commentRangeStart w:id="438"/>
      <w:r w:rsidRPr="00F32886">
        <w:rPr>
          <w:lang w:val="en-US"/>
        </w:rPr>
        <w:t xml:space="preserve">.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sidR="0077101A">
        <w:rPr>
          <w:lang w:val="en-US"/>
        </w:rPr>
        <w:fldChar w:fldCharType="begin"/>
      </w:r>
      <w:r w:rsidR="00E5547C">
        <w:rPr>
          <w:lang w:val="en-US"/>
        </w:rPr>
        <w:instrText xml:space="preserve"> REF _Ref335238960 \h </w:instrText>
      </w:r>
      <w:r w:rsidR="0077101A">
        <w:rPr>
          <w:lang w:val="en-US"/>
        </w:rPr>
      </w:r>
      <w:r w:rsidR="0077101A">
        <w:rPr>
          <w:lang w:val="en-US"/>
        </w:rPr>
        <w:fldChar w:fldCharType="separate"/>
      </w:r>
      <w:r w:rsidR="00E5547C" w:rsidRPr="001E187B">
        <w:rPr>
          <w:lang w:val="en-US"/>
        </w:rPr>
        <w:t xml:space="preserve">Figure </w:t>
      </w:r>
      <w:r w:rsidR="00E5547C">
        <w:rPr>
          <w:noProof/>
          <w:lang w:val="en-US"/>
        </w:rPr>
        <w:t>16</w:t>
      </w:r>
      <w:r w:rsidR="0077101A">
        <w:rPr>
          <w:lang w:val="en-US"/>
        </w:rPr>
        <w:fldChar w:fldCharType="end"/>
      </w:r>
      <w:r w:rsidR="00E5547C">
        <w:rPr>
          <w:lang w:val="en-US"/>
        </w:rPr>
        <w:t xml:space="preserve">. </w:t>
      </w:r>
      <w:r w:rsidRPr="00F32886">
        <w:rPr>
          <w:lang w:val="en-US"/>
        </w:rPr>
        <w:t>It also illustrates the project, its characteristics and requirement. The next subsections describe how the information is stored in the game and show examples of analysis of the generated provenance graph.</w:t>
      </w:r>
      <w:commentRangeEnd w:id="438"/>
      <w:r w:rsidR="00D30D88">
        <w:rPr>
          <w:rStyle w:val="Refdecomentrio"/>
        </w:rPr>
        <w:commentReference w:id="438"/>
      </w:r>
    </w:p>
    <w:p w14:paraId="12C21B4A" w14:textId="77777777" w:rsidR="00BC61B6" w:rsidRDefault="00BC61B6" w:rsidP="00BC61B6">
      <w:pPr>
        <w:keepNext/>
        <w:spacing w:before="120"/>
        <w:ind w:firstLine="0"/>
        <w:jc w:val="center"/>
      </w:pPr>
      <w:r w:rsidRPr="00F32886">
        <w:rPr>
          <w:noProof/>
          <w:lang w:eastAsia="pt-BR"/>
        </w:rPr>
        <w:drawing>
          <wp:inline distT="0" distB="0" distL="0" distR="0" wp14:anchorId="7166F6ED" wp14:editId="161BC36F">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14:paraId="3B9DAC3E" w14:textId="77777777" w:rsidR="00BC61B6" w:rsidRPr="00BC61B6" w:rsidRDefault="00BC61B6" w:rsidP="00E5547C">
      <w:pPr>
        <w:pStyle w:val="Legenda"/>
        <w:ind w:firstLine="0"/>
        <w:rPr>
          <w:lang w:val="en-US"/>
        </w:rPr>
      </w:pPr>
      <w:bookmarkStart w:id="439" w:name="_Ref358656187"/>
      <w:bookmarkStart w:id="440" w:name="_Toc361124138"/>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21</w:t>
      </w:r>
      <w:r w:rsidR="0077101A">
        <w:fldChar w:fldCharType="end"/>
      </w:r>
      <w:bookmarkEnd w:id="439"/>
      <w:r w:rsidRPr="00BC61B6">
        <w:rPr>
          <w:lang w:val="en-US"/>
        </w:rPr>
        <w:t>: SDM simplified class diagram.</w:t>
      </w:r>
      <w:bookmarkEnd w:id="440"/>
    </w:p>
    <w:p w14:paraId="2AE58F81" w14:textId="77777777" w:rsidR="00BC61B6" w:rsidRPr="0030598F" w:rsidRDefault="00BC61B6" w:rsidP="00BC61B6">
      <w:pPr>
        <w:pStyle w:val="Ttulo2"/>
        <w:rPr>
          <w:lang w:val="en-US"/>
        </w:rPr>
      </w:pPr>
      <w:bookmarkStart w:id="441" w:name="_Toc361125393"/>
      <w:r>
        <w:rPr>
          <w:lang w:val="en-US"/>
        </w:rPr>
        <w:t>Provenance Gathering</w:t>
      </w:r>
      <w:bookmarkEnd w:id="441"/>
    </w:p>
    <w:p w14:paraId="43BF1E8E" w14:textId="39FD6F32" w:rsidR="00BC61B6" w:rsidRDefault="00BC61B6" w:rsidP="00BC61B6">
      <w:pPr>
        <w:rPr>
          <w:lang w:val="en-US"/>
        </w:rPr>
      </w:pPr>
      <w:commentRangeStart w:id="442"/>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commentRangeEnd w:id="442"/>
      <w:r w:rsidR="00F03781">
        <w:rPr>
          <w:rStyle w:val="Refdecomentrio"/>
        </w:rPr>
        <w:commentReference w:id="442"/>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ins w:id="443" w:author="Micro" w:date="2013-07-17T12:47:00Z">
        <w:r w:rsidR="00177BC8">
          <w:rPr>
            <w:lang w:val="en-US"/>
          </w:rPr>
          <w:t xml:space="preserve"> The</w:t>
        </w:r>
      </w:ins>
      <w:r>
        <w:rPr>
          <w:lang w:val="en-US"/>
        </w:rPr>
        <w:t xml:space="preserve"> </w:t>
      </w:r>
      <w:del w:id="444" w:author="Micro" w:date="2013-07-17T12:47:00Z">
        <w:r w:rsidDel="00177BC8">
          <w:rPr>
            <w:lang w:val="en-US"/>
          </w:rPr>
          <w:delText>A</w:delText>
        </w:r>
      </w:del>
      <w:ins w:id="445" w:author="Micro" w:date="2013-07-17T12:47:00Z">
        <w:r w:rsidR="00177BC8">
          <w:rPr>
            <w:lang w:val="en-US"/>
          </w:rPr>
          <w:t>a</w:t>
        </w:r>
      </w:ins>
      <w:r>
        <w:rPr>
          <w:lang w:val="en-US"/>
        </w:rPr>
        <w:t>ctions go to their respective lists while new employees are added to the project list, creating their own list of actions. Each day passed in the game also records the state of the software development at the end of the day.</w:t>
      </w:r>
    </w:p>
    <w:p w14:paraId="16040D7F" w14:textId="4657F7B5"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ins w:id="446" w:author="Micro" w:date="2013-07-17T12:47:00Z">
        <w:r w:rsidR="00177BC8">
          <w:rPr>
            <w:lang w:val="en-US"/>
          </w:rPr>
          <w:t>:</w:t>
        </w:r>
      </w:ins>
      <w:del w:id="447" w:author="Micro" w:date="2013-07-17T12:47:00Z">
        <w:r w:rsidRPr="0030598F" w:rsidDel="00177BC8">
          <w:rPr>
            <w:lang w:val="en-US"/>
          </w:rPr>
          <w:delText xml:space="preserve"> (</w:delText>
        </w:r>
      </w:del>
      <w:ins w:id="448" w:author="Micro" w:date="2013-07-17T12:47:00Z">
        <w:r w:rsidR="00177BC8">
          <w:rPr>
            <w:lang w:val="en-US"/>
          </w:rPr>
          <w:t xml:space="preserve"> </w:t>
        </w:r>
      </w:ins>
      <w:commentRangeStart w:id="449"/>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lastRenderedPageBreak/>
        <w:t>entities</w:t>
      </w:r>
      <w:commentRangeEnd w:id="449"/>
      <w:r w:rsidR="00177BC8">
        <w:rPr>
          <w:rStyle w:val="Refdecomentrio"/>
        </w:rPr>
        <w:commentReference w:id="449"/>
      </w:r>
      <w:del w:id="450" w:author="Micro" w:date="2013-07-17T12:48:00Z">
        <w:r w:rsidDel="00177BC8">
          <w:rPr>
            <w:lang w:val="en-US"/>
          </w:rPr>
          <w:delText>)</w:delText>
        </w:r>
      </w:del>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14:paraId="348687CC" w14:textId="0EAB23EF"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w:t>
      </w:r>
      <w:commentRangeStart w:id="451"/>
      <w:r w:rsidRPr="0030598F">
        <w:rPr>
          <w:lang w:val="en-US"/>
        </w:rPr>
        <w:t xml:space="preserve">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commentRangeEnd w:id="451"/>
      <w:r w:rsidR="00177BC8">
        <w:rPr>
          <w:rStyle w:val="Refdecomentrio"/>
        </w:rPr>
        <w:commentReference w:id="451"/>
      </w:r>
      <w:r>
        <w:rPr>
          <w:lang w:val="en-US"/>
        </w:rPr>
        <w:t xml:space="preserve">. These </w:t>
      </w:r>
      <w:del w:id="452" w:author="Micro" w:date="2013-07-17T12:49:00Z">
        <w:r w:rsidDel="00177BC8">
          <w:rPr>
            <w:lang w:val="en-US"/>
          </w:rPr>
          <w:delText xml:space="preserve">details </w:delText>
        </w:r>
      </w:del>
      <w:ins w:id="453" w:author="Micro" w:date="2013-07-17T12:49:00Z">
        <w:r w:rsidR="00177BC8">
          <w:rPr>
            <w:lang w:val="en-US"/>
          </w:rPr>
          <w:t>elements</w:t>
        </w:r>
        <w:r w:rsidR="00177BC8">
          <w:rPr>
            <w:lang w:val="en-US"/>
          </w:rPr>
          <w:t xml:space="preserve"> </w:t>
        </w:r>
      </w:ins>
      <w:r>
        <w:rPr>
          <w:lang w:val="en-US"/>
        </w:rPr>
        <w:t xml:space="preserve">are illustrated in </w:t>
      </w:r>
      <w:r w:rsidR="0077101A">
        <w:rPr>
          <w:lang w:val="en-US"/>
        </w:rPr>
        <w:fldChar w:fldCharType="begin"/>
      </w:r>
      <w:r>
        <w:rPr>
          <w:lang w:val="en-US"/>
        </w:rPr>
        <w:instrText xml:space="preserve"> REF _Ref341884729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22</w:t>
      </w:r>
      <w:r w:rsidR="0077101A">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14:paraId="28145B9A" w14:textId="77777777" w:rsidR="00BC61B6" w:rsidRDefault="00BC61B6" w:rsidP="00BC61B6">
      <w:pPr>
        <w:keepNext/>
        <w:ind w:firstLine="0"/>
        <w:jc w:val="center"/>
      </w:pPr>
      <w:r>
        <w:rPr>
          <w:noProof/>
          <w:lang w:eastAsia="pt-BR"/>
        </w:rPr>
        <w:drawing>
          <wp:inline distT="0" distB="0" distL="0" distR="0" wp14:anchorId="42252B00" wp14:editId="26EF894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14:paraId="300AE928" w14:textId="77777777" w:rsidR="00BC61B6" w:rsidRPr="00BC61B6" w:rsidRDefault="00BC61B6" w:rsidP="0056715F">
      <w:pPr>
        <w:pStyle w:val="Legenda"/>
        <w:ind w:firstLine="0"/>
        <w:rPr>
          <w:szCs w:val="24"/>
          <w:lang w:val="en-US"/>
        </w:rPr>
      </w:pPr>
      <w:bookmarkStart w:id="454" w:name="_Ref341884729"/>
      <w:bookmarkStart w:id="455" w:name="_Toc361124139"/>
      <w:r w:rsidRPr="00BC61B6">
        <w:rPr>
          <w:szCs w:val="24"/>
          <w:lang w:val="en-US"/>
        </w:rPr>
        <w:t xml:space="preserve">Figure </w:t>
      </w:r>
      <w:r w:rsidR="0077101A" w:rsidRPr="00B97EAB">
        <w:rPr>
          <w:szCs w:val="24"/>
        </w:rPr>
        <w:fldChar w:fldCharType="begin"/>
      </w:r>
      <w:r w:rsidRPr="00BC61B6">
        <w:rPr>
          <w:szCs w:val="24"/>
          <w:lang w:val="en-US"/>
        </w:rPr>
        <w:instrText xml:space="preserve"> SEQ Figure \* ARABIC </w:instrText>
      </w:r>
      <w:r w:rsidR="0077101A" w:rsidRPr="00B97EAB">
        <w:rPr>
          <w:szCs w:val="24"/>
        </w:rPr>
        <w:fldChar w:fldCharType="separate"/>
      </w:r>
      <w:r w:rsidR="0056715F">
        <w:rPr>
          <w:noProof/>
          <w:szCs w:val="24"/>
          <w:lang w:val="en-US"/>
        </w:rPr>
        <w:t>22</w:t>
      </w:r>
      <w:r w:rsidR="0077101A" w:rsidRPr="00B97EAB">
        <w:rPr>
          <w:szCs w:val="24"/>
        </w:rPr>
        <w:fldChar w:fldCharType="end"/>
      </w:r>
      <w:bookmarkEnd w:id="454"/>
      <w:r w:rsidRPr="00BC61B6">
        <w:rPr>
          <w:szCs w:val="24"/>
          <w:lang w:val="en-US"/>
        </w:rPr>
        <w:t>: Information data extracted and visible at the provenance graph.</w:t>
      </w:r>
      <w:bookmarkEnd w:id="455"/>
    </w:p>
    <w:p w14:paraId="2D9F5E94" w14:textId="77777777"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 xml:space="preserve">used by </w:t>
      </w:r>
      <w:r>
        <w:rPr>
          <w:lang w:val="en-US"/>
        </w:rPr>
        <w:lastRenderedPageBreak/>
        <w:t>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14:paraId="55FC0C56" w14:textId="77777777"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14:paraId="41721E67" w14:textId="24717336" w:rsidR="00BC61B6" w:rsidRDefault="0077101A"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xml:space="preserve">), </w:t>
      </w:r>
      <w:del w:id="456" w:author="Micro" w:date="2013-07-17T12:52:00Z">
        <w:r w:rsidR="00BC61B6" w:rsidDel="00177BC8">
          <w:rPr>
            <w:lang w:val="en-US"/>
          </w:rPr>
          <w:delText xml:space="preserve">it is daily collected </w:delText>
        </w:r>
      </w:del>
      <w:r w:rsidR="00BC61B6">
        <w:rPr>
          <w:lang w:val="en-US"/>
        </w:rPr>
        <w:t>the state of development of the software</w:t>
      </w:r>
      <w:ins w:id="457" w:author="Micro" w:date="2013-07-17T12:52:00Z">
        <w:r w:rsidR="00177BC8" w:rsidRPr="00177BC8">
          <w:rPr>
            <w:lang w:val="en-US"/>
          </w:rPr>
          <w:t xml:space="preserve"> </w:t>
        </w:r>
        <w:r w:rsidR="00177BC8">
          <w:rPr>
            <w:lang w:val="en-US"/>
          </w:rPr>
          <w:t>is daily collected</w:t>
        </w:r>
      </w:ins>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ins w:id="458" w:author="Micro" w:date="2013-07-17T12:52:00Z">
        <w:r w:rsidR="00177BC8">
          <w:rPr>
            <w:lang w:val="en-US"/>
          </w:rPr>
          <w:t>worked</w:t>
        </w:r>
        <w:r w:rsidR="00177BC8">
          <w:rPr>
            <w:lang w:val="en-US"/>
          </w:rPr>
          <w:t xml:space="preserve"> </w:t>
        </w:r>
      </w:ins>
      <w:r w:rsidR="00BC61B6">
        <w:rPr>
          <w:lang w:val="en-US"/>
        </w:rPr>
        <w:t>hours</w:t>
      </w:r>
      <w:del w:id="459" w:author="Micro" w:date="2013-07-17T12:52:00Z">
        <w:r w:rsidR="00BC61B6" w:rsidDel="00177BC8">
          <w:rPr>
            <w:lang w:val="en-US"/>
          </w:rPr>
          <w:delText xml:space="preserve"> worked</w:delText>
        </w:r>
      </w:del>
      <w:r w:rsidR="00BC61B6">
        <w:rPr>
          <w:lang w:val="en-US"/>
        </w:rPr>
        <w:t xml:space="preserve">,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ins w:id="460" w:author="Micro" w:date="2013-07-17T12:52:00Z">
        <w:r w:rsidR="00177BC8">
          <w:rPr>
            <w:lang w:val="en-US"/>
          </w:rPr>
          <w:t xml:space="preserve">  </w:t>
        </w:r>
      </w:ins>
    </w:p>
    <w:p w14:paraId="5205231E" w14:textId="77777777"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14:paraId="2A211D9A" w14:textId="77777777" w:rsidR="00BC61B6" w:rsidRPr="00BC61B6" w:rsidRDefault="00BC61B6" w:rsidP="00BC61B6">
      <w:pPr>
        <w:pStyle w:val="Ttulo2"/>
        <w:rPr>
          <w:rStyle w:val="TabelaChar"/>
          <w:rFonts w:cstheme="majorBidi"/>
          <w:b/>
          <w:color w:val="auto"/>
          <w:sz w:val="24"/>
        </w:rPr>
      </w:pPr>
      <w:bookmarkStart w:id="461" w:name="_Ref357095737"/>
      <w:bookmarkStart w:id="462" w:name="_Toc361125394"/>
      <w:r w:rsidRPr="00BC61B6">
        <w:rPr>
          <w:rStyle w:val="TabelaChar"/>
          <w:rFonts w:cstheme="majorBidi"/>
          <w:b/>
          <w:color w:val="auto"/>
          <w:sz w:val="24"/>
        </w:rPr>
        <w:t>Guiding Example</w:t>
      </w:r>
      <w:bookmarkEnd w:id="461"/>
      <w:bookmarkEnd w:id="462"/>
    </w:p>
    <w:p w14:paraId="53795F68" w14:textId="3409A031" w:rsidR="00BC61B6" w:rsidRPr="005A2728" w:rsidRDefault="00BC61B6" w:rsidP="00BC61B6">
      <w:pPr>
        <w:rPr>
          <w:lang w:val="en-US"/>
        </w:rPr>
      </w:pPr>
      <w:r>
        <w:rPr>
          <w:lang w:val="en-US"/>
        </w:rPr>
        <w:t xml:space="preserve">In this section, we </w:t>
      </w:r>
      <w:del w:id="463" w:author="Micro" w:date="2013-07-17T13:08:00Z">
        <w:r w:rsidDel="004C03B5">
          <w:rPr>
            <w:lang w:val="en-US"/>
          </w:rPr>
          <w:delText xml:space="preserve">exemplify </w:delText>
        </w:r>
      </w:del>
      <w:ins w:id="464" w:author="Micro" w:date="2013-07-17T13:08:00Z">
        <w:r w:rsidR="004C03B5">
          <w:rPr>
            <w:lang w:val="en-US"/>
          </w:rPr>
          <w:t>describe</w:t>
        </w:r>
        <w:r w:rsidR="004C03B5">
          <w:rPr>
            <w:lang w:val="en-US"/>
          </w:rPr>
          <w:t xml:space="preserve"> </w:t>
        </w:r>
      </w:ins>
      <w:r>
        <w:rPr>
          <w:lang w:val="en-US"/>
        </w:rPr>
        <w:t>a</w:t>
      </w:r>
      <w:ins w:id="465" w:author="Micro" w:date="2013-07-17T13:08:00Z">
        <w:r w:rsidR="00AC2E02">
          <w:rPr>
            <w:lang w:val="en-US"/>
          </w:rPr>
          <w:t>n example of a</w:t>
        </w:r>
      </w:ins>
      <w:r>
        <w:rPr>
          <w:lang w:val="en-US"/>
        </w:rPr>
        <w:t xml:space="preserve"> SDM game session, which explores the development process of software in the game. </w:t>
      </w:r>
      <w:commentRangeStart w:id="466"/>
      <w:r>
        <w:rPr>
          <w:lang w:val="en-US"/>
        </w:rPr>
        <w:t>Over the span of five weeks</w:t>
      </w:r>
      <w:commentRangeEnd w:id="466"/>
      <w:r w:rsidR="00AC2E02">
        <w:rPr>
          <w:rStyle w:val="Refdecomentrio"/>
        </w:rPr>
        <w:commentReference w:id="466"/>
      </w:r>
      <w:r>
        <w:rPr>
          <w:lang w:val="en-US"/>
        </w:rPr>
        <w:t>, the player makes various decisions that directly affect the software development, such as hiring new employees, designating roles and tasks, and modifying the work hours of each employee. The video from this game session is also available at GEMS</w:t>
      </w:r>
      <w:r w:rsidRPr="0087188B">
        <w:rPr>
          <w:rStyle w:val="Refdenotaderodap"/>
        </w:rPr>
        <w:footnoteReference w:id="8"/>
      </w:r>
      <w:r>
        <w:rPr>
          <w:lang w:val="en-US"/>
        </w:rPr>
        <w:t>.</w:t>
      </w:r>
    </w:p>
    <w:p w14:paraId="724DF70A" w14:textId="77777777"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w:t>
      </w:r>
      <w:r>
        <w:rPr>
          <w:lang w:val="en-US"/>
        </w:rPr>
        <w:lastRenderedPageBreak/>
        <w:t xml:space="preserve">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14:paraId="340B27CE" w14:textId="255A59DC"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del w:id="467" w:author="Micro" w:date="2013-07-17T13:10:00Z">
        <w:r w:rsidDel="00AC2E02">
          <w:rPr>
            <w:lang w:val="en-US"/>
          </w:rPr>
          <w:delText>forth</w:delText>
        </w:r>
      </w:del>
      <w:ins w:id="468" w:author="Micro" w:date="2013-07-17T13:10:00Z">
        <w:r w:rsidR="00AC2E02">
          <w:rPr>
            <w:lang w:val="en-US"/>
          </w:rPr>
          <w:t>fourth</w:t>
        </w:r>
      </w:ins>
      <w:r>
        <w:rPr>
          <w:lang w:val="en-US"/>
        </w:rPr>
        <w:t xml:space="preserve"> week, </w:t>
      </w:r>
      <w:proofErr w:type="spellStart"/>
      <w:r>
        <w:rPr>
          <w:lang w:val="en-US"/>
        </w:rPr>
        <w:t>Marke’s</w:t>
      </w:r>
      <w:proofErr w:type="spellEnd"/>
      <w:r>
        <w:rPr>
          <w:lang w:val="en-US"/>
        </w:rPr>
        <w:t xml:space="preserve"> </w:t>
      </w:r>
      <w:proofErr w:type="gramStart"/>
      <w:r>
        <w:rPr>
          <w:lang w:val="en-US"/>
        </w:rPr>
        <w:t>roles is</w:t>
      </w:r>
      <w:proofErr w:type="gramEnd"/>
      <w:r>
        <w:rPr>
          <w:lang w:val="en-US"/>
        </w:rPr>
        <w:t xml:space="preserve"> changed to programmer, focusing on repairing reported bugs, and </w:t>
      </w:r>
      <w:ins w:id="469" w:author="Micro" w:date="2013-07-17T13:10:00Z">
        <w:r w:rsidR="00AC2E02">
          <w:rPr>
            <w:lang w:val="en-US"/>
          </w:rPr>
          <w:t xml:space="preserve">as a </w:t>
        </w:r>
      </w:ins>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14:paraId="2B02D657" w14:textId="163613A8" w:rsidR="00BC61B6" w:rsidRDefault="00BC61B6" w:rsidP="00BC61B6">
      <w:pPr>
        <w:rPr>
          <w:lang w:val="en-US"/>
        </w:rPr>
      </w:pPr>
      <w:r>
        <w:rPr>
          <w:lang w:val="en-US"/>
        </w:rPr>
        <w:t xml:space="preserve">The software delivered still had one reported and unfixed bug, plus another twenty five unknown bugs </w:t>
      </w:r>
      <w:del w:id="470" w:author="Micro" w:date="2013-07-17T13:11:00Z">
        <w:r w:rsidDel="00AC2E02">
          <w:rPr>
            <w:lang w:val="en-US"/>
          </w:rPr>
          <w:delText xml:space="preserve">in the software </w:delText>
        </w:r>
      </w:del>
      <w:r>
        <w:rPr>
          <w:lang w:val="en-US"/>
        </w:rPr>
        <w:t xml:space="preserve">that were not identified by the staff. Aside from the bugs, the coding quality of the software was mediocre with a rate of 75.84. This rate can vary from </w:t>
      </w:r>
      <w:commentRangeStart w:id="471"/>
      <w:r>
        <w:rPr>
          <w:lang w:val="en-US"/>
        </w:rPr>
        <w:t>10 to 120</w:t>
      </w:r>
      <w:commentRangeEnd w:id="471"/>
      <w:r w:rsidR="00AC2E02">
        <w:rPr>
          <w:rStyle w:val="Refdecomentrio"/>
        </w:rPr>
        <w:commentReference w:id="471"/>
      </w:r>
      <w:r>
        <w:rPr>
          <w:lang w:val="en-US"/>
        </w:rPr>
        <w:t xml:space="preserve">,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14:paraId="26E58C8B" w14:textId="4633C8D3"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w:t>
      </w:r>
      <w:ins w:id="472" w:author="Micro" w:date="2013-07-17T13:13:00Z">
        <w:r w:rsidR="00AC2E02">
          <w:rPr>
            <w:lang w:val="en-US"/>
          </w:rPr>
          <w:t>ed</w:t>
        </w:r>
      </w:ins>
      <w:r>
        <w:rPr>
          <w:lang w:val="en-US"/>
        </w:rPr>
        <w:t xml:space="preserve"> at the next section are based on the </w:t>
      </w:r>
      <w:r w:rsidRPr="00905C63">
        <w:rPr>
          <w:i/>
          <w:lang w:val="en-US"/>
        </w:rPr>
        <w:t>game flow log</w:t>
      </w:r>
      <w:r>
        <w:rPr>
          <w:lang w:val="en-US"/>
        </w:rPr>
        <w:t xml:space="preserve"> exported from the game session described in this section.</w:t>
      </w:r>
    </w:p>
    <w:p w14:paraId="4F4D682B" w14:textId="77777777" w:rsidR="00BC61B6" w:rsidRDefault="00BC61B6" w:rsidP="00BC61B6">
      <w:pPr>
        <w:pStyle w:val="Ttulo2"/>
        <w:rPr>
          <w:lang w:val="en-US"/>
        </w:rPr>
      </w:pPr>
      <w:bookmarkStart w:id="473" w:name="_Ref358656151"/>
      <w:bookmarkStart w:id="474" w:name="_Toc361125395"/>
      <w:r>
        <w:rPr>
          <w:lang w:val="en-US"/>
        </w:rPr>
        <w:lastRenderedPageBreak/>
        <w:t>Prov Viewer</w:t>
      </w:r>
      <w:bookmarkEnd w:id="473"/>
      <w:bookmarkEnd w:id="474"/>
    </w:p>
    <w:p w14:paraId="67A211E2" w14:textId="77777777"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77101A">
        <w:rPr>
          <w:lang w:val="en-US"/>
        </w:rPr>
        <w:fldChar w:fldCharType="begin"/>
      </w:r>
      <w:r>
        <w:rPr>
          <w:lang w:val="en-US"/>
        </w:rPr>
        <w:instrText xml:space="preserve"> REF _Ref357001089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23</w:t>
      </w:r>
      <w:r w:rsidR="0077101A">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14:paraId="4F950A41" w14:textId="77777777" w:rsidR="00BC61B6" w:rsidRDefault="00BC61B6" w:rsidP="00BC61B6">
      <w:pPr>
        <w:keepNext/>
        <w:ind w:firstLine="0"/>
      </w:pPr>
      <w:r w:rsidRPr="00BC61B6">
        <w:rPr>
          <w:noProof/>
          <w:lang w:eastAsia="pt-BR"/>
        </w:rPr>
        <w:drawing>
          <wp:inline distT="0" distB="0" distL="0" distR="0" wp14:anchorId="4E712574" wp14:editId="65B6BEBC">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14:paraId="23B742D2" w14:textId="77777777" w:rsidR="00BC61B6" w:rsidRPr="00BC61B6" w:rsidRDefault="00BC61B6" w:rsidP="00BC61B6">
      <w:pPr>
        <w:pStyle w:val="Legenda"/>
        <w:ind w:firstLine="0"/>
        <w:rPr>
          <w:szCs w:val="24"/>
          <w:lang w:val="en-US"/>
        </w:rPr>
      </w:pPr>
      <w:bookmarkStart w:id="475" w:name="_Ref357001089"/>
      <w:bookmarkStart w:id="476" w:name="_Toc361124140"/>
      <w:r w:rsidRPr="00BC61B6">
        <w:rPr>
          <w:szCs w:val="24"/>
          <w:lang w:val="en-US"/>
        </w:rPr>
        <w:t xml:space="preserve">Figure </w:t>
      </w:r>
      <w:r w:rsidR="0077101A" w:rsidRPr="00E46CD2">
        <w:rPr>
          <w:szCs w:val="24"/>
        </w:rPr>
        <w:fldChar w:fldCharType="begin"/>
      </w:r>
      <w:r w:rsidRPr="00BC61B6">
        <w:rPr>
          <w:szCs w:val="24"/>
          <w:lang w:val="en-US"/>
        </w:rPr>
        <w:instrText xml:space="preserve"> SEQ Figure \* ARABIC </w:instrText>
      </w:r>
      <w:r w:rsidR="0077101A" w:rsidRPr="00E46CD2">
        <w:rPr>
          <w:szCs w:val="24"/>
        </w:rPr>
        <w:fldChar w:fldCharType="separate"/>
      </w:r>
      <w:r w:rsidR="0056715F">
        <w:rPr>
          <w:noProof/>
          <w:szCs w:val="24"/>
          <w:lang w:val="en-US"/>
        </w:rPr>
        <w:t>23</w:t>
      </w:r>
      <w:r w:rsidR="0077101A" w:rsidRPr="00E46CD2">
        <w:rPr>
          <w:szCs w:val="24"/>
        </w:rPr>
        <w:fldChar w:fldCharType="end"/>
      </w:r>
      <w:bookmarkEnd w:id="475"/>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476"/>
    </w:p>
    <w:p w14:paraId="488B38A6" w14:textId="4BC523E3"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del w:id="477" w:author="Micro" w:date="2013-07-17T13:14:00Z">
        <w:r w:rsidDel="00AC2E02">
          <w:rPr>
            <w:lang w:val="en-US"/>
          </w:rPr>
          <w:delText>the vertex was previously processed</w:delText>
        </w:r>
      </w:del>
      <w:ins w:id="478" w:author="Micro" w:date="2013-07-17T13:14:00Z">
        <w:r w:rsidR="00AC2E02">
          <w:rPr>
            <w:lang w:val="en-US"/>
          </w:rPr>
          <w:t>so</w:t>
        </w:r>
      </w:ins>
      <w:r>
        <w:rPr>
          <w:lang w:val="en-US"/>
        </w:rPr>
        <w:t xml:space="preserve">, </w:t>
      </w:r>
      <w:del w:id="479" w:author="Micro" w:date="2013-07-17T13:14:00Z">
        <w:r w:rsidDel="00AC2E02">
          <w:rPr>
            <w:lang w:val="en-US"/>
          </w:rPr>
          <w:delText xml:space="preserve">then </w:delText>
        </w:r>
      </w:del>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ins w:id="480" w:author="Micro" w:date="2013-07-17T13:14:00Z">
        <w:r w:rsidR="00AC2E02">
          <w:rPr>
            <w:lang w:val="en-US"/>
          </w:rPr>
          <w:t>ions</w:t>
        </w:r>
      </w:ins>
      <w:del w:id="481" w:author="Micro" w:date="2013-07-17T13:14:00Z">
        <w:r w:rsidDel="00AC2E02">
          <w:rPr>
            <w:lang w:val="en-US"/>
          </w:rPr>
          <w:delText>es</w:delText>
        </w:r>
      </w:del>
      <w:r>
        <w:rPr>
          <w:lang w:val="en-US"/>
        </w:rPr>
        <w:t xml:space="preserve">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14:paraId="2009014A" w14:textId="77777777"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14:paraId="14832437" w14:textId="77777777"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14:paraId="06110B87" w14:textId="77777777"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77101A">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77101A">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77101A">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14:paraId="56F400B3" w14:textId="77777777" w:rsidR="00BC61B6" w:rsidRDefault="00BC61B6" w:rsidP="00BC61B6">
      <w:pPr>
        <w:pStyle w:val="Ttulo3"/>
        <w:rPr>
          <w:lang w:val="en-US"/>
        </w:rPr>
      </w:pPr>
      <w:bookmarkStart w:id="482" w:name="_Toc361125396"/>
      <w:r>
        <w:rPr>
          <w:lang w:val="en-US"/>
        </w:rPr>
        <w:t xml:space="preserve">Graph Visualization and </w:t>
      </w:r>
      <w:r w:rsidRPr="0030598F">
        <w:rPr>
          <w:lang w:val="en-US"/>
        </w:rPr>
        <w:t>Representations</w:t>
      </w:r>
      <w:bookmarkEnd w:id="482"/>
    </w:p>
    <w:p w14:paraId="69CBB7E1" w14:textId="77777777" w:rsidR="00BC61B6" w:rsidRDefault="00BC61B6" w:rsidP="00BC61B6">
      <w:pPr>
        <w:rPr>
          <w:lang w:val="en-US"/>
        </w:rPr>
      </w:pPr>
      <w:r>
        <w:rPr>
          <w:lang w:val="en-US"/>
        </w:rPr>
        <w:t xml:space="preserve">After the game flow log is processed and the graph is generated, it is drawn on the screen so the user can analyze it. </w:t>
      </w:r>
      <w:r w:rsidR="0077101A">
        <w:rPr>
          <w:lang w:val="en-US"/>
        </w:rPr>
        <w:fldChar w:fldCharType="begin"/>
      </w:r>
      <w:r>
        <w:rPr>
          <w:lang w:val="en-US"/>
        </w:rPr>
        <w:instrText xml:space="preserve"> REF _Ref357002313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24</w:t>
      </w:r>
      <w:r w:rsidR="0077101A">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77101A">
        <w:rPr>
          <w:lang w:val="en-US"/>
        </w:rPr>
        <w:fldChar w:fldCharType="begin"/>
      </w:r>
      <w:r>
        <w:rPr>
          <w:lang w:val="en-US"/>
        </w:rPr>
        <w:instrText xml:space="preserve"> REF _Ref357095737 \r \h </w:instrText>
      </w:r>
      <w:r w:rsidR="0077101A">
        <w:rPr>
          <w:lang w:val="en-US"/>
        </w:rPr>
      </w:r>
      <w:r w:rsidR="0077101A">
        <w:rPr>
          <w:lang w:val="en-US"/>
        </w:rPr>
        <w:fldChar w:fldCharType="separate"/>
      </w:r>
      <w:r w:rsidR="0056715F">
        <w:rPr>
          <w:lang w:val="en-US"/>
        </w:rPr>
        <w:t>5.4</w:t>
      </w:r>
      <w:r w:rsidR="0077101A">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77101A">
        <w:rPr>
          <w:lang w:val="en-US"/>
        </w:rPr>
        <w:fldChar w:fldCharType="begin"/>
      </w:r>
      <w:r>
        <w:rPr>
          <w:lang w:val="en-US"/>
        </w:rPr>
        <w:instrText xml:space="preserve"> REF _Ref360802091 \h </w:instrText>
      </w:r>
      <w:r w:rsidR="0077101A">
        <w:rPr>
          <w:lang w:val="en-US"/>
        </w:rPr>
      </w:r>
      <w:r w:rsidR="0077101A">
        <w:rPr>
          <w:lang w:val="en-US"/>
        </w:rPr>
        <w:fldChar w:fldCharType="separate"/>
      </w:r>
      <w:r w:rsidR="0056715F" w:rsidRPr="00BC61B6">
        <w:rPr>
          <w:lang w:val="en-US"/>
        </w:rPr>
        <w:t xml:space="preserve">Figure </w:t>
      </w:r>
      <w:r w:rsidR="0056715F">
        <w:rPr>
          <w:noProof/>
          <w:lang w:val="en-US"/>
        </w:rPr>
        <w:t>25</w:t>
      </w:r>
      <w:r w:rsidR="0077101A">
        <w:rPr>
          <w:lang w:val="en-US"/>
        </w:rPr>
        <w:fldChar w:fldCharType="end"/>
      </w:r>
      <w:r>
        <w:rPr>
          <w:lang w:val="en-US"/>
        </w:rPr>
        <w:t xml:space="preserve"> illustrates the graph after turning the granularity feature on, grouping vertices in the graph for each week.</w:t>
      </w:r>
    </w:p>
    <w:p w14:paraId="475A1F4F" w14:textId="77777777" w:rsidR="00BC61B6" w:rsidRPr="005C7678" w:rsidRDefault="00BC61B6" w:rsidP="00BC61B6">
      <w:pPr>
        <w:keepNext/>
        <w:ind w:firstLine="0"/>
        <w:rPr>
          <w:lang w:val="en-US"/>
        </w:rPr>
      </w:pPr>
      <w:r w:rsidRPr="00BC61B6">
        <w:rPr>
          <w:noProof/>
          <w:lang w:eastAsia="pt-BR"/>
        </w:rPr>
        <w:lastRenderedPageBreak/>
        <w:drawing>
          <wp:inline distT="0" distB="0" distL="0" distR="0" wp14:anchorId="2EC02C35" wp14:editId="1D6CB50A">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14:paraId="676FFB1B" w14:textId="77777777" w:rsidR="00BC61B6" w:rsidRPr="00BC61B6" w:rsidRDefault="00BC61B6" w:rsidP="00BC61B6">
      <w:pPr>
        <w:pStyle w:val="Legenda"/>
        <w:ind w:firstLine="0"/>
        <w:rPr>
          <w:szCs w:val="24"/>
          <w:lang w:val="en-US"/>
        </w:rPr>
      </w:pPr>
      <w:bookmarkStart w:id="483" w:name="_Ref357002313"/>
      <w:bookmarkStart w:id="484" w:name="_Toc361124141"/>
      <w:commentRangeStart w:id="485"/>
      <w:r w:rsidRPr="00BC61B6">
        <w:rPr>
          <w:szCs w:val="24"/>
          <w:lang w:val="en-US"/>
        </w:rPr>
        <w:t xml:space="preserve">Figure </w:t>
      </w:r>
      <w:r w:rsidR="0077101A" w:rsidRPr="00D05136">
        <w:rPr>
          <w:szCs w:val="24"/>
        </w:rPr>
        <w:fldChar w:fldCharType="begin"/>
      </w:r>
      <w:r w:rsidRPr="00BC61B6">
        <w:rPr>
          <w:szCs w:val="24"/>
          <w:lang w:val="en-US"/>
        </w:rPr>
        <w:instrText xml:space="preserve"> SEQ Figure \* ARABIC </w:instrText>
      </w:r>
      <w:r w:rsidR="0077101A" w:rsidRPr="00D05136">
        <w:rPr>
          <w:szCs w:val="24"/>
        </w:rPr>
        <w:fldChar w:fldCharType="separate"/>
      </w:r>
      <w:r w:rsidR="0056715F">
        <w:rPr>
          <w:noProof/>
          <w:szCs w:val="24"/>
          <w:lang w:val="en-US"/>
        </w:rPr>
        <w:t>24</w:t>
      </w:r>
      <w:r w:rsidR="0077101A" w:rsidRPr="00D05136">
        <w:rPr>
          <w:szCs w:val="24"/>
        </w:rPr>
        <w:fldChar w:fldCharType="end"/>
      </w:r>
      <w:bookmarkEnd w:id="483"/>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484"/>
      <w:commentRangeEnd w:id="485"/>
      <w:r w:rsidR="001F2149">
        <w:rPr>
          <w:rStyle w:val="Refdecomentrio"/>
          <w:b w:val="0"/>
          <w:bCs w:val="0"/>
        </w:rPr>
        <w:commentReference w:id="485"/>
      </w:r>
    </w:p>
    <w:p w14:paraId="4E0119BE" w14:textId="77777777" w:rsidR="00BC61B6" w:rsidRDefault="00BC61B6" w:rsidP="00BC61B6">
      <w:pPr>
        <w:keepNext/>
        <w:ind w:firstLine="0"/>
      </w:pPr>
      <w:r w:rsidRPr="00BC61B6">
        <w:rPr>
          <w:noProof/>
          <w:lang w:eastAsia="pt-BR"/>
        </w:rPr>
        <w:drawing>
          <wp:inline distT="0" distB="0" distL="0" distR="0" wp14:anchorId="6E69F48E" wp14:editId="71D7E711">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14:paraId="1B456D2F" w14:textId="77777777" w:rsidR="00BC61B6" w:rsidRDefault="00BC61B6" w:rsidP="00BC61B6">
      <w:pPr>
        <w:pStyle w:val="Legenda"/>
        <w:ind w:firstLine="0"/>
        <w:rPr>
          <w:lang w:val="en-US"/>
        </w:rPr>
      </w:pPr>
      <w:bookmarkStart w:id="486" w:name="_Ref360802091"/>
      <w:bookmarkStart w:id="487" w:name="_Toc361124142"/>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25</w:t>
      </w:r>
      <w:r w:rsidR="0077101A">
        <w:fldChar w:fldCharType="end"/>
      </w:r>
      <w:bookmarkEnd w:id="486"/>
      <w:r w:rsidRPr="00BC61B6">
        <w:rPr>
          <w:lang w:val="en-US"/>
        </w:rPr>
        <w:t xml:space="preserve">: Same graph from </w:t>
      </w:r>
      <w:r w:rsidR="0077101A">
        <w:fldChar w:fldCharType="begin"/>
      </w:r>
      <w:r w:rsidRPr="00BC61B6">
        <w:rPr>
          <w:lang w:val="en-US"/>
        </w:rPr>
        <w:instrText xml:space="preserve"> REF _Ref357002313 \h </w:instrText>
      </w:r>
      <w:r w:rsidR="0077101A">
        <w:fldChar w:fldCharType="separate"/>
      </w:r>
      <w:r w:rsidR="0056715F" w:rsidRPr="00BC61B6">
        <w:rPr>
          <w:szCs w:val="24"/>
          <w:lang w:val="en-US"/>
        </w:rPr>
        <w:t xml:space="preserve">Figure </w:t>
      </w:r>
      <w:r w:rsidR="0056715F">
        <w:rPr>
          <w:noProof/>
          <w:szCs w:val="24"/>
          <w:lang w:val="en-US"/>
        </w:rPr>
        <w:t>24</w:t>
      </w:r>
      <w:r w:rsidR="0077101A">
        <w:fldChar w:fldCharType="end"/>
      </w:r>
      <w:r w:rsidRPr="00BC61B6">
        <w:rPr>
          <w:lang w:val="en-US"/>
        </w:rPr>
        <w:t xml:space="preserve"> with “Granularity: 7 days”</w:t>
      </w:r>
      <w:bookmarkEnd w:id="487"/>
    </w:p>
    <w:p w14:paraId="517A71C6" w14:textId="77777777"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77101A">
        <w:rPr>
          <w:lang w:val="en-US"/>
        </w:rPr>
        <w:fldChar w:fldCharType="begin"/>
      </w:r>
      <w:r>
        <w:rPr>
          <w:lang w:val="en-US"/>
        </w:rPr>
        <w:instrText xml:space="preserve"> REF _Ref360802717 \h </w:instrText>
      </w:r>
      <w:r w:rsidR="0077101A">
        <w:rPr>
          <w:lang w:val="en-US"/>
        </w:rPr>
      </w:r>
      <w:r w:rsidR="0077101A">
        <w:rPr>
          <w:lang w:val="en-US"/>
        </w:rPr>
        <w:fldChar w:fldCharType="separate"/>
      </w:r>
      <w:r w:rsidR="0056715F" w:rsidRPr="00BC61B6">
        <w:rPr>
          <w:lang w:val="en-US"/>
        </w:rPr>
        <w:t xml:space="preserve">Figure </w:t>
      </w:r>
      <w:r w:rsidR="0056715F">
        <w:rPr>
          <w:noProof/>
          <w:lang w:val="en-US"/>
        </w:rPr>
        <w:t>26</w:t>
      </w:r>
      <w:r w:rsidR="0077101A">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14:paraId="616BA0A1" w14:textId="77777777" w:rsidR="00BC61B6" w:rsidRDefault="00BC61B6" w:rsidP="00BC61B6">
      <w:pPr>
        <w:keepNext/>
        <w:ind w:firstLine="0"/>
      </w:pPr>
      <w:r w:rsidRPr="00BC61B6">
        <w:rPr>
          <w:noProof/>
          <w:lang w:eastAsia="pt-BR"/>
        </w:rPr>
        <w:drawing>
          <wp:inline distT="0" distB="0" distL="0" distR="0" wp14:anchorId="02C85E35" wp14:editId="5BD2C17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14:paraId="78FE294F" w14:textId="77777777" w:rsidR="00BC61B6" w:rsidRPr="005C7678" w:rsidRDefault="00BC61B6" w:rsidP="00BC61B6">
      <w:pPr>
        <w:pStyle w:val="Legenda"/>
        <w:ind w:firstLine="0"/>
        <w:rPr>
          <w:lang w:val="en-US"/>
        </w:rPr>
      </w:pPr>
      <w:bookmarkStart w:id="488" w:name="_Ref360802717"/>
      <w:bookmarkStart w:id="489" w:name="_Toc361124143"/>
      <w:r w:rsidRPr="00BC61B6">
        <w:rPr>
          <w:lang w:val="en-US"/>
        </w:rPr>
        <w:t xml:space="preserve">Figure </w:t>
      </w:r>
      <w:r w:rsidR="0077101A">
        <w:fldChar w:fldCharType="begin"/>
      </w:r>
      <w:r w:rsidRPr="00BC61B6">
        <w:rPr>
          <w:lang w:val="en-US"/>
        </w:rPr>
        <w:instrText xml:space="preserve"> SEQ Figure \* ARABIC </w:instrText>
      </w:r>
      <w:r w:rsidR="0077101A">
        <w:fldChar w:fldCharType="separate"/>
      </w:r>
      <w:r w:rsidR="0056715F">
        <w:rPr>
          <w:noProof/>
          <w:lang w:val="en-US"/>
        </w:rPr>
        <w:t>26</w:t>
      </w:r>
      <w:r w:rsidR="0077101A">
        <w:fldChar w:fldCharType="end"/>
      </w:r>
      <w:bookmarkEnd w:id="488"/>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489"/>
    </w:p>
    <w:p w14:paraId="4983C052" w14:textId="5C00916B" w:rsidR="00BC61B6" w:rsidRDefault="00BC61B6" w:rsidP="00BC61B6">
      <w:pPr>
        <w:rPr>
          <w:lang w:val="en-US"/>
        </w:rPr>
      </w:pPr>
      <w:r>
        <w:rPr>
          <w:lang w:val="en-US"/>
        </w:rPr>
        <w:t xml:space="preserve">The “Reset” button removes all modifications made in the graph, </w:t>
      </w:r>
      <w:del w:id="490" w:author="Micro" w:date="2013-07-17T14:18:00Z">
        <w:r w:rsidDel="000D39E1">
          <w:rPr>
            <w:lang w:val="en-US"/>
          </w:rPr>
          <w:delText xml:space="preserve">returning </w:delText>
        </w:r>
      </w:del>
      <w:ins w:id="491" w:author="Micro" w:date="2013-07-17T14:18:00Z">
        <w:r w:rsidR="000D39E1">
          <w:rPr>
            <w:lang w:val="en-US"/>
          </w:rPr>
          <w:t>setting</w:t>
        </w:r>
        <w:r w:rsidR="000D39E1">
          <w:rPr>
            <w:lang w:val="en-US"/>
          </w:rPr>
          <w:t xml:space="preserve"> </w:t>
        </w:r>
      </w:ins>
      <w:r>
        <w:rPr>
          <w:lang w:val="en-US"/>
        </w:rPr>
        <w:t xml:space="preserve">it to the original state. The “Edge Style” is used to change the edge’s arrow curvature from a quad-curve to straight lines. Lastly, the “Mouse Mode” </w:t>
      </w:r>
      <w:del w:id="492" w:author="Micro" w:date="2013-07-17T14:18:00Z">
        <w:r w:rsidDel="000D39E1">
          <w:rPr>
            <w:lang w:val="en-US"/>
          </w:rPr>
          <w:delText>is for</w:delText>
        </w:r>
      </w:del>
      <w:ins w:id="493" w:author="Micro" w:date="2013-07-17T14:18:00Z">
        <w:r w:rsidR="000D39E1">
          <w:rPr>
            <w:lang w:val="en-US"/>
          </w:rPr>
          <w:t>has the purpose of</w:t>
        </w:r>
      </w:ins>
      <w:r>
        <w:rPr>
          <w:lang w:val="en-US"/>
        </w:rPr>
        <w:t xml:space="preserve"> changing the function that the mouse will perform. There are two functions: Transform, which is used to navigate the graph, and Picking, which is used to select vertices in the graph.</w:t>
      </w:r>
    </w:p>
    <w:p w14:paraId="5E75F71C" w14:textId="77777777"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14:paraId="6E95C788" w14:textId="6DA60669" w:rsidR="00BC61B6" w:rsidRDefault="00BC61B6" w:rsidP="00BC61B6">
      <w:pPr>
        <w:rPr>
          <w:lang w:val="en-US"/>
        </w:rPr>
      </w:pPr>
      <w:r>
        <w:rPr>
          <w:lang w:val="en-US"/>
        </w:rPr>
        <w:lastRenderedPageBreak/>
        <w:t xml:space="preserve">Note that only the “Neutral” type is selected in the displayed graph shown in </w:t>
      </w:r>
      <w:r w:rsidR="0077101A">
        <w:rPr>
          <w:lang w:val="en-US"/>
        </w:rPr>
        <w:fldChar w:fldCharType="begin"/>
      </w:r>
      <w:r>
        <w:rPr>
          <w:lang w:val="en-US"/>
        </w:rPr>
        <w:instrText xml:space="preserve"> REF _Ref357002313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24</w:t>
      </w:r>
      <w:r w:rsidR="0077101A">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del w:id="494" w:author="Micro" w:date="2013-07-17T14:20:00Z">
        <w:r w:rsidDel="000D39E1">
          <w:rPr>
            <w:lang w:val="en-US"/>
          </w:rPr>
          <w:delText>him</w:delText>
        </w:r>
      </w:del>
      <w:ins w:id="495" w:author="Micro" w:date="2013-07-17T14:20:00Z">
        <w:r w:rsidR="000D39E1">
          <w:rPr>
            <w:lang w:val="en-US"/>
          </w:rPr>
          <w:t>it</w:t>
        </w:r>
      </w:ins>
      <w:r>
        <w:rPr>
          <w:lang w:val="en-US"/>
        </w:rPr>
        <w:t xml:space="preserve">. The full graph can be seen if all edge’s types are selected, resulting in the section of the graph illustrated by </w:t>
      </w:r>
      <w:r w:rsidR="0077101A">
        <w:rPr>
          <w:lang w:val="en-US"/>
        </w:rPr>
        <w:fldChar w:fldCharType="begin"/>
      </w:r>
      <w:r>
        <w:rPr>
          <w:lang w:val="en-US"/>
        </w:rPr>
        <w:instrText xml:space="preserve"> REF _Ref357006932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27</w:t>
      </w:r>
      <w:r w:rsidR="0077101A">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14:paraId="0314AEDC" w14:textId="77777777" w:rsidR="00BC61B6" w:rsidRDefault="00BC61B6" w:rsidP="00BC61B6">
      <w:pPr>
        <w:keepNext/>
        <w:ind w:firstLine="0"/>
      </w:pPr>
      <w:r w:rsidRPr="00BC61B6">
        <w:rPr>
          <w:noProof/>
          <w:lang w:eastAsia="pt-BR"/>
        </w:rPr>
        <w:drawing>
          <wp:inline distT="0" distB="0" distL="0" distR="0" wp14:anchorId="3F53C9A5" wp14:editId="0C6B9543">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14:paraId="4B84EA8A" w14:textId="77777777" w:rsidR="00BC61B6" w:rsidRPr="00BC61B6" w:rsidRDefault="00BC61B6" w:rsidP="00BC61B6">
      <w:pPr>
        <w:pStyle w:val="Legenda"/>
        <w:ind w:firstLine="0"/>
        <w:rPr>
          <w:szCs w:val="24"/>
          <w:lang w:val="en-US"/>
        </w:rPr>
      </w:pPr>
      <w:bookmarkStart w:id="496" w:name="_Ref357006932"/>
      <w:bookmarkStart w:id="497" w:name="_Toc361124144"/>
      <w:r w:rsidRPr="00BC61B6">
        <w:rPr>
          <w:szCs w:val="24"/>
          <w:lang w:val="en-US"/>
        </w:rPr>
        <w:t xml:space="preserve">Figure </w:t>
      </w:r>
      <w:r w:rsidR="0077101A" w:rsidRPr="005C7678">
        <w:rPr>
          <w:szCs w:val="24"/>
        </w:rPr>
        <w:fldChar w:fldCharType="begin"/>
      </w:r>
      <w:r w:rsidRPr="00BC61B6">
        <w:rPr>
          <w:szCs w:val="24"/>
          <w:lang w:val="en-US"/>
        </w:rPr>
        <w:instrText xml:space="preserve"> SEQ Figure \* ARABIC </w:instrText>
      </w:r>
      <w:r w:rsidR="0077101A" w:rsidRPr="005C7678">
        <w:rPr>
          <w:szCs w:val="24"/>
        </w:rPr>
        <w:fldChar w:fldCharType="separate"/>
      </w:r>
      <w:r w:rsidR="0056715F">
        <w:rPr>
          <w:noProof/>
          <w:szCs w:val="24"/>
          <w:lang w:val="en-US"/>
        </w:rPr>
        <w:t>27</w:t>
      </w:r>
      <w:r w:rsidR="0077101A" w:rsidRPr="005C7678">
        <w:rPr>
          <w:szCs w:val="24"/>
        </w:rPr>
        <w:fldChar w:fldCharType="end"/>
      </w:r>
      <w:bookmarkEnd w:id="496"/>
      <w:r w:rsidRPr="00BC61B6">
        <w:rPr>
          <w:szCs w:val="24"/>
          <w:lang w:val="en-US"/>
        </w:rPr>
        <w:t xml:space="preserve">: Same graph from </w:t>
      </w:r>
      <w:r w:rsidR="00BF0DC5">
        <w:fldChar w:fldCharType="begin"/>
      </w:r>
      <w:r w:rsidR="00BF0DC5" w:rsidRPr="009C73C1">
        <w:rPr>
          <w:lang w:val="en-US"/>
          <w:rPrChange w:id="498" w:author="Micro" w:date="2013-07-15T15:46:00Z">
            <w:rPr/>
          </w:rPrChange>
        </w:rPr>
        <w:instrText xml:space="preserve"> REF _Ref357002313 \h  \* MERGEFORMAT </w:instrText>
      </w:r>
      <w:r w:rsidR="00BF0DC5">
        <w:fldChar w:fldCharType="separate"/>
      </w:r>
      <w:r w:rsidR="0056715F" w:rsidRPr="00BC61B6">
        <w:rPr>
          <w:szCs w:val="24"/>
          <w:lang w:val="en-US"/>
        </w:rPr>
        <w:t xml:space="preserve">Figure </w:t>
      </w:r>
      <w:r w:rsidR="0056715F">
        <w:rPr>
          <w:szCs w:val="24"/>
          <w:lang w:val="en-US"/>
        </w:rPr>
        <w:t>24</w:t>
      </w:r>
      <w:r w:rsidR="00BF0DC5">
        <w:fldChar w:fldCharType="end"/>
      </w:r>
      <w:r w:rsidRPr="00BC61B6">
        <w:rPr>
          <w:szCs w:val="24"/>
          <w:lang w:val="en-US"/>
        </w:rPr>
        <w:t xml:space="preserve"> but with all edges</w:t>
      </w:r>
      <w:bookmarkEnd w:id="497"/>
    </w:p>
    <w:p w14:paraId="452687F3" w14:textId="2FD8B9A4"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77101A">
        <w:rPr>
          <w:lang w:val="en-US"/>
        </w:rPr>
        <w:fldChar w:fldCharType="begin"/>
      </w:r>
      <w:r>
        <w:rPr>
          <w:lang w:val="en-US"/>
        </w:rPr>
        <w:instrText xml:space="preserve"> REF _Ref357603253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28</w:t>
      </w:r>
      <w:r w:rsidR="0077101A">
        <w:rPr>
          <w:lang w:val="en-US"/>
        </w:rPr>
        <w:fldChar w:fldCharType="end"/>
      </w:r>
      <w:r>
        <w:rPr>
          <w:lang w:val="en-US"/>
        </w:rPr>
        <w:t xml:space="preserve">. </w:t>
      </w:r>
      <w:ins w:id="499" w:author="Micro" w:date="2013-07-17T14:22:00Z">
        <w:r w:rsidR="000D39E1">
          <w:rPr>
            <w:lang w:val="en-US"/>
          </w:rPr>
          <w:t>The</w:t>
        </w:r>
      </w:ins>
      <w:del w:id="500" w:author="Micro" w:date="2013-07-17T14:22:00Z">
        <w:r w:rsidR="00E5547C" w:rsidRPr="00BC61B6" w:rsidDel="000D39E1">
          <w:rPr>
            <w:szCs w:val="24"/>
            <w:lang w:val="en-US"/>
          </w:rPr>
          <w:delText>L</w:delText>
        </w:r>
      </w:del>
      <w:ins w:id="501" w:author="Micro" w:date="2013-07-17T14:22:00Z">
        <w:r w:rsidR="000D39E1">
          <w:rPr>
            <w:szCs w:val="24"/>
            <w:lang w:val="en-US"/>
          </w:rPr>
          <w:t xml:space="preserve"> l</w:t>
        </w:r>
      </w:ins>
      <w:r w:rsidR="00E5547C" w:rsidRPr="00BC61B6">
        <w:rPr>
          <w:szCs w:val="24"/>
          <w:lang w:val="en-US"/>
        </w:rPr>
        <w:t>eft picture has the "Val"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14:paraId="723A619F" w14:textId="77777777" w:rsidR="00BC61B6" w:rsidRDefault="00BC61B6" w:rsidP="00BC61B6">
      <w:pPr>
        <w:keepNext/>
        <w:ind w:firstLine="0"/>
        <w:jc w:val="center"/>
      </w:pPr>
      <w:r>
        <w:rPr>
          <w:noProof/>
          <w:lang w:eastAsia="pt-BR"/>
        </w:rPr>
        <w:lastRenderedPageBreak/>
        <w:drawing>
          <wp:inline distT="0" distB="0" distL="0" distR="0" wp14:anchorId="1649E869" wp14:editId="2C65B90C">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14:paraId="44C003A0" w14:textId="77777777" w:rsidR="00BC61B6" w:rsidRPr="00BC61B6" w:rsidRDefault="00BC61B6" w:rsidP="00E5547C">
      <w:pPr>
        <w:pStyle w:val="Legenda"/>
        <w:ind w:firstLine="0"/>
        <w:rPr>
          <w:szCs w:val="24"/>
          <w:lang w:val="en-US"/>
        </w:rPr>
      </w:pPr>
      <w:bookmarkStart w:id="502" w:name="_Ref357603253"/>
      <w:bookmarkStart w:id="503" w:name="_Toc361124145"/>
      <w:r w:rsidRPr="00BC61B6">
        <w:rPr>
          <w:szCs w:val="24"/>
          <w:lang w:val="en-US"/>
        </w:rPr>
        <w:t xml:space="preserve">Figure </w:t>
      </w:r>
      <w:r w:rsidR="0077101A" w:rsidRPr="004304F7">
        <w:rPr>
          <w:szCs w:val="24"/>
        </w:rPr>
        <w:fldChar w:fldCharType="begin"/>
      </w:r>
      <w:r w:rsidRPr="00BC61B6">
        <w:rPr>
          <w:szCs w:val="24"/>
          <w:lang w:val="en-US"/>
        </w:rPr>
        <w:instrText xml:space="preserve"> SEQ Figure \* ARABIC </w:instrText>
      </w:r>
      <w:r w:rsidR="0077101A" w:rsidRPr="004304F7">
        <w:rPr>
          <w:szCs w:val="24"/>
        </w:rPr>
        <w:fldChar w:fldCharType="separate"/>
      </w:r>
      <w:r w:rsidR="0056715F">
        <w:rPr>
          <w:noProof/>
          <w:szCs w:val="24"/>
          <w:lang w:val="en-US"/>
        </w:rPr>
        <w:t>28</w:t>
      </w:r>
      <w:r w:rsidR="0077101A" w:rsidRPr="004304F7">
        <w:rPr>
          <w:szCs w:val="24"/>
        </w:rPr>
        <w:fldChar w:fldCharType="end"/>
      </w:r>
      <w:bookmarkEnd w:id="502"/>
      <w:r w:rsidRPr="00BC61B6">
        <w:rPr>
          <w:szCs w:val="24"/>
          <w:lang w:val="en-US"/>
        </w:rPr>
        <w:t>: Analyzing Daniel's productivity</w:t>
      </w:r>
      <w:bookmarkEnd w:id="503"/>
    </w:p>
    <w:p w14:paraId="1557FC80" w14:textId="77777777"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77101A">
        <w:rPr>
          <w:lang w:val="en-US"/>
        </w:rPr>
        <w:fldChar w:fldCharType="begin"/>
      </w:r>
      <w:r>
        <w:rPr>
          <w:lang w:val="en-US"/>
        </w:rPr>
        <w:instrText xml:space="preserve"> REF _Ref357080472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29</w:t>
      </w:r>
      <w:r w:rsidR="0077101A">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14:paraId="6B7E7923" w14:textId="77777777" w:rsidR="00BC61B6" w:rsidRDefault="00BC61B6" w:rsidP="00BC61B6">
      <w:pPr>
        <w:keepNext/>
        <w:ind w:firstLine="0"/>
        <w:jc w:val="center"/>
      </w:pPr>
      <w:r w:rsidRPr="00BC61B6">
        <w:rPr>
          <w:noProof/>
          <w:lang w:eastAsia="pt-BR"/>
        </w:rPr>
        <w:lastRenderedPageBreak/>
        <w:drawing>
          <wp:inline distT="0" distB="0" distL="0" distR="0" wp14:anchorId="5578BDFA" wp14:editId="141CF7A4">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14:paraId="6DFA2E38" w14:textId="77777777" w:rsidR="00BC61B6" w:rsidRPr="00BC61B6" w:rsidRDefault="00BC61B6" w:rsidP="00B44E73">
      <w:pPr>
        <w:pStyle w:val="Legenda"/>
        <w:ind w:firstLine="0"/>
        <w:rPr>
          <w:szCs w:val="24"/>
          <w:lang w:val="en-US"/>
        </w:rPr>
      </w:pPr>
      <w:bookmarkStart w:id="504" w:name="_Ref357080472"/>
      <w:bookmarkStart w:id="505" w:name="_Toc361124146"/>
      <w:r w:rsidRPr="00BC61B6">
        <w:rPr>
          <w:szCs w:val="24"/>
          <w:lang w:val="en-US"/>
        </w:rPr>
        <w:t xml:space="preserve">Figure </w:t>
      </w:r>
      <w:r w:rsidR="0077101A" w:rsidRPr="00390181">
        <w:rPr>
          <w:szCs w:val="24"/>
        </w:rPr>
        <w:fldChar w:fldCharType="begin"/>
      </w:r>
      <w:r w:rsidRPr="00BC61B6">
        <w:rPr>
          <w:szCs w:val="24"/>
          <w:lang w:val="en-US"/>
        </w:rPr>
        <w:instrText xml:space="preserve"> SEQ Figure \* ARABIC </w:instrText>
      </w:r>
      <w:r w:rsidR="0077101A" w:rsidRPr="00390181">
        <w:rPr>
          <w:szCs w:val="24"/>
        </w:rPr>
        <w:fldChar w:fldCharType="separate"/>
      </w:r>
      <w:r w:rsidR="0056715F">
        <w:rPr>
          <w:noProof/>
          <w:szCs w:val="24"/>
          <w:lang w:val="en-US"/>
        </w:rPr>
        <w:t>29</w:t>
      </w:r>
      <w:r w:rsidR="0077101A" w:rsidRPr="00390181">
        <w:rPr>
          <w:szCs w:val="24"/>
        </w:rPr>
        <w:fldChar w:fldCharType="end"/>
      </w:r>
      <w:bookmarkEnd w:id="504"/>
      <w:r w:rsidRPr="00BC61B6">
        <w:rPr>
          <w:szCs w:val="24"/>
          <w:lang w:val="en-US"/>
        </w:rPr>
        <w:t xml:space="preserve">: Same graph from </w:t>
      </w:r>
      <w:r w:rsidR="00BF0DC5">
        <w:fldChar w:fldCharType="begin"/>
      </w:r>
      <w:r w:rsidR="00BF0DC5" w:rsidRPr="009C73C1">
        <w:rPr>
          <w:lang w:val="en-US"/>
          <w:rPrChange w:id="506" w:author="Micro" w:date="2013-07-15T15:46:00Z">
            <w:rPr/>
          </w:rPrChange>
        </w:rPr>
        <w:instrText xml:space="preserve"> REF _Ref357002313 \h  \* MERGEFORMAT </w:instrText>
      </w:r>
      <w:r w:rsidR="00BF0DC5">
        <w:fldChar w:fldCharType="separate"/>
      </w:r>
      <w:r w:rsidR="0056715F" w:rsidRPr="00BC61B6">
        <w:rPr>
          <w:szCs w:val="24"/>
          <w:lang w:val="en-US"/>
        </w:rPr>
        <w:t xml:space="preserve">Figure </w:t>
      </w:r>
      <w:r w:rsidR="0056715F">
        <w:rPr>
          <w:szCs w:val="24"/>
          <w:lang w:val="en-US"/>
        </w:rPr>
        <w:t>24</w:t>
      </w:r>
      <w:r w:rsidR="00BF0DC5">
        <w:fldChar w:fldCharType="end"/>
      </w:r>
      <w:r w:rsidRPr="00BC61B6">
        <w:rPr>
          <w:szCs w:val="24"/>
          <w:lang w:val="en-US"/>
        </w:rPr>
        <w:t xml:space="preserve"> but focusing on certain sections of the graph</w:t>
      </w:r>
      <w:bookmarkEnd w:id="505"/>
    </w:p>
    <w:p w14:paraId="31CC19F3" w14:textId="77777777"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77101A">
        <w:rPr>
          <w:lang w:val="en-US"/>
        </w:rPr>
        <w:fldChar w:fldCharType="begin"/>
      </w:r>
      <w:r>
        <w:rPr>
          <w:lang w:val="en-US"/>
        </w:rPr>
        <w:instrText xml:space="preserve"> REF _Ref357082572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30</w:t>
      </w:r>
      <w:r w:rsidR="0077101A">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77101A">
        <w:rPr>
          <w:lang w:val="en-US"/>
        </w:rPr>
        <w:fldChar w:fldCharType="begin"/>
      </w:r>
      <w:r>
        <w:rPr>
          <w:lang w:val="en-US"/>
        </w:rPr>
        <w:instrText xml:space="preserve"> REF _Ref357082598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31</w:t>
      </w:r>
      <w:r w:rsidR="0077101A">
        <w:rPr>
          <w:lang w:val="en-US"/>
        </w:rPr>
        <w:fldChar w:fldCharType="end"/>
      </w:r>
      <w:r>
        <w:rPr>
          <w:lang w:val="en-US"/>
        </w:rPr>
        <w:t xml:space="preserve">. </w:t>
      </w:r>
    </w:p>
    <w:p w14:paraId="7E0C3FA3" w14:textId="77777777" w:rsidR="00BC61B6" w:rsidRDefault="00BC61B6" w:rsidP="00BC61B6">
      <w:pPr>
        <w:keepNext/>
        <w:ind w:firstLine="0"/>
      </w:pPr>
      <w:r w:rsidRPr="00BC61B6">
        <w:rPr>
          <w:noProof/>
          <w:lang w:eastAsia="pt-BR"/>
        </w:rPr>
        <w:drawing>
          <wp:inline distT="0" distB="0" distL="0" distR="0" wp14:anchorId="3654FD8F" wp14:editId="75902C84">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14:paraId="36F2518B" w14:textId="77777777" w:rsidR="00BC61B6" w:rsidRPr="00BC61B6" w:rsidRDefault="00BC61B6" w:rsidP="00BC61B6">
      <w:pPr>
        <w:pStyle w:val="Legenda"/>
        <w:ind w:firstLine="0"/>
        <w:rPr>
          <w:szCs w:val="24"/>
          <w:lang w:val="en-US"/>
        </w:rPr>
      </w:pPr>
      <w:bookmarkStart w:id="507" w:name="_Ref357082572"/>
      <w:bookmarkStart w:id="508" w:name="_Toc361124147"/>
      <w:r w:rsidRPr="00BC61B6">
        <w:rPr>
          <w:szCs w:val="24"/>
          <w:lang w:val="en-US"/>
        </w:rPr>
        <w:t xml:space="preserve">Figure </w:t>
      </w:r>
      <w:r w:rsidR="0077101A" w:rsidRPr="001C60A1">
        <w:rPr>
          <w:szCs w:val="24"/>
        </w:rPr>
        <w:fldChar w:fldCharType="begin"/>
      </w:r>
      <w:r w:rsidRPr="00BC61B6">
        <w:rPr>
          <w:szCs w:val="24"/>
          <w:lang w:val="en-US"/>
        </w:rPr>
        <w:instrText xml:space="preserve"> SEQ Figure \* ARABIC </w:instrText>
      </w:r>
      <w:r w:rsidR="0077101A" w:rsidRPr="001C60A1">
        <w:rPr>
          <w:szCs w:val="24"/>
        </w:rPr>
        <w:fldChar w:fldCharType="separate"/>
      </w:r>
      <w:r w:rsidR="0056715F">
        <w:rPr>
          <w:noProof/>
          <w:szCs w:val="24"/>
          <w:lang w:val="en-US"/>
        </w:rPr>
        <w:t>30</w:t>
      </w:r>
      <w:r w:rsidR="0077101A" w:rsidRPr="001C60A1">
        <w:rPr>
          <w:szCs w:val="24"/>
        </w:rPr>
        <w:fldChar w:fldCharType="end"/>
      </w:r>
      <w:bookmarkEnd w:id="507"/>
      <w:r w:rsidRPr="00BC61B6">
        <w:rPr>
          <w:szCs w:val="24"/>
          <w:lang w:val="en-US"/>
        </w:rPr>
        <w:t xml:space="preserve">: Same graph from </w:t>
      </w:r>
      <w:r w:rsidR="00BF0DC5">
        <w:fldChar w:fldCharType="begin"/>
      </w:r>
      <w:r w:rsidR="00BF0DC5" w:rsidRPr="009C73C1">
        <w:rPr>
          <w:lang w:val="en-US"/>
          <w:rPrChange w:id="509" w:author="Micro" w:date="2013-07-15T15:46:00Z">
            <w:rPr/>
          </w:rPrChange>
        </w:rPr>
        <w:instrText xml:space="preserve"> REF _Ref357002313 \h  \* MERGEFORMAT </w:instrText>
      </w:r>
      <w:r w:rsidR="00BF0DC5">
        <w:fldChar w:fldCharType="separate"/>
      </w:r>
      <w:r w:rsidR="00B44E73" w:rsidRPr="00BC61B6">
        <w:rPr>
          <w:szCs w:val="24"/>
          <w:lang w:val="en-US"/>
        </w:rPr>
        <w:t xml:space="preserve">Figure </w:t>
      </w:r>
      <w:r w:rsidR="00B44E73">
        <w:rPr>
          <w:szCs w:val="24"/>
          <w:lang w:val="en-US"/>
        </w:rPr>
        <w:t>24</w:t>
      </w:r>
      <w:r w:rsidR="00BF0DC5">
        <w:fldChar w:fldCharType="end"/>
      </w:r>
      <w:r w:rsidRPr="00BC61B6">
        <w:rPr>
          <w:szCs w:val="24"/>
          <w:lang w:val="en-US"/>
        </w:rPr>
        <w:t xml:space="preserve"> with Attribute Status set to Credits mode</w:t>
      </w:r>
      <w:bookmarkEnd w:id="508"/>
    </w:p>
    <w:p w14:paraId="092F08C2" w14:textId="77777777" w:rsidR="00BC61B6" w:rsidRDefault="00BC61B6" w:rsidP="00BC61B6">
      <w:pPr>
        <w:keepNext/>
        <w:ind w:firstLine="0"/>
      </w:pPr>
      <w:r w:rsidRPr="00BC61B6">
        <w:rPr>
          <w:noProof/>
          <w:lang w:eastAsia="pt-BR"/>
        </w:rPr>
        <w:lastRenderedPageBreak/>
        <w:drawing>
          <wp:inline distT="0" distB="0" distL="0" distR="0" wp14:anchorId="3708AE6D" wp14:editId="631869C8">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14:paraId="6C6FA3FC" w14:textId="77777777" w:rsidR="00BC61B6" w:rsidRPr="00BC61B6" w:rsidRDefault="00BC61B6" w:rsidP="00BC61B6">
      <w:pPr>
        <w:pStyle w:val="Legenda"/>
        <w:ind w:firstLine="0"/>
        <w:rPr>
          <w:szCs w:val="24"/>
          <w:lang w:val="en-US"/>
        </w:rPr>
      </w:pPr>
      <w:bookmarkStart w:id="510" w:name="_Ref357082598"/>
      <w:bookmarkStart w:id="511" w:name="_Toc361124148"/>
      <w:r w:rsidRPr="00BC61B6">
        <w:rPr>
          <w:szCs w:val="24"/>
          <w:lang w:val="en-US"/>
        </w:rPr>
        <w:t xml:space="preserve">Figure </w:t>
      </w:r>
      <w:r w:rsidR="0077101A" w:rsidRPr="001C60A1">
        <w:rPr>
          <w:szCs w:val="24"/>
        </w:rPr>
        <w:fldChar w:fldCharType="begin"/>
      </w:r>
      <w:r w:rsidRPr="00BC61B6">
        <w:rPr>
          <w:szCs w:val="24"/>
          <w:lang w:val="en-US"/>
        </w:rPr>
        <w:instrText xml:space="preserve"> SEQ Figure \* ARABIC </w:instrText>
      </w:r>
      <w:r w:rsidR="0077101A" w:rsidRPr="001C60A1">
        <w:rPr>
          <w:szCs w:val="24"/>
        </w:rPr>
        <w:fldChar w:fldCharType="separate"/>
      </w:r>
      <w:r w:rsidR="0056715F">
        <w:rPr>
          <w:noProof/>
          <w:szCs w:val="24"/>
          <w:lang w:val="en-US"/>
        </w:rPr>
        <w:t>31</w:t>
      </w:r>
      <w:r w:rsidR="0077101A" w:rsidRPr="001C60A1">
        <w:rPr>
          <w:szCs w:val="24"/>
        </w:rPr>
        <w:fldChar w:fldCharType="end"/>
      </w:r>
      <w:bookmarkEnd w:id="510"/>
      <w:r w:rsidRPr="00BC61B6">
        <w:rPr>
          <w:szCs w:val="24"/>
          <w:lang w:val="en-US"/>
        </w:rPr>
        <w:t xml:space="preserve">: Same graph from </w:t>
      </w:r>
      <w:r w:rsidR="00BF0DC5">
        <w:fldChar w:fldCharType="begin"/>
      </w:r>
      <w:r w:rsidR="00BF0DC5" w:rsidRPr="009C73C1">
        <w:rPr>
          <w:lang w:val="en-US"/>
          <w:rPrChange w:id="512" w:author="Micro" w:date="2013-07-15T15:46:00Z">
            <w:rPr/>
          </w:rPrChange>
        </w:rPr>
        <w:instrText xml:space="preserve"> REF _Ref357002313 \h  \* MERGEFORMAT </w:instrText>
      </w:r>
      <w:r w:rsidR="00BF0DC5">
        <w:fldChar w:fldCharType="separate"/>
      </w:r>
      <w:r w:rsidR="00B44E73" w:rsidRPr="00BC61B6">
        <w:rPr>
          <w:szCs w:val="24"/>
          <w:lang w:val="en-US"/>
        </w:rPr>
        <w:t xml:space="preserve">Figure </w:t>
      </w:r>
      <w:r w:rsidR="00B44E73">
        <w:rPr>
          <w:szCs w:val="24"/>
          <w:lang w:val="en-US"/>
        </w:rPr>
        <w:t>24</w:t>
      </w:r>
      <w:r w:rsidR="00BF0DC5">
        <w:fldChar w:fldCharType="end"/>
      </w:r>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511"/>
    </w:p>
    <w:p w14:paraId="11F2EC84" w14:textId="0ED0A493" w:rsidR="00BC61B6" w:rsidRDefault="00BC61B6" w:rsidP="00BC61B6">
      <w:pPr>
        <w:rPr>
          <w:lang w:val="en-US"/>
        </w:rPr>
      </w:pPr>
      <w:r>
        <w:rPr>
          <w:lang w:val="en-US"/>
        </w:rPr>
        <w:t xml:space="preserve">As can be seen in </w:t>
      </w:r>
      <w:r w:rsidR="0077101A">
        <w:rPr>
          <w:lang w:val="en-US"/>
        </w:rPr>
        <w:fldChar w:fldCharType="begin"/>
      </w:r>
      <w:r>
        <w:rPr>
          <w:lang w:val="en-US"/>
        </w:rPr>
        <w:instrText xml:space="preserve"> REF _Ref357082598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31</w:t>
      </w:r>
      <w:r w:rsidR="0077101A">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77101A">
        <w:rPr>
          <w:lang w:val="en-US"/>
        </w:rPr>
        <w:fldChar w:fldCharType="begin"/>
      </w:r>
      <w:r>
        <w:rPr>
          <w:lang w:val="en-US"/>
        </w:rPr>
        <w:instrText xml:space="preserve"> REF _Ref357082611 \h </w:instrText>
      </w:r>
      <w:r w:rsidR="0077101A">
        <w:rPr>
          <w:lang w:val="en-US"/>
        </w:rPr>
      </w:r>
      <w:r w:rsidR="0077101A">
        <w:rPr>
          <w:lang w:val="en-US"/>
        </w:rPr>
        <w:fldChar w:fldCharType="separate"/>
      </w:r>
      <w:r w:rsidR="0056715F" w:rsidRPr="00BC61B6">
        <w:rPr>
          <w:szCs w:val="24"/>
          <w:lang w:val="en-US"/>
        </w:rPr>
        <w:t xml:space="preserve">Figure </w:t>
      </w:r>
      <w:r w:rsidR="0056715F">
        <w:rPr>
          <w:noProof/>
          <w:szCs w:val="24"/>
          <w:lang w:val="en-US"/>
        </w:rPr>
        <w:t>32</w:t>
      </w:r>
      <w:r w:rsidR="0077101A">
        <w:rPr>
          <w:lang w:val="en-US"/>
        </w:rPr>
        <w:fldChar w:fldCharType="end"/>
      </w:r>
      <w:r>
        <w:rPr>
          <w:lang w:val="en-US"/>
        </w:rPr>
        <w:t xml:space="preserve">, which grouped these 11 days. </w:t>
      </w:r>
      <w:del w:id="513" w:author="Micro" w:date="2013-07-17T14:26:00Z">
        <w:r w:rsidR="00E5547C" w:rsidDel="000D39E1">
          <w:rPr>
            <w:lang w:val="en-US"/>
          </w:rPr>
          <w:delText>The</w:delText>
        </w:r>
        <w:r w:rsidR="00E5547C" w:rsidDel="000D39E1">
          <w:rPr>
            <w:szCs w:val="24"/>
            <w:lang w:val="en-US"/>
          </w:rPr>
          <w:delText xml:space="preserve"> </w:delText>
        </w:r>
      </w:del>
      <w:ins w:id="514" w:author="Micro" w:date="2013-07-17T14:26:00Z">
        <w:r w:rsidR="000D39E1">
          <w:rPr>
            <w:lang w:val="en-US"/>
          </w:rPr>
          <w:t>This</w:t>
        </w:r>
        <w:r w:rsidR="000D39E1">
          <w:rPr>
            <w:szCs w:val="24"/>
            <w:lang w:val="en-US"/>
          </w:rPr>
          <w:t xml:space="preserve"> </w:t>
        </w:r>
      </w:ins>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14:paraId="2F684212" w14:textId="77777777" w:rsidR="00BC61B6" w:rsidRDefault="00BC61B6" w:rsidP="00BC61B6">
      <w:pPr>
        <w:keepNext/>
        <w:ind w:firstLine="0"/>
        <w:jc w:val="center"/>
      </w:pPr>
      <w:r w:rsidRPr="00BC61B6">
        <w:rPr>
          <w:noProof/>
          <w:lang w:eastAsia="pt-BR"/>
        </w:rPr>
        <w:drawing>
          <wp:inline distT="0" distB="0" distL="0" distR="0" wp14:anchorId="3A9F03DC" wp14:editId="0163DF79">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14:paraId="4DBB7645" w14:textId="77777777" w:rsidR="00BC61B6" w:rsidRPr="00BC61B6" w:rsidRDefault="00BC61B6" w:rsidP="00E5547C">
      <w:pPr>
        <w:pStyle w:val="Legenda"/>
        <w:spacing w:after="0"/>
        <w:ind w:firstLine="0"/>
        <w:rPr>
          <w:szCs w:val="24"/>
          <w:lang w:val="en-US"/>
        </w:rPr>
      </w:pPr>
      <w:bookmarkStart w:id="515" w:name="_Ref357082611"/>
      <w:bookmarkStart w:id="516" w:name="_Toc361124149"/>
      <w:r w:rsidRPr="00BC61B6">
        <w:rPr>
          <w:szCs w:val="24"/>
          <w:lang w:val="en-US"/>
        </w:rPr>
        <w:t xml:space="preserve">Figure </w:t>
      </w:r>
      <w:r w:rsidR="0077101A" w:rsidRPr="001C60A1">
        <w:rPr>
          <w:szCs w:val="24"/>
        </w:rPr>
        <w:fldChar w:fldCharType="begin"/>
      </w:r>
      <w:r w:rsidRPr="00BC61B6">
        <w:rPr>
          <w:szCs w:val="24"/>
          <w:lang w:val="en-US"/>
        </w:rPr>
        <w:instrText xml:space="preserve"> SEQ Figure \* ARABIC </w:instrText>
      </w:r>
      <w:r w:rsidR="0077101A" w:rsidRPr="001C60A1">
        <w:rPr>
          <w:szCs w:val="24"/>
        </w:rPr>
        <w:fldChar w:fldCharType="separate"/>
      </w:r>
      <w:r w:rsidR="0056715F">
        <w:rPr>
          <w:noProof/>
          <w:szCs w:val="24"/>
          <w:lang w:val="en-US"/>
        </w:rPr>
        <w:t>32</w:t>
      </w:r>
      <w:r w:rsidR="0077101A" w:rsidRPr="001C60A1">
        <w:rPr>
          <w:szCs w:val="24"/>
        </w:rPr>
        <w:fldChar w:fldCharType="end"/>
      </w:r>
      <w:bookmarkEnd w:id="515"/>
      <w:r w:rsidRPr="00BC61B6">
        <w:rPr>
          <w:szCs w:val="24"/>
          <w:lang w:val="en-US"/>
        </w:rPr>
        <w:t xml:space="preserve">: </w:t>
      </w:r>
      <w:r w:rsidR="00E5547C">
        <w:rPr>
          <w:szCs w:val="24"/>
          <w:lang w:val="en-US"/>
        </w:rPr>
        <w:t>G</w:t>
      </w:r>
      <w:r w:rsidRPr="00BC61B6">
        <w:rPr>
          <w:szCs w:val="24"/>
          <w:lang w:val="en-US"/>
        </w:rPr>
        <w:t xml:space="preserve">raph from </w:t>
      </w:r>
      <w:r w:rsidR="00BF0DC5">
        <w:fldChar w:fldCharType="begin"/>
      </w:r>
      <w:r w:rsidR="00BF0DC5" w:rsidRPr="009C73C1">
        <w:rPr>
          <w:lang w:val="en-US"/>
          <w:rPrChange w:id="517" w:author="Micro" w:date="2013-07-15T15:46:00Z">
            <w:rPr/>
          </w:rPrChange>
        </w:rPr>
        <w:instrText xml:space="preserve"> REF _Ref357002313 \h  \* MERGEFORMAT </w:instrText>
      </w:r>
      <w:r w:rsidR="00BF0DC5">
        <w:fldChar w:fldCharType="separate"/>
      </w:r>
      <w:r w:rsidR="00B44E73" w:rsidRPr="00BC61B6">
        <w:rPr>
          <w:szCs w:val="24"/>
          <w:lang w:val="en-US"/>
        </w:rPr>
        <w:t xml:space="preserve">Figure </w:t>
      </w:r>
      <w:r w:rsidR="00B44E73">
        <w:rPr>
          <w:szCs w:val="24"/>
          <w:lang w:val="en-US"/>
        </w:rPr>
        <w:t>24</w:t>
      </w:r>
      <w:r w:rsidR="00BF0DC5">
        <w:fldChar w:fldCharType="end"/>
      </w:r>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516"/>
    </w:p>
    <w:p w14:paraId="2BB504B7" w14:textId="77777777" w:rsidR="00BC61B6" w:rsidRDefault="00BC61B6" w:rsidP="00BC61B6">
      <w:pPr>
        <w:pStyle w:val="Ttulo2"/>
        <w:rPr>
          <w:lang w:val="en-US"/>
        </w:rPr>
      </w:pPr>
      <w:bookmarkStart w:id="518" w:name="_Ref357096717"/>
      <w:bookmarkStart w:id="519" w:name="_Toc361125397"/>
      <w:r w:rsidRPr="0030598F">
        <w:rPr>
          <w:lang w:val="en-US"/>
        </w:rPr>
        <w:t>Final Considerations</w:t>
      </w:r>
      <w:bookmarkEnd w:id="518"/>
      <w:bookmarkEnd w:id="519"/>
    </w:p>
    <w:p w14:paraId="5A82BD8A" w14:textId="77777777"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14:paraId="64AE47E6" w14:textId="77777777"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14:paraId="0D092A8F" w14:textId="3009D463" w:rsidR="00BC61B6" w:rsidRDefault="00BC61B6" w:rsidP="00BC61B6">
      <w:pPr>
        <w:rPr>
          <w:lang w:val="en-US"/>
        </w:rPr>
      </w:pPr>
      <w:r>
        <w:rPr>
          <w:lang w:val="en-US"/>
        </w:rPr>
        <w:t xml:space="preserve">Even though this chapter shows only </w:t>
      </w:r>
      <w:ins w:id="520" w:author="Micro" w:date="2013-07-17T14:28:00Z">
        <w:r w:rsidR="005C2235">
          <w:rPr>
            <w:lang w:val="en-US"/>
          </w:rPr>
          <w:t xml:space="preserve">one part </w:t>
        </w:r>
      </w:ins>
      <w:del w:id="521" w:author="Micro" w:date="2013-07-17T14:28:00Z">
        <w:r w:rsidDel="005C2235">
          <w:rPr>
            <w:lang w:val="en-US"/>
          </w:rPr>
          <w:delText xml:space="preserve">a section </w:delText>
        </w:r>
      </w:del>
      <w:r>
        <w:rPr>
          <w:lang w:val="en-US"/>
        </w:rPr>
        <w:t xml:space="preserve">of the provenance graph (11 days), the original graph </w:t>
      </w:r>
      <w:del w:id="522" w:author="Micro" w:date="2013-07-17T14:28:00Z">
        <w:r w:rsidDel="005C2235">
          <w:rPr>
            <w:lang w:val="en-US"/>
          </w:rPr>
          <w:delText xml:space="preserve">is </w:delText>
        </w:r>
      </w:del>
      <w:ins w:id="523" w:author="Micro" w:date="2013-07-17T14:28:00Z">
        <w:r w:rsidR="005C2235">
          <w:rPr>
            <w:lang w:val="en-US"/>
          </w:rPr>
          <w:t xml:space="preserve">consists </w:t>
        </w:r>
        <w:proofErr w:type="spellStart"/>
        <w:r w:rsidR="005C2235">
          <w:rPr>
            <w:lang w:val="en-US"/>
          </w:rPr>
          <w:t>on</w:t>
        </w:r>
        <w:proofErr w:type="spellEnd"/>
        <w:r w:rsidR="005C2235">
          <w:rPr>
            <w:lang w:val="en-US"/>
          </w:rPr>
          <w:t xml:space="preserve"> </w:t>
        </w:r>
      </w:ins>
      <w:r>
        <w:rPr>
          <w:lang w:val="en-US"/>
        </w:rPr>
        <w:t>40 days long and contains 273 vertices and was used during the experiments described at chapter 6. However, graphs with more vertices might generate problems for the user in terms of visualization</w:t>
      </w:r>
      <w:ins w:id="524" w:author="Micro" w:date="2013-07-17T14:29:00Z">
        <w:r w:rsidR="005C2235">
          <w:rPr>
            <w:lang w:val="en-US"/>
          </w:rPr>
          <w:t xml:space="preserve"> and analysis</w:t>
        </w:r>
      </w:ins>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14:paraId="33B267EC" w14:textId="0033B64A"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ins w:id="525" w:author="Micro" w:date="2013-07-17T14:29:00Z">
        <w:r w:rsidR="005C2235">
          <w:rPr>
            <w:lang w:val="en-US"/>
          </w:rPr>
          <w:t xml:space="preserve">trivially </w:t>
        </w:r>
      </w:ins>
      <w:r>
        <w:rPr>
          <w:lang w:val="en-US"/>
        </w:rPr>
        <w:t xml:space="preserve">adapted to </w:t>
      </w:r>
      <w:del w:id="526" w:author="Micro" w:date="2013-07-17T14:29:00Z">
        <w:r w:rsidDel="005C2235">
          <w:rPr>
            <w:lang w:val="en-US"/>
          </w:rPr>
          <w:delText xml:space="preserve">work </w:delText>
        </w:r>
      </w:del>
      <w:ins w:id="527" w:author="Micro" w:date="2013-07-17T14:29:00Z">
        <w:r w:rsidR="005C2235">
          <w:rPr>
            <w:lang w:val="en-US"/>
          </w:rPr>
          <w:t>fit in</w:t>
        </w:r>
      </w:ins>
      <w:del w:id="528" w:author="Micro" w:date="2013-07-17T14:29:00Z">
        <w:r w:rsidDel="005C2235">
          <w:rPr>
            <w:lang w:val="en-US"/>
          </w:rPr>
          <w:delText>with</w:delText>
        </w:r>
      </w:del>
      <w:r>
        <w:rPr>
          <w:lang w:val="en-US"/>
        </w:rPr>
        <w:t xml:space="preserve"> other games. Most resources present in it were designed to work independently of the game context. </w:t>
      </w:r>
      <w:proofErr w:type="gramStart"/>
      <w:r>
        <w:rPr>
          <w:lang w:val="en-US"/>
        </w:rPr>
        <w:t xml:space="preserve">The few features that are context dependable, </w:t>
      </w:r>
      <w:del w:id="529" w:author="Micro" w:date="2013-07-17T14:30:00Z">
        <w:r w:rsidDel="005C2235">
          <w:rPr>
            <w:lang w:val="en-US"/>
          </w:rPr>
          <w:delText xml:space="preserve">like </w:delText>
        </w:r>
      </w:del>
      <w:ins w:id="530" w:author="Micro" w:date="2013-07-17T14:30:00Z">
        <w:r w:rsidR="005C2235">
          <w:rPr>
            <w:lang w:val="en-US"/>
          </w:rPr>
          <w:t>such as</w:t>
        </w:r>
        <w:r w:rsidR="005C2235">
          <w:rPr>
            <w:lang w:val="en-US"/>
          </w:rPr>
          <w:t xml:space="preserve"> </w:t>
        </w:r>
      </w:ins>
      <w:r>
        <w:rPr>
          <w:lang w:val="en-US"/>
        </w:rPr>
        <w:t>filters, have templates and are based on abstract classes for easy implementation.</w:t>
      </w:r>
      <w:proofErr w:type="gramEnd"/>
      <w:r>
        <w:rPr>
          <w:lang w:val="en-US"/>
        </w:rPr>
        <w:t xml:space="preserve"> Lastly, we did some experiments in order to evaluate the usefulness of this provenance analysis mechanism, as described in chapter 6.</w:t>
      </w:r>
    </w:p>
    <w:p w14:paraId="5E499682" w14:textId="77777777" w:rsidR="00BC61B6" w:rsidRPr="006878A2" w:rsidRDefault="00BC61B6" w:rsidP="00BC61B6">
      <w:pPr>
        <w:spacing w:after="200" w:line="276" w:lineRule="auto"/>
        <w:ind w:firstLine="0"/>
        <w:jc w:val="left"/>
        <w:rPr>
          <w:rFonts w:eastAsiaTheme="majorEastAsia" w:cstheme="majorBidi"/>
          <w:b/>
          <w:bCs/>
          <w:caps/>
          <w:sz w:val="28"/>
          <w:szCs w:val="28"/>
          <w:lang w:val="en-US"/>
        </w:rPr>
      </w:pPr>
    </w:p>
    <w:p w14:paraId="481FE7E5" w14:textId="77777777"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14:paraId="0B1020E6" w14:textId="77777777" w:rsidR="0056035F" w:rsidRPr="001E187B" w:rsidRDefault="0056035F" w:rsidP="0056035F">
      <w:pPr>
        <w:pStyle w:val="Ttulo1"/>
        <w:rPr>
          <w:lang w:val="en-US"/>
        </w:rPr>
      </w:pPr>
      <w:bookmarkStart w:id="531" w:name="_Toc361125398"/>
      <w:r w:rsidRPr="001E187B">
        <w:rPr>
          <w:lang w:val="en-US"/>
        </w:rPr>
        <w:lastRenderedPageBreak/>
        <w:t xml:space="preserve">– </w:t>
      </w:r>
      <w:r w:rsidR="000D6AC9" w:rsidRPr="001E187B">
        <w:rPr>
          <w:lang w:val="en-US"/>
        </w:rPr>
        <w:t>Evaluation</w:t>
      </w:r>
      <w:bookmarkEnd w:id="531"/>
    </w:p>
    <w:p w14:paraId="04CACFD4" w14:textId="77777777" w:rsidR="00E6284E" w:rsidRPr="00450C14" w:rsidRDefault="00E6284E" w:rsidP="00450C14">
      <w:pPr>
        <w:pStyle w:val="Ttulo2"/>
      </w:pPr>
      <w:bookmarkStart w:id="532" w:name="_Toc354161752"/>
      <w:bookmarkStart w:id="533" w:name="_Toc361125399"/>
      <w:r w:rsidRPr="00450C14">
        <w:t>Introduction</w:t>
      </w:r>
      <w:bookmarkEnd w:id="532"/>
      <w:bookmarkEnd w:id="533"/>
    </w:p>
    <w:p w14:paraId="7393BB4C" w14:textId="3F823C44" w:rsidR="00E6284E" w:rsidRDefault="00E6284E" w:rsidP="00E6284E">
      <w:pPr>
        <w:rPr>
          <w:lang w:val="en-US"/>
        </w:rPr>
      </w:pPr>
      <w:r>
        <w:rPr>
          <w:lang w:val="en-US"/>
        </w:rPr>
        <w:t xml:space="preserve">The main motivation of this chapter is </w:t>
      </w:r>
      <w:del w:id="534" w:author="Micro" w:date="2013-07-17T14:41:00Z">
        <w:r w:rsidDel="009627FC">
          <w:rPr>
            <w:lang w:val="en-US"/>
          </w:rPr>
          <w:delText>to answer the following</w:delText>
        </w:r>
      </w:del>
      <w:ins w:id="535" w:author="Micro" w:date="2013-07-17T14:41:00Z">
        <w:r w:rsidR="009627FC">
          <w:rPr>
            <w:lang w:val="en-US"/>
          </w:rPr>
          <w:t>related to the</w:t>
        </w:r>
      </w:ins>
      <w:r>
        <w:rPr>
          <w:lang w:val="en-US"/>
        </w:rPr>
        <w:t xml:space="preserve"> research questions defined in Chapter 1:</w:t>
      </w:r>
    </w:p>
    <w:p w14:paraId="05855729" w14:textId="77777777" w:rsidR="00E6284E" w:rsidRDefault="00E6284E" w:rsidP="00E6284E">
      <w:pPr>
        <w:pStyle w:val="PargrafodaLista"/>
        <w:numPr>
          <w:ilvl w:val="0"/>
          <w:numId w:val="24"/>
        </w:numPr>
        <w:rPr>
          <w:lang w:val="en-US"/>
        </w:rPr>
      </w:pPr>
      <w:r>
        <w:rPr>
          <w:lang w:val="en-US"/>
        </w:rPr>
        <w:t>Does provenance analysis help to understand events that emerged during the game?</w:t>
      </w:r>
    </w:p>
    <w:p w14:paraId="676D7FCE" w14:textId="77777777" w:rsidR="00E6284E" w:rsidRPr="001914E2" w:rsidRDefault="00E6284E" w:rsidP="00E6284E">
      <w:pPr>
        <w:pStyle w:val="PargrafodaLista"/>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14:paraId="6ECCFFB7" w14:textId="77777777" w:rsidR="00E6284E" w:rsidRDefault="00E6284E" w:rsidP="00E6284E">
      <w:pPr>
        <w:pStyle w:val="PargrafodaLista"/>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14:paraId="497AEF50" w14:textId="77777777"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14:paraId="0C3BB631" w14:textId="024EC936"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w:t>
      </w:r>
      <w:del w:id="536" w:author="Micro" w:date="2013-07-17T14:42:00Z">
        <w:r w:rsidDel="009627FC">
          <w:rPr>
            <w:lang w:val="en-US"/>
          </w:rPr>
          <w:delText xml:space="preserve"> in the questionnaire</w:delText>
        </w:r>
      </w:del>
      <w:r>
        <w:rPr>
          <w:lang w:val="en-US"/>
        </w:rPr>
        <w:t>, thus allowing to know which method (with or without provenance) is faster.</w:t>
      </w:r>
    </w:p>
    <w:p w14:paraId="69C93F61" w14:textId="1EAC660B" w:rsidR="00E6284E" w:rsidRDefault="00E6284E" w:rsidP="00E6284E">
      <w:pPr>
        <w:rPr>
          <w:lang w:val="en-US"/>
        </w:rPr>
      </w:pPr>
      <w:r>
        <w:rPr>
          <w:lang w:val="en-US"/>
        </w:rPr>
        <w:t xml:space="preserve">This chapter is organized as follows: Section </w:t>
      </w:r>
      <w:r w:rsidR="0077101A">
        <w:rPr>
          <w:lang w:val="en-US"/>
        </w:rPr>
        <w:fldChar w:fldCharType="begin"/>
      </w:r>
      <w:r>
        <w:rPr>
          <w:lang w:val="en-US"/>
        </w:rPr>
        <w:instrText xml:space="preserve"> REF _Ref358651554 \r \h </w:instrText>
      </w:r>
      <w:r w:rsidR="0077101A">
        <w:rPr>
          <w:lang w:val="en-US"/>
        </w:rPr>
      </w:r>
      <w:r w:rsidR="0077101A">
        <w:rPr>
          <w:lang w:val="en-US"/>
        </w:rPr>
        <w:fldChar w:fldCharType="separate"/>
      </w:r>
      <w:r w:rsidR="0056715F">
        <w:rPr>
          <w:lang w:val="en-US"/>
        </w:rPr>
        <w:t>6.2</w:t>
      </w:r>
      <w:r w:rsidR="0077101A">
        <w:rPr>
          <w:lang w:val="en-US"/>
        </w:rPr>
        <w:fldChar w:fldCharType="end"/>
      </w:r>
      <w:r>
        <w:rPr>
          <w:lang w:val="en-US"/>
        </w:rPr>
        <w:t xml:space="preserve"> describes details about the experiment planning. Section </w:t>
      </w:r>
      <w:r w:rsidR="0077101A">
        <w:rPr>
          <w:lang w:val="en-US"/>
        </w:rPr>
        <w:fldChar w:fldCharType="begin"/>
      </w:r>
      <w:r>
        <w:rPr>
          <w:lang w:val="en-US"/>
        </w:rPr>
        <w:instrText xml:space="preserve"> REF _Ref358651579 \r \h </w:instrText>
      </w:r>
      <w:r w:rsidR="0077101A">
        <w:rPr>
          <w:lang w:val="en-US"/>
        </w:rPr>
      </w:r>
      <w:r w:rsidR="0077101A">
        <w:rPr>
          <w:lang w:val="en-US"/>
        </w:rPr>
        <w:fldChar w:fldCharType="separate"/>
      </w:r>
      <w:r w:rsidR="0056715F">
        <w:rPr>
          <w:lang w:val="en-US"/>
        </w:rPr>
        <w:t>6.3</w:t>
      </w:r>
      <w:r w:rsidR="0077101A">
        <w:rPr>
          <w:lang w:val="en-US"/>
        </w:rPr>
        <w:fldChar w:fldCharType="end"/>
      </w:r>
      <w:r>
        <w:rPr>
          <w:lang w:val="en-US"/>
        </w:rPr>
        <w:t xml:space="preserve"> explains the experiment execution, while section</w:t>
      </w:r>
      <w:del w:id="537" w:author="Micro" w:date="2013-07-17T14:43:00Z">
        <w:r w:rsidDel="009627FC">
          <w:rPr>
            <w:lang w:val="en-US"/>
          </w:rPr>
          <w:delText xml:space="preserve"> </w:delText>
        </w:r>
        <w:r w:rsidR="0077101A" w:rsidDel="009627FC">
          <w:rPr>
            <w:lang w:val="en-US"/>
          </w:rPr>
          <w:fldChar w:fldCharType="begin"/>
        </w:r>
        <w:r w:rsidDel="009627FC">
          <w:rPr>
            <w:lang w:val="en-US"/>
          </w:rPr>
          <w:delInstrText xml:space="preserve"> REF _Ref358651597 \r \h </w:delInstrText>
        </w:r>
        <w:r w:rsidR="0077101A" w:rsidDel="009627FC">
          <w:rPr>
            <w:lang w:val="en-US"/>
          </w:rPr>
        </w:r>
        <w:r w:rsidR="0077101A" w:rsidDel="009627FC">
          <w:rPr>
            <w:lang w:val="en-US"/>
          </w:rPr>
          <w:fldChar w:fldCharType="separate"/>
        </w:r>
        <w:r w:rsidR="0056715F" w:rsidDel="009627FC">
          <w:rPr>
            <w:lang w:val="en-US"/>
          </w:rPr>
          <w:delText>0</w:delText>
        </w:r>
        <w:r w:rsidR="0077101A" w:rsidDel="009627FC">
          <w:rPr>
            <w:lang w:val="en-US"/>
          </w:rPr>
          <w:fldChar w:fldCharType="end"/>
        </w:r>
      </w:del>
      <w:ins w:id="538" w:author="Micro" w:date="2013-07-17T14:43:00Z">
        <w:r w:rsidR="009627FC">
          <w:rPr>
            <w:lang w:val="en-US"/>
          </w:rPr>
          <w:t xml:space="preserve"> 6.4</w:t>
        </w:r>
      </w:ins>
      <w:r>
        <w:rPr>
          <w:lang w:val="en-US"/>
        </w:rPr>
        <w:t xml:space="preserve"> provides a statistical analysis by detailing tests, their results, and conclusions </w:t>
      </w:r>
      <w:del w:id="539" w:author="Micro" w:date="2013-07-17T14:43:00Z">
        <w:r w:rsidDel="009627FC">
          <w:rPr>
            <w:lang w:val="en-US"/>
          </w:rPr>
          <w:delText xml:space="preserve">on </w:delText>
        </w:r>
      </w:del>
      <w:ins w:id="540" w:author="Micro" w:date="2013-07-17T14:43:00Z">
        <w:r w:rsidR="009627FC">
          <w:rPr>
            <w:lang w:val="en-US"/>
          </w:rPr>
          <w:t>related to</w:t>
        </w:r>
        <w:r w:rsidR="009627FC">
          <w:rPr>
            <w:lang w:val="en-US"/>
          </w:rPr>
          <w:t xml:space="preserve"> </w:t>
        </w:r>
      </w:ins>
      <w:r>
        <w:rPr>
          <w:lang w:val="en-US"/>
        </w:rPr>
        <w:t xml:space="preserve">the obtained data. Section </w:t>
      </w:r>
      <w:r w:rsidR="0077101A">
        <w:rPr>
          <w:lang w:val="en-US"/>
        </w:rPr>
        <w:fldChar w:fldCharType="begin"/>
      </w:r>
      <w:r>
        <w:rPr>
          <w:lang w:val="en-US"/>
        </w:rPr>
        <w:instrText xml:space="preserve"> REF _Ref358651691 \r \h </w:instrText>
      </w:r>
      <w:r w:rsidR="0077101A">
        <w:rPr>
          <w:lang w:val="en-US"/>
        </w:rPr>
      </w:r>
      <w:r w:rsidR="0077101A">
        <w:rPr>
          <w:lang w:val="en-US"/>
        </w:rPr>
        <w:fldChar w:fldCharType="separate"/>
      </w:r>
      <w:r w:rsidR="0056715F">
        <w:rPr>
          <w:lang w:val="en-US"/>
        </w:rPr>
        <w:t>6.5</w:t>
      </w:r>
      <w:r w:rsidR="0077101A">
        <w:rPr>
          <w:lang w:val="en-US"/>
        </w:rPr>
        <w:fldChar w:fldCharType="end"/>
      </w:r>
      <w:r>
        <w:rPr>
          <w:lang w:val="en-US"/>
        </w:rPr>
        <w:t xml:space="preserve"> discusses some threats to validity of the experiment. Lastly, Section </w:t>
      </w:r>
      <w:r w:rsidR="0077101A">
        <w:rPr>
          <w:lang w:val="en-US"/>
        </w:rPr>
        <w:fldChar w:fldCharType="begin"/>
      </w:r>
      <w:r>
        <w:rPr>
          <w:lang w:val="en-US"/>
        </w:rPr>
        <w:instrText xml:space="preserve"> REF _Ref358651727 \r \h </w:instrText>
      </w:r>
      <w:r w:rsidR="0077101A">
        <w:rPr>
          <w:lang w:val="en-US"/>
        </w:rPr>
      </w:r>
      <w:r w:rsidR="0077101A">
        <w:rPr>
          <w:lang w:val="en-US"/>
        </w:rPr>
        <w:fldChar w:fldCharType="separate"/>
      </w:r>
      <w:r w:rsidR="0056715F">
        <w:rPr>
          <w:lang w:val="en-US"/>
        </w:rPr>
        <w:t>6.6</w:t>
      </w:r>
      <w:r w:rsidR="0077101A">
        <w:rPr>
          <w:lang w:val="en-US"/>
        </w:rPr>
        <w:fldChar w:fldCharType="end"/>
      </w:r>
      <w:r>
        <w:rPr>
          <w:lang w:val="en-US"/>
        </w:rPr>
        <w:t xml:space="preserve"> presents the final considerations of this chapter.</w:t>
      </w:r>
    </w:p>
    <w:p w14:paraId="68915450" w14:textId="77777777" w:rsidR="00E6284E" w:rsidRPr="00450C14" w:rsidRDefault="00E6284E" w:rsidP="00450C14">
      <w:pPr>
        <w:pStyle w:val="Ttulo2"/>
        <w:rPr>
          <w:rStyle w:val="TabelaChar"/>
          <w:rFonts w:cstheme="majorBidi"/>
          <w:b/>
          <w:color w:val="auto"/>
          <w:sz w:val="24"/>
        </w:rPr>
      </w:pPr>
      <w:bookmarkStart w:id="541" w:name="_Toc354161753"/>
      <w:bookmarkStart w:id="542" w:name="_Ref358651554"/>
      <w:bookmarkStart w:id="543" w:name="_Toc361125400"/>
      <w:r w:rsidRPr="00450C14">
        <w:rPr>
          <w:rStyle w:val="TabelaChar"/>
          <w:rFonts w:cstheme="majorBidi"/>
          <w:b/>
          <w:color w:val="auto"/>
          <w:sz w:val="24"/>
        </w:rPr>
        <w:t>Experiment Planning</w:t>
      </w:r>
      <w:bookmarkEnd w:id="541"/>
      <w:bookmarkEnd w:id="542"/>
      <w:bookmarkEnd w:id="543"/>
    </w:p>
    <w:p w14:paraId="2A5C665E" w14:textId="3A6CD5B0" w:rsidR="00E6284E" w:rsidRDefault="00E6284E" w:rsidP="00E6284E">
      <w:pPr>
        <w:rPr>
          <w:lang w:val="en-US"/>
        </w:rPr>
      </w:pPr>
      <w:r>
        <w:rPr>
          <w:lang w:val="en-US"/>
        </w:rPr>
        <w:t>We opted for a controlled environment in order to reduce independent variables that were beyond our control. Instead of playing the game, volunteers watch</w:t>
      </w:r>
      <w:ins w:id="544" w:author="Micro" w:date="2013-07-17T14:43:00Z">
        <w:r w:rsidR="009627FC">
          <w:rPr>
            <w:lang w:val="en-US"/>
          </w:rPr>
          <w:t>ed</w:t>
        </w:r>
      </w:ins>
      <w:r>
        <w:rPr>
          <w:lang w:val="en-US"/>
        </w:rPr>
        <w:t xml:space="preserve"> a recorded game session played by a third person. Thus, the questionnaire can be customized to the game session, allowing </w:t>
      </w:r>
      <w:del w:id="545" w:author="Micro" w:date="2013-07-17T14:44:00Z">
        <w:r w:rsidDel="009627FC">
          <w:rPr>
            <w:lang w:val="en-US"/>
          </w:rPr>
          <w:delText xml:space="preserve">asking </w:delText>
        </w:r>
      </w:del>
      <w:proofErr w:type="gramStart"/>
      <w:ins w:id="546" w:author="Micro" w:date="2013-07-17T14:44:00Z">
        <w:r w:rsidR="009627FC">
          <w:rPr>
            <w:lang w:val="en-US"/>
          </w:rPr>
          <w:t>to ask</w:t>
        </w:r>
        <w:proofErr w:type="gramEnd"/>
        <w:r w:rsidR="009627FC">
          <w:rPr>
            <w:lang w:val="en-US"/>
          </w:rPr>
          <w:t xml:space="preserve"> </w:t>
        </w:r>
      </w:ins>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77101A">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77101A">
        <w:rPr>
          <w:lang w:val="en-US"/>
        </w:rPr>
        <w:fldChar w:fldCharType="separate"/>
      </w:r>
      <w:r w:rsidRPr="00E15072">
        <w:rPr>
          <w:rFonts w:cs="Times New Roman"/>
          <w:lang w:val="en-US"/>
        </w:rPr>
        <w:t>(BAEZA-YATES; RIBEIRO-NETO, 1999)</w:t>
      </w:r>
      <w:r w:rsidR="0077101A">
        <w:rPr>
          <w:lang w:val="en-US"/>
        </w:rPr>
        <w:fldChar w:fldCharType="end"/>
      </w:r>
      <w:r>
        <w:rPr>
          <w:lang w:val="en-US"/>
        </w:rPr>
        <w:t xml:space="preserve"> is a traditional metric for information retrieval and can be seen as a measure of correctness, which is the percentage results that are relevant. Time is </w:t>
      </w:r>
      <w:del w:id="547" w:author="Micro" w:date="2013-07-17T14:45:00Z">
        <w:r w:rsidDel="009627FC">
          <w:rPr>
            <w:lang w:val="en-US"/>
          </w:rPr>
          <w:delText xml:space="preserve">the </w:delText>
        </w:r>
      </w:del>
      <w:r>
        <w:rPr>
          <w:lang w:val="en-US"/>
        </w:rPr>
        <w:t>measure</w:t>
      </w:r>
      <w:ins w:id="548" w:author="Micro" w:date="2013-07-17T14:45:00Z">
        <w:r w:rsidR="009627FC">
          <w:rPr>
            <w:lang w:val="en-US"/>
          </w:rPr>
          <w:t>d</w:t>
        </w:r>
      </w:ins>
      <w:r>
        <w:rPr>
          <w:lang w:val="en-US"/>
        </w:rPr>
        <w:t xml:space="preserve"> </w:t>
      </w:r>
      <w:del w:id="549" w:author="Micro" w:date="2013-07-17T14:45:00Z">
        <w:r w:rsidDel="009627FC">
          <w:rPr>
            <w:lang w:val="en-US"/>
          </w:rPr>
          <w:delText>of the</w:delText>
        </w:r>
      </w:del>
      <w:ins w:id="550" w:author="Micro" w:date="2013-07-17T14:45:00Z">
        <w:r w:rsidR="009627FC">
          <w:rPr>
            <w:lang w:val="en-US"/>
          </w:rPr>
          <w:t>in</w:t>
        </w:r>
      </w:ins>
      <w:r>
        <w:rPr>
          <w:lang w:val="en-US"/>
        </w:rPr>
        <w:t xml:space="preserve"> minutes taken to complete the questionnaire, </w:t>
      </w:r>
      <w:commentRangeStart w:id="551"/>
      <w:r>
        <w:rPr>
          <w:lang w:val="en-US"/>
        </w:rPr>
        <w:t xml:space="preserve">which is the difference of the time when the volunteer finished the questionnaire and the hour he started it. </w:t>
      </w:r>
      <w:commentRangeEnd w:id="551"/>
      <w:r w:rsidR="009627FC">
        <w:rPr>
          <w:rStyle w:val="Refdecomentrio"/>
        </w:rPr>
        <w:commentReference w:id="551"/>
      </w:r>
    </w:p>
    <w:p w14:paraId="35CFEDCE" w14:textId="77777777"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14:paraId="04E2C085" w14:textId="77777777"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14:paraId="0A006924" w14:textId="77777777" w:rsidR="00E6284E" w:rsidRDefault="00E6284E" w:rsidP="00E6284E">
      <w:pPr>
        <w:rPr>
          <w:lang w:val="en-US"/>
        </w:rPr>
      </w:pPr>
      <w:r>
        <w:rPr>
          <w:lang w:val="en-US"/>
        </w:rPr>
        <w:t xml:space="preserve">With the changes made after the pilot, the experiment plan is illustrated by </w:t>
      </w:r>
      <w:r w:rsidR="0077101A">
        <w:rPr>
          <w:lang w:val="en-US"/>
        </w:rPr>
        <w:fldChar w:fldCharType="begin"/>
      </w:r>
      <w:r>
        <w:rPr>
          <w:lang w:val="en-US"/>
        </w:rPr>
        <w:instrText xml:space="preserve"> REF _Ref358305441 \h </w:instrText>
      </w:r>
      <w:r w:rsidR="0077101A">
        <w:rPr>
          <w:lang w:val="en-US"/>
        </w:rPr>
      </w:r>
      <w:r w:rsidR="0077101A">
        <w:rPr>
          <w:lang w:val="en-US"/>
        </w:rPr>
        <w:fldChar w:fldCharType="separate"/>
      </w:r>
      <w:r w:rsidR="0056715F" w:rsidRPr="00FD46C2">
        <w:rPr>
          <w:lang w:val="en-US"/>
        </w:rPr>
        <w:t xml:space="preserve">Figure </w:t>
      </w:r>
      <w:r w:rsidR="0056715F">
        <w:rPr>
          <w:noProof/>
          <w:lang w:val="en-US"/>
        </w:rPr>
        <w:t>33</w:t>
      </w:r>
      <w:r w:rsidR="0077101A">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77101A">
        <w:rPr>
          <w:lang w:val="en-US"/>
        </w:rPr>
        <w:fldChar w:fldCharType="begin"/>
      </w:r>
      <w:r>
        <w:rPr>
          <w:lang w:val="en-US"/>
        </w:rPr>
        <w:instrText xml:space="preserve"> REF _Ref358305441 \h </w:instrText>
      </w:r>
      <w:r w:rsidR="0077101A">
        <w:rPr>
          <w:lang w:val="en-US"/>
        </w:rPr>
      </w:r>
      <w:r w:rsidR="0077101A">
        <w:rPr>
          <w:lang w:val="en-US"/>
        </w:rPr>
        <w:fldChar w:fldCharType="separate"/>
      </w:r>
      <w:r w:rsidR="0056715F" w:rsidRPr="00FD46C2">
        <w:rPr>
          <w:lang w:val="en-US"/>
        </w:rPr>
        <w:t xml:space="preserve">Figure </w:t>
      </w:r>
      <w:r w:rsidR="0056715F">
        <w:rPr>
          <w:noProof/>
          <w:lang w:val="en-US"/>
        </w:rPr>
        <w:t>33</w:t>
      </w:r>
      <w:r w:rsidR="0077101A">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14:paraId="4CCE2DBE" w14:textId="77777777" w:rsidR="00E6284E" w:rsidRDefault="00AC4617" w:rsidP="00450C14">
      <w:pPr>
        <w:keepNext/>
        <w:ind w:firstLine="0"/>
        <w:jc w:val="center"/>
      </w:pPr>
      <w:r>
        <w:rPr>
          <w:noProof/>
          <w:lang w:eastAsia="pt-BR"/>
        </w:rPr>
        <w:lastRenderedPageBreak/>
        <w:drawing>
          <wp:inline distT="0" distB="0" distL="0" distR="0" wp14:anchorId="6F80E28C" wp14:editId="3E7FFA8A">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14:paraId="1CBDBD8C" w14:textId="77777777" w:rsidR="00E6284E" w:rsidRPr="00DE4D84" w:rsidRDefault="00E6284E" w:rsidP="00450C14">
      <w:pPr>
        <w:pStyle w:val="Legenda"/>
        <w:ind w:firstLine="0"/>
        <w:rPr>
          <w:lang w:val="en-US"/>
        </w:rPr>
      </w:pPr>
      <w:bookmarkStart w:id="552" w:name="_Ref358305441"/>
      <w:bookmarkStart w:id="553" w:name="_Toc361124150"/>
      <w:r w:rsidRPr="00FD46C2">
        <w:rPr>
          <w:lang w:val="en-US"/>
        </w:rPr>
        <w:t xml:space="preserve">Figure </w:t>
      </w:r>
      <w:r w:rsidR="0077101A">
        <w:fldChar w:fldCharType="begin"/>
      </w:r>
      <w:r w:rsidRPr="00FD46C2">
        <w:rPr>
          <w:lang w:val="en-US"/>
        </w:rPr>
        <w:instrText xml:space="preserve"> SEQ Figure \* ARABIC </w:instrText>
      </w:r>
      <w:r w:rsidR="0077101A">
        <w:fldChar w:fldCharType="separate"/>
      </w:r>
      <w:r w:rsidR="0056715F">
        <w:rPr>
          <w:noProof/>
          <w:lang w:val="en-US"/>
        </w:rPr>
        <w:t>33</w:t>
      </w:r>
      <w:r w:rsidR="0077101A">
        <w:fldChar w:fldCharType="end"/>
      </w:r>
      <w:bookmarkEnd w:id="552"/>
      <w:r w:rsidRPr="00FD46C2">
        <w:rPr>
          <w:lang w:val="en-US"/>
        </w:rPr>
        <w:t xml:space="preserve">: Experiment Execution </w:t>
      </w:r>
      <w:r>
        <w:rPr>
          <w:lang w:val="en-US"/>
        </w:rPr>
        <w:t>activity diagram</w:t>
      </w:r>
      <w:bookmarkEnd w:id="553"/>
    </w:p>
    <w:p w14:paraId="361D7070" w14:textId="13AA9E86" w:rsidR="00E6284E" w:rsidRDefault="00E6284E" w:rsidP="00E6284E">
      <w:pPr>
        <w:rPr>
          <w:lang w:val="en-US"/>
        </w:rPr>
      </w:pPr>
      <w:del w:id="554" w:author="Micro" w:date="2013-07-17T14:47:00Z">
        <w:r w:rsidDel="009627FC">
          <w:rPr>
            <w:lang w:val="en-US"/>
          </w:rPr>
          <w:delText>Then, the</w:delText>
        </w:r>
      </w:del>
      <w:ins w:id="555" w:author="Micro" w:date="2013-07-17T14:47:00Z">
        <w:r w:rsidR="009627FC">
          <w:rPr>
            <w:lang w:val="en-US"/>
          </w:rPr>
          <w:t>The</w:t>
        </w:r>
      </w:ins>
      <w:r>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sidRPr="0087188B">
        <w:rPr>
          <w:rStyle w:val="Refdenotaderodap"/>
        </w:rPr>
        <w:footnoteReference w:id="9"/>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14:paraId="226F4498" w14:textId="77777777"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14:paraId="21A72EC6" w14:textId="77777777"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Refdenotaderodap"/>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14:paraId="25BA1435" w14:textId="77777777"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14:paraId="6EA60A85" w14:textId="77777777" w:rsidR="00E6284E" w:rsidRPr="00450C14" w:rsidRDefault="00E6284E" w:rsidP="00450C14">
      <w:pPr>
        <w:pStyle w:val="Ttulo2"/>
        <w:rPr>
          <w:rStyle w:val="TabelaChar"/>
          <w:rFonts w:cstheme="majorBidi"/>
          <w:b/>
          <w:color w:val="auto"/>
          <w:sz w:val="24"/>
        </w:rPr>
      </w:pPr>
      <w:bookmarkStart w:id="556" w:name="_Toc354161754"/>
      <w:bookmarkStart w:id="557" w:name="_Ref358651579"/>
      <w:bookmarkStart w:id="558" w:name="_Toc361125401"/>
      <w:r w:rsidRPr="00450C14">
        <w:rPr>
          <w:rStyle w:val="TabelaChar"/>
          <w:rFonts w:cstheme="majorBidi"/>
          <w:b/>
          <w:color w:val="auto"/>
          <w:sz w:val="24"/>
        </w:rPr>
        <w:t>Experiment Execution</w:t>
      </w:r>
      <w:bookmarkEnd w:id="556"/>
      <w:bookmarkEnd w:id="557"/>
      <w:bookmarkEnd w:id="558"/>
    </w:p>
    <w:p w14:paraId="72EE8547" w14:textId="77777777"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77101A">
        <w:rPr>
          <w:lang w:val="en-US"/>
        </w:rPr>
        <w:fldChar w:fldCharType="begin"/>
      </w:r>
      <w:r w:rsidR="00B44E73">
        <w:rPr>
          <w:lang w:val="en-US"/>
        </w:rPr>
        <w:instrText xml:space="preserve"> REF _Ref361080243 \h </w:instrText>
      </w:r>
      <w:r w:rsidR="0077101A">
        <w:rPr>
          <w:lang w:val="en-US"/>
        </w:rPr>
      </w:r>
      <w:r w:rsidR="0077101A">
        <w:rPr>
          <w:lang w:val="en-US"/>
        </w:rPr>
        <w:fldChar w:fldCharType="separate"/>
      </w:r>
      <w:r w:rsidR="00B44E73" w:rsidRPr="00DE4D84">
        <w:rPr>
          <w:lang w:val="en-US"/>
        </w:rPr>
        <w:t xml:space="preserve">Table </w:t>
      </w:r>
      <w:r w:rsidR="00B44E73">
        <w:rPr>
          <w:noProof/>
          <w:lang w:val="en-US"/>
        </w:rPr>
        <w:t>4</w:t>
      </w:r>
      <w:r w:rsidR="0077101A">
        <w:rPr>
          <w:lang w:val="en-US"/>
        </w:rPr>
        <w:fldChar w:fldCharType="end"/>
      </w:r>
      <w:r>
        <w:rPr>
          <w:lang w:val="en-US"/>
        </w:rPr>
        <w:t xml:space="preserve"> and </w:t>
      </w:r>
      <w:r w:rsidR="0077101A">
        <w:rPr>
          <w:lang w:val="en-US"/>
        </w:rPr>
        <w:fldChar w:fldCharType="begin"/>
      </w:r>
      <w:r>
        <w:rPr>
          <w:lang w:val="en-US"/>
        </w:rPr>
        <w:instrText xml:space="preserve"> REF _Ref358902388 \h </w:instrText>
      </w:r>
      <w:r w:rsidR="0077101A">
        <w:rPr>
          <w:lang w:val="en-US"/>
        </w:rPr>
      </w:r>
      <w:r w:rsidR="0077101A">
        <w:rPr>
          <w:lang w:val="en-US"/>
        </w:rPr>
        <w:fldChar w:fldCharType="separate"/>
      </w:r>
      <w:r w:rsidR="00B44E73" w:rsidRPr="00B919CC">
        <w:rPr>
          <w:lang w:val="en-US"/>
        </w:rPr>
        <w:t xml:space="preserve">Table </w:t>
      </w:r>
      <w:r w:rsidR="00B44E73">
        <w:rPr>
          <w:noProof/>
          <w:lang w:val="en-US"/>
        </w:rPr>
        <w:t>5</w:t>
      </w:r>
      <w:r w:rsidR="0077101A">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14:paraId="437BE376" w14:textId="77777777" w:rsidR="002703E3" w:rsidRDefault="002703E3" w:rsidP="00450C14">
      <w:pPr>
        <w:pStyle w:val="Legenda"/>
        <w:keepNext/>
        <w:ind w:firstLine="0"/>
        <w:rPr>
          <w:lang w:val="en-US"/>
        </w:rPr>
      </w:pPr>
      <w:bookmarkStart w:id="559" w:name="_Ref360982423"/>
    </w:p>
    <w:p w14:paraId="02D20AA6" w14:textId="77777777" w:rsidR="00450C14" w:rsidRPr="00DE4D84" w:rsidRDefault="00450C14" w:rsidP="00450C14">
      <w:pPr>
        <w:pStyle w:val="Legenda"/>
        <w:keepNext/>
        <w:ind w:firstLine="0"/>
        <w:rPr>
          <w:lang w:val="en-US"/>
        </w:rPr>
      </w:pPr>
      <w:bookmarkStart w:id="560" w:name="_Ref361080243"/>
      <w:bookmarkStart w:id="561" w:name="_Toc361124161"/>
      <w:r w:rsidRPr="00DE4D84">
        <w:rPr>
          <w:lang w:val="en-US"/>
        </w:rPr>
        <w:t xml:space="preserve">Table </w:t>
      </w:r>
      <w:r w:rsidR="0077101A">
        <w:fldChar w:fldCharType="begin"/>
      </w:r>
      <w:r w:rsidRPr="00DE4D84">
        <w:rPr>
          <w:lang w:val="en-US"/>
        </w:rPr>
        <w:instrText xml:space="preserve"> SEQ Table \* ARABIC </w:instrText>
      </w:r>
      <w:r w:rsidR="0077101A">
        <w:fldChar w:fldCharType="separate"/>
      </w:r>
      <w:r w:rsidR="00B44E73">
        <w:rPr>
          <w:noProof/>
          <w:lang w:val="en-US"/>
        </w:rPr>
        <w:t>4</w:t>
      </w:r>
      <w:r w:rsidR="0077101A">
        <w:fldChar w:fldCharType="end"/>
      </w:r>
      <w:bookmarkEnd w:id="559"/>
      <w:bookmarkEnd w:id="560"/>
      <w:r w:rsidRPr="00DE4D84">
        <w:rPr>
          <w:lang w:val="en-US"/>
        </w:rPr>
        <w:t xml:space="preserve">: </w:t>
      </w:r>
      <w:r>
        <w:rPr>
          <w:lang w:val="en-US"/>
        </w:rPr>
        <w:t>Pilot Group with Provenance</w:t>
      </w:r>
      <w:r w:rsidRPr="00DE4D84">
        <w:rPr>
          <w:lang w:val="en-US"/>
        </w:rPr>
        <w:t xml:space="preserve"> Results</w:t>
      </w:r>
      <w:bookmarkEnd w:id="561"/>
    </w:p>
    <w:tbl>
      <w:tblPr>
        <w:tblStyle w:val="GradeMdia3-nfase1"/>
        <w:tblW w:w="0" w:type="auto"/>
        <w:jc w:val="center"/>
        <w:tblLook w:val="04A0" w:firstRow="1" w:lastRow="0" w:firstColumn="1" w:lastColumn="0" w:noHBand="0" w:noVBand="1"/>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14:paraId="7FF530A2" w14:textId="77777777" w:rsidTr="00E4115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gridSpan w:val="14"/>
            <w:noWrap/>
            <w:hideMark/>
          </w:tcPr>
          <w:p w14:paraId="4EEF418B" w14:textId="77777777"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14:paraId="4BB25707" w14:textId="77777777" w:rsidR="00450C14" w:rsidRPr="004D0EA1" w:rsidRDefault="00450C14" w:rsidP="00E4115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14:paraId="13C176BF" w14:textId="77777777" w:rsidR="00450C14" w:rsidRPr="004D0EA1" w:rsidRDefault="00450C14" w:rsidP="00E4115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14:paraId="5ED5637B" w14:textId="77777777" w:rsidTr="00E411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C57C057"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14:paraId="4D7AD5CC"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7C68C740"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5AB0E1C7"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4ED26F20"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79FE04AD"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10649D3"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094AE990"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19EEFED9"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00B393E4"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043D492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3E2B2C6A"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1953B10A"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ABB8EA5"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485C2AC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14:paraId="12E10DA6"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0.48</w:t>
            </w:r>
          </w:p>
        </w:tc>
      </w:tr>
      <w:tr w:rsidR="00450C14" w:rsidRPr="004D0EA1" w14:paraId="2F951E3E" w14:textId="77777777" w:rsidTr="00E4115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565F25"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14:paraId="7B8CD2C6"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647EE8F1"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3BB5EDB"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632FAAE"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CC7E09F"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B00ED88"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DA555F8"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3ADFE396"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A2AB8D3"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14014D7F"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1106C89F"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4C4B3A2D"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D03B5F2"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26810CF"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D598D79"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r>
      <w:tr w:rsidR="00450C14" w:rsidRPr="004D0EA1" w14:paraId="2D0874D0" w14:textId="77777777" w:rsidTr="00E411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B60EB6"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14:paraId="115F1BF6"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08C0568E"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55C5432D"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0BAEFB07"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52E101AD"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1D0A244A"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91EE794"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21A6D130"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7B3EFAA"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6CFDFC56"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66C6563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61E585D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D4B91F8"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172BB847"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14:paraId="034945D3"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0.52</w:t>
            </w:r>
          </w:p>
        </w:tc>
      </w:tr>
      <w:tr w:rsidR="00450C14" w:rsidRPr="004D0EA1" w14:paraId="774CF5A9" w14:textId="77777777" w:rsidTr="00E4115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761C24"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14:paraId="262273FC"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14:paraId="12C85B66"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B670B28"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B23D2BA"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857F134"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00CD243F"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58F43BE2"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2CAA3362"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881F339"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4C5C8329"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1420913E"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4070A6BB"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3CB9180B"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3DC3C1C"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14:paraId="52FAB70B"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0.37</w:t>
            </w:r>
          </w:p>
        </w:tc>
      </w:tr>
      <w:tr w:rsidR="00450C14" w:rsidRPr="004D0EA1" w14:paraId="631AD79A" w14:textId="77777777" w:rsidTr="00E411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E795E56"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14:paraId="7124F284"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14:paraId="317893A9"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79C58ED6"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2B059CC8"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15C7402"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22DB31EB"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4E16B8E5"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58C00FB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5B26E5B8"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7E47BDAC"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21447D07"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5B7D2DAA"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6C4DAE78"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7B2B1804"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14:paraId="3F455D58"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0.25</w:t>
            </w:r>
          </w:p>
        </w:tc>
      </w:tr>
      <w:tr w:rsidR="00450C14" w:rsidRPr="004D0EA1" w14:paraId="6A9ADCAB" w14:textId="77777777" w:rsidTr="00E4115A">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E1899"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14:paraId="58925D67"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02161EA0"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5A18A50"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4143DCA8"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6374EF59"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80F0CC4"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469701B"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2BFE786D"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5C5EC56A"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3AC848DA"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309FA8C4"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781A2B4F"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EFC7A2D"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56E7C938"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14:paraId="151F3E04" w14:textId="77777777" w:rsidR="00450C14" w:rsidRPr="004D0EA1" w:rsidRDefault="00450C14" w:rsidP="00E4115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0.32</w:t>
            </w:r>
          </w:p>
        </w:tc>
      </w:tr>
      <w:tr w:rsidR="00450C14" w:rsidRPr="004D0EA1" w14:paraId="0EA57597" w14:textId="77777777" w:rsidTr="00E411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107552" w14:textId="77777777"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14:paraId="5C71A587"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14:paraId="0EE8049D"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14:paraId="7605A2F8"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14:paraId="5149FD2D"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14:paraId="1E829592"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14:paraId="12B0BCF0"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14:paraId="214CEDD3"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14:paraId="1F4C78B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14:paraId="53BEEB40"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14:paraId="5E53E4FE"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14:paraId="5384CFF2"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14:paraId="292A516E"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14:paraId="5782AC9F"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14:paraId="4B252A6D"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14:paraId="6BD96931" w14:textId="77777777" w:rsidR="00450C14" w:rsidRPr="004D0EA1" w:rsidRDefault="00450C14" w:rsidP="00E4115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14:paraId="7C9CCDD6" w14:textId="77777777" w:rsidR="00450C14" w:rsidRDefault="00450C14" w:rsidP="00E6284E">
      <w:pPr>
        <w:rPr>
          <w:lang w:val="en-US"/>
        </w:rPr>
      </w:pPr>
      <w:bookmarkStart w:id="562" w:name="_Ref358902383"/>
    </w:p>
    <w:p w14:paraId="26917C7C" w14:textId="77777777" w:rsidR="002703E3" w:rsidRPr="00B919CC" w:rsidRDefault="002703E3" w:rsidP="002703E3">
      <w:pPr>
        <w:pStyle w:val="Legenda"/>
        <w:keepNext/>
        <w:ind w:firstLine="0"/>
        <w:rPr>
          <w:lang w:val="en-US"/>
        </w:rPr>
      </w:pPr>
      <w:bookmarkStart w:id="563" w:name="_Ref358902388"/>
      <w:bookmarkStart w:id="564" w:name="_Toc361124162"/>
      <w:r w:rsidRPr="00B919CC">
        <w:rPr>
          <w:lang w:val="en-US"/>
        </w:rPr>
        <w:lastRenderedPageBreak/>
        <w:t xml:space="preserve">Table </w:t>
      </w:r>
      <w:r w:rsidR="0077101A">
        <w:fldChar w:fldCharType="begin"/>
      </w:r>
      <w:r w:rsidRPr="00B919CC">
        <w:rPr>
          <w:lang w:val="en-US"/>
        </w:rPr>
        <w:instrText xml:space="preserve"> SEQ Table \* ARABIC </w:instrText>
      </w:r>
      <w:r w:rsidR="0077101A">
        <w:fldChar w:fldCharType="separate"/>
      </w:r>
      <w:r w:rsidR="0056715F">
        <w:rPr>
          <w:noProof/>
          <w:lang w:val="en-US"/>
        </w:rPr>
        <w:t>5</w:t>
      </w:r>
      <w:r w:rsidR="0077101A">
        <w:fldChar w:fldCharType="end"/>
      </w:r>
      <w:bookmarkEnd w:id="563"/>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564"/>
    </w:p>
    <w:tbl>
      <w:tblPr>
        <w:tblStyle w:val="GradeMdia3-nfase1"/>
        <w:tblW w:w="0" w:type="auto"/>
        <w:jc w:val="center"/>
        <w:tblLook w:val="04A0" w:firstRow="1" w:lastRow="0" w:firstColumn="1" w:lastColumn="0" w:noHBand="0" w:noVBand="1"/>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14:paraId="3AA45E75" w14:textId="77777777" w:rsidTr="00456E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gridSpan w:val="16"/>
            <w:noWrap/>
            <w:hideMark/>
          </w:tcPr>
          <w:p w14:paraId="366170B2" w14:textId="77777777"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14:paraId="532D39B9" w14:textId="77777777" w:rsidR="002703E3" w:rsidRPr="004D0EA1" w:rsidRDefault="002703E3" w:rsidP="00456ED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14:paraId="090C5EFA" w14:textId="77777777" w:rsidR="002703E3" w:rsidRPr="004D0EA1" w:rsidRDefault="002703E3" w:rsidP="00456ED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σ</w:t>
            </w:r>
          </w:p>
        </w:tc>
      </w:tr>
      <w:tr w:rsidR="002703E3" w:rsidRPr="004D0EA1" w14:paraId="360B6BA7" w14:textId="77777777" w:rsidTr="00456E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C88CD7"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14:paraId="7ECFE1E1"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08196369"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5107718F"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59C608E"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7B30E6BF"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1E113250"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14C3E388"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39FCA249"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BEAA81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643FE8A0"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02CC33A5"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6EE5FB88"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07EF9243"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0CCAD681"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5C93D540"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E68CF8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0.07</w:t>
            </w:r>
          </w:p>
        </w:tc>
        <w:tc>
          <w:tcPr>
            <w:tcW w:w="0" w:type="auto"/>
          </w:tcPr>
          <w:p w14:paraId="05EED26E"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0.26</w:t>
            </w:r>
          </w:p>
        </w:tc>
      </w:tr>
      <w:tr w:rsidR="002703E3" w:rsidRPr="004D0EA1" w14:paraId="071D9E0A" w14:textId="77777777" w:rsidTr="00456E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F2DA727"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14:paraId="457279EE"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53BC758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FF6971B"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20FF4C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92F180B"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0EBA20FC"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59025D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5609393E"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AE5F4F0"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22F266DE"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486117A8"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4FD56D09"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49C4C66A"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CFCA9A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4060B2B"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16E748B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tcPr>
          <w:p w14:paraId="41DE4584"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r>
      <w:tr w:rsidR="002703E3" w:rsidRPr="004D0EA1" w14:paraId="0C63E60D" w14:textId="77777777" w:rsidTr="00456E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44AB3E"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14:paraId="636A398C"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7D2E8965"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7D59EA37"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D7B2A00"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79074319"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26A61516"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4C83C256"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75C332CF"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5C8119AC"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5FC2B9A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4C59BB53"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29742FB4"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6956C9F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418F87DD"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3A5BEF6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3FCB64F"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0.53</w:t>
            </w:r>
          </w:p>
        </w:tc>
        <w:tc>
          <w:tcPr>
            <w:tcW w:w="0" w:type="auto"/>
          </w:tcPr>
          <w:p w14:paraId="40EAD7C1"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0.51</w:t>
            </w:r>
          </w:p>
        </w:tc>
      </w:tr>
      <w:tr w:rsidR="002703E3" w:rsidRPr="004D0EA1" w14:paraId="71A64611" w14:textId="77777777" w:rsidTr="00456E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F7D3984"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14:paraId="32147105"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55408E3A"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89D36D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324E966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0BED9AC8"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3557B390"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00906B0A"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3F671C4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71B57C41"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5A6CBD73"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14:paraId="18ACDE17"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3AD0CEC1"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77989701"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33E5F9D9"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18AED6AC"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066E39FD"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0.33</w:t>
            </w:r>
          </w:p>
        </w:tc>
        <w:tc>
          <w:tcPr>
            <w:tcW w:w="0" w:type="auto"/>
          </w:tcPr>
          <w:p w14:paraId="4DB3468C"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0.49</w:t>
            </w:r>
          </w:p>
        </w:tc>
      </w:tr>
      <w:tr w:rsidR="002703E3" w:rsidRPr="004D0EA1" w14:paraId="48F29798" w14:textId="77777777" w:rsidTr="00456E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2DAF8E2"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14:paraId="758AAF92"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647E5A17"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5E530D7A"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3338FB74"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2C136DD4"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00692BF2"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5DC792C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4C575235"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4CF9A906"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20D628FE"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52EF5BA2"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439B3B01"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35337772"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27A2157"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725DC0AC"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11B57DEC"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0.43</w:t>
            </w:r>
          </w:p>
        </w:tc>
        <w:tc>
          <w:tcPr>
            <w:tcW w:w="0" w:type="auto"/>
          </w:tcPr>
          <w:p w14:paraId="7AAC8EE3"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0.17</w:t>
            </w:r>
          </w:p>
        </w:tc>
      </w:tr>
      <w:tr w:rsidR="002703E3" w:rsidRPr="004D0EA1" w14:paraId="5D443BA6" w14:textId="77777777" w:rsidTr="00456E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AE893F"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14:paraId="4BD4065C"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2004D469"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74558394"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0FA5B0E4"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627FD280"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14:paraId="5CBB50C4"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191647FF"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06D4BE7B"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2A9C3B0B"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4691DDFA"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14:paraId="64FD9683"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14:paraId="6F83FF7F"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35ED9829"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76F31B75"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14:paraId="67714B0B"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14:paraId="0058C270"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0.37</w:t>
            </w:r>
          </w:p>
        </w:tc>
        <w:tc>
          <w:tcPr>
            <w:tcW w:w="0" w:type="auto"/>
          </w:tcPr>
          <w:p w14:paraId="6827E334" w14:textId="77777777" w:rsidR="002703E3" w:rsidRPr="004D0EA1" w:rsidRDefault="002703E3" w:rsidP="00456ED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0.35</w:t>
            </w:r>
          </w:p>
        </w:tc>
      </w:tr>
      <w:tr w:rsidR="002703E3" w:rsidRPr="004D0EA1" w14:paraId="6553184D" w14:textId="77777777" w:rsidTr="00456E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B13DE7" w14:textId="77777777"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14:paraId="33A07E4B"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14:paraId="2F19BFA4"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14:paraId="09D9B97E"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14:paraId="00ADD21F"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14:paraId="27629D58"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14:paraId="0D3B07A6"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14:paraId="2CA11FA5"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14:paraId="3C47BED7"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14:paraId="277121A6"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14:paraId="3A24AFE0"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14:paraId="2C7C04A9"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14:paraId="2CCB8A88"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14:paraId="178E53A8"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14:paraId="4A2C1C1D"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14:paraId="193F5456"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14:paraId="2D932BE1"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14:paraId="020718E7" w14:textId="77777777" w:rsidR="002703E3" w:rsidRPr="004D0EA1" w:rsidRDefault="002703E3" w:rsidP="00456ED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14:paraId="3FD83FA1" w14:textId="77777777" w:rsidR="002703E3" w:rsidRDefault="002703E3" w:rsidP="00E6284E">
      <w:pPr>
        <w:rPr>
          <w:lang w:val="en-US"/>
        </w:rPr>
      </w:pPr>
    </w:p>
    <w:bookmarkEnd w:id="562"/>
    <w:p w14:paraId="660DE56B" w14:textId="00DE53A9"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77101A">
        <w:rPr>
          <w:lang w:val="en-US"/>
        </w:rPr>
        <w:fldChar w:fldCharType="begin"/>
      </w:r>
      <w:r>
        <w:rPr>
          <w:lang w:val="en-US"/>
        </w:rPr>
        <w:instrText xml:space="preserve"> REF _Ref360982587 \h </w:instrText>
      </w:r>
      <w:r w:rsidR="0077101A">
        <w:rPr>
          <w:lang w:val="en-US"/>
        </w:rPr>
      </w:r>
      <w:r w:rsidR="0077101A">
        <w:rPr>
          <w:lang w:val="en-US"/>
        </w:rPr>
        <w:fldChar w:fldCharType="separate"/>
      </w:r>
      <w:r w:rsidR="0056715F" w:rsidRPr="00F34AF0">
        <w:rPr>
          <w:lang w:val="en-US"/>
        </w:rPr>
        <w:t xml:space="preserve">Figure </w:t>
      </w:r>
      <w:r w:rsidR="0056715F">
        <w:rPr>
          <w:noProof/>
          <w:lang w:val="en-US"/>
        </w:rPr>
        <w:t>34</w:t>
      </w:r>
      <w:r w:rsidR="0077101A">
        <w:rPr>
          <w:lang w:val="en-US"/>
        </w:rPr>
        <w:fldChar w:fldCharType="end"/>
      </w:r>
      <w:r>
        <w:rPr>
          <w:lang w:val="en-US"/>
        </w:rPr>
        <w:t xml:space="preserve"> illustrates the volunteer’s characteristics, </w:t>
      </w:r>
      <w:del w:id="565" w:author="Micro" w:date="2013-07-17T14:54:00Z">
        <w:r w:rsidDel="00C46DA5">
          <w:rPr>
            <w:lang w:val="en-US"/>
          </w:rPr>
          <w:delText xml:space="preserve">which </w:delText>
        </w:r>
      </w:del>
      <w:ins w:id="566" w:author="Micro" w:date="2013-07-17T14:54:00Z">
        <w:r w:rsidR="00C46DA5">
          <w:rPr>
            <w:lang w:val="en-US"/>
          </w:rPr>
          <w:t>where</w:t>
        </w:r>
        <w:r w:rsidR="00C46DA5">
          <w:rPr>
            <w:lang w:val="en-US"/>
          </w:rPr>
          <w:t xml:space="preserve"> </w:t>
        </w:r>
      </w:ins>
      <w:r>
        <w:rPr>
          <w:lang w:val="en-US"/>
        </w:rPr>
        <w:t xml:space="preserve">the majority never heard about software engineering and was a </w:t>
      </w:r>
      <w:del w:id="567" w:author="Micro" w:date="2013-07-17T14:54:00Z">
        <w:r w:rsidDel="00C46DA5">
          <w:rPr>
            <w:lang w:val="en-US"/>
          </w:rPr>
          <w:delText>graduating</w:delText>
        </w:r>
      </w:del>
      <w:ins w:id="568" w:author="Micro" w:date="2013-07-17T14:54:00Z">
        <w:r w:rsidR="00C46DA5">
          <w:rPr>
            <w:lang w:val="en-US"/>
          </w:rPr>
          <w:t>under graduating</w:t>
        </w:r>
      </w:ins>
      <w:r>
        <w:rPr>
          <w:lang w:val="en-US"/>
        </w:rPr>
        <w:t xml:space="preserve"> student. After running the experiment on both classes, the questionnaires were analyzed and yielded the results described by </w:t>
      </w:r>
      <w:r w:rsidR="00BF0DC5">
        <w:fldChar w:fldCharType="begin"/>
      </w:r>
      <w:r w:rsidR="00BF0DC5" w:rsidRPr="009C73C1">
        <w:rPr>
          <w:lang w:val="en-US"/>
          <w:rPrChange w:id="569" w:author="Micro" w:date="2013-07-15T15:46:00Z">
            <w:rPr/>
          </w:rPrChange>
        </w:rPr>
        <w:instrText xml:space="preserve"> REF _Ref358307865 \h  \* MERGEFORMAT </w:instrText>
      </w:r>
      <w:r w:rsidR="00BF0DC5">
        <w:fldChar w:fldCharType="separate"/>
      </w:r>
      <w:r w:rsidR="0056715F" w:rsidRPr="00963E9A">
        <w:rPr>
          <w:lang w:val="en-US"/>
        </w:rPr>
        <w:t xml:space="preserve">Table </w:t>
      </w:r>
      <w:r w:rsidR="0056715F">
        <w:rPr>
          <w:lang w:val="en-US"/>
        </w:rPr>
        <w:t>6</w:t>
      </w:r>
      <w:r w:rsidR="00BF0DC5">
        <w:fldChar w:fldCharType="end"/>
      </w:r>
      <w:r>
        <w:rPr>
          <w:lang w:val="en-US"/>
        </w:rPr>
        <w:t xml:space="preserve"> and </w:t>
      </w:r>
      <w:r w:rsidR="0077101A">
        <w:rPr>
          <w:lang w:val="en-US"/>
        </w:rPr>
        <w:fldChar w:fldCharType="begin"/>
      </w:r>
      <w:r>
        <w:rPr>
          <w:lang w:val="en-US"/>
        </w:rPr>
        <w:instrText xml:space="preserve"> REF _Ref360982459 \h </w:instrText>
      </w:r>
      <w:r w:rsidR="0077101A">
        <w:rPr>
          <w:lang w:val="en-US"/>
        </w:rPr>
      </w:r>
      <w:r w:rsidR="0077101A">
        <w:rPr>
          <w:lang w:val="en-US"/>
        </w:rPr>
        <w:fldChar w:fldCharType="separate"/>
      </w:r>
      <w:r w:rsidR="0056715F" w:rsidRPr="00786C5E">
        <w:rPr>
          <w:lang w:val="en-US"/>
        </w:rPr>
        <w:t xml:space="preserve">Table </w:t>
      </w:r>
      <w:r w:rsidR="0056715F">
        <w:rPr>
          <w:noProof/>
          <w:lang w:val="en-US"/>
        </w:rPr>
        <w:t>7</w:t>
      </w:r>
      <w:r w:rsidR="0077101A">
        <w:rPr>
          <w:lang w:val="en-US"/>
        </w:rPr>
        <w:fldChar w:fldCharType="end"/>
      </w:r>
      <w:r>
        <w:rPr>
          <w:lang w:val="en-US"/>
        </w:rPr>
        <w:t>.</w:t>
      </w:r>
    </w:p>
    <w:p w14:paraId="3E272339" w14:textId="77777777" w:rsidR="002703E3" w:rsidRDefault="002703E3" w:rsidP="002703E3">
      <w:pPr>
        <w:rPr>
          <w:lang w:val="en-US"/>
        </w:rPr>
      </w:pPr>
    </w:p>
    <w:p w14:paraId="7E7F0404" w14:textId="77777777" w:rsidR="002703E3" w:rsidRDefault="002703E3" w:rsidP="002703E3">
      <w:pPr>
        <w:rPr>
          <w:lang w:val="en-US"/>
        </w:rPr>
      </w:pPr>
    </w:p>
    <w:p w14:paraId="69CA0423" w14:textId="77777777" w:rsidR="002703E3" w:rsidRDefault="002703E3" w:rsidP="002703E3">
      <w:pPr>
        <w:keepNext/>
        <w:ind w:firstLine="0"/>
      </w:pPr>
      <w:r>
        <w:rPr>
          <w:noProof/>
          <w:lang w:eastAsia="pt-BR"/>
        </w:rPr>
        <w:drawing>
          <wp:inline distT="0" distB="0" distL="0" distR="0" wp14:anchorId="4EBB51E1" wp14:editId="0341051A">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14:paraId="060DA822" w14:textId="77777777" w:rsidR="00E6284E" w:rsidRDefault="002703E3" w:rsidP="002703E3">
      <w:pPr>
        <w:pStyle w:val="Legenda"/>
        <w:rPr>
          <w:lang w:val="en-US"/>
        </w:rPr>
      </w:pPr>
      <w:bookmarkStart w:id="570" w:name="_Ref360982587"/>
      <w:bookmarkStart w:id="571" w:name="_Toc361124151"/>
      <w:r w:rsidRPr="00F34AF0">
        <w:rPr>
          <w:lang w:val="en-US"/>
        </w:rPr>
        <w:t xml:space="preserve">Figure </w:t>
      </w:r>
      <w:r w:rsidR="0077101A" w:rsidRPr="00F34AF0">
        <w:rPr>
          <w:lang w:val="en-US"/>
        </w:rPr>
        <w:fldChar w:fldCharType="begin"/>
      </w:r>
      <w:r w:rsidRPr="00F34AF0">
        <w:rPr>
          <w:lang w:val="en-US"/>
        </w:rPr>
        <w:instrText xml:space="preserve"> SEQ Figure \* ARABIC </w:instrText>
      </w:r>
      <w:r w:rsidR="0077101A" w:rsidRPr="00F34AF0">
        <w:rPr>
          <w:lang w:val="en-US"/>
        </w:rPr>
        <w:fldChar w:fldCharType="separate"/>
      </w:r>
      <w:r w:rsidR="0056715F">
        <w:rPr>
          <w:noProof/>
          <w:lang w:val="en-US"/>
        </w:rPr>
        <w:t>34</w:t>
      </w:r>
      <w:r w:rsidR="0077101A" w:rsidRPr="00F34AF0">
        <w:rPr>
          <w:lang w:val="en-US"/>
        </w:rPr>
        <w:fldChar w:fldCharType="end"/>
      </w:r>
      <w:bookmarkEnd w:id="570"/>
      <w:r w:rsidRPr="00F34AF0">
        <w:rPr>
          <w:lang w:val="en-US"/>
        </w:rPr>
        <w:t>: Volunteer</w:t>
      </w:r>
      <w:r>
        <w:rPr>
          <w:lang w:val="en-US"/>
        </w:rPr>
        <w:t>’s</w:t>
      </w:r>
      <w:r w:rsidRPr="00F34AF0">
        <w:rPr>
          <w:lang w:val="en-US"/>
        </w:rPr>
        <w:t xml:space="preserve"> characterization results</w:t>
      </w:r>
      <w:bookmarkEnd w:id="571"/>
    </w:p>
    <w:p w14:paraId="54F7C5AA" w14:textId="77777777" w:rsidR="002703E3" w:rsidRDefault="002703E3" w:rsidP="002703E3">
      <w:pPr>
        <w:rPr>
          <w:lang w:val="en-US"/>
        </w:rPr>
      </w:pPr>
    </w:p>
    <w:p w14:paraId="4066F621" w14:textId="77777777" w:rsidR="002703E3" w:rsidRDefault="002703E3" w:rsidP="002703E3">
      <w:pPr>
        <w:rPr>
          <w:lang w:val="en-US"/>
        </w:rPr>
      </w:pPr>
    </w:p>
    <w:p w14:paraId="48FD34FE" w14:textId="77777777" w:rsidR="002703E3" w:rsidRDefault="002703E3" w:rsidP="002703E3">
      <w:pPr>
        <w:rPr>
          <w:lang w:val="en-US"/>
        </w:rPr>
      </w:pPr>
    </w:p>
    <w:p w14:paraId="34E6C86B" w14:textId="77777777" w:rsidR="002703E3" w:rsidRDefault="002703E3" w:rsidP="002703E3">
      <w:pPr>
        <w:rPr>
          <w:lang w:val="en-US"/>
        </w:rPr>
      </w:pPr>
    </w:p>
    <w:p w14:paraId="14A38A0A" w14:textId="77777777" w:rsidR="002703E3" w:rsidRDefault="002703E3" w:rsidP="002703E3">
      <w:pPr>
        <w:rPr>
          <w:lang w:val="en-US"/>
        </w:rPr>
      </w:pPr>
    </w:p>
    <w:p w14:paraId="60F35AF4" w14:textId="77777777" w:rsidR="00E6284E" w:rsidRPr="00963E9A" w:rsidRDefault="00E6284E" w:rsidP="00450C14">
      <w:pPr>
        <w:pStyle w:val="Legenda"/>
        <w:keepNext/>
        <w:ind w:firstLine="0"/>
        <w:rPr>
          <w:lang w:val="en-US"/>
        </w:rPr>
      </w:pPr>
      <w:bookmarkStart w:id="572" w:name="_Ref358307865"/>
      <w:bookmarkStart w:id="573" w:name="_Toc361124163"/>
      <w:r w:rsidRPr="00963E9A">
        <w:rPr>
          <w:lang w:val="en-US"/>
        </w:rPr>
        <w:lastRenderedPageBreak/>
        <w:t xml:space="preserve">Table </w:t>
      </w:r>
      <w:r w:rsidR="0077101A">
        <w:fldChar w:fldCharType="begin"/>
      </w:r>
      <w:r w:rsidRPr="00963E9A">
        <w:rPr>
          <w:lang w:val="en-US"/>
        </w:rPr>
        <w:instrText xml:space="preserve"> SEQ Table \* ARABIC </w:instrText>
      </w:r>
      <w:r w:rsidR="0077101A">
        <w:fldChar w:fldCharType="separate"/>
      </w:r>
      <w:r w:rsidR="0056715F">
        <w:rPr>
          <w:noProof/>
          <w:lang w:val="en-US"/>
        </w:rPr>
        <w:t>6</w:t>
      </w:r>
      <w:r w:rsidR="0077101A">
        <w:rPr>
          <w:noProof/>
        </w:rPr>
        <w:fldChar w:fldCharType="end"/>
      </w:r>
      <w:bookmarkEnd w:id="572"/>
      <w:r w:rsidRPr="00963E9A">
        <w:rPr>
          <w:lang w:val="en-US"/>
        </w:rPr>
        <w:t xml:space="preserve">: </w:t>
      </w:r>
      <w:r>
        <w:rPr>
          <w:lang w:val="en-US"/>
        </w:rPr>
        <w:t>Group with Provenance</w:t>
      </w:r>
      <w:r w:rsidRPr="00963E9A">
        <w:rPr>
          <w:lang w:val="en-US"/>
        </w:rPr>
        <w:t xml:space="preserve"> Results</w:t>
      </w:r>
      <w:bookmarkEnd w:id="573"/>
    </w:p>
    <w:tbl>
      <w:tblPr>
        <w:tblStyle w:val="GradeMdia3-nfase1"/>
        <w:tblW w:w="9426" w:type="dxa"/>
        <w:jc w:val="center"/>
        <w:tblLook w:val="04A0" w:firstRow="1" w:lastRow="0" w:firstColumn="1" w:lastColumn="0" w:noHBand="0" w:noVBand="1"/>
      </w:tblPr>
      <w:tblGrid>
        <w:gridCol w:w="1053"/>
        <w:gridCol w:w="419"/>
        <w:gridCol w:w="419"/>
        <w:gridCol w:w="419"/>
        <w:gridCol w:w="419"/>
        <w:gridCol w:w="419"/>
        <w:gridCol w:w="419"/>
        <w:gridCol w:w="419"/>
        <w:gridCol w:w="419"/>
        <w:gridCol w:w="419"/>
        <w:gridCol w:w="429"/>
        <w:gridCol w:w="419"/>
        <w:gridCol w:w="470"/>
        <w:gridCol w:w="419"/>
        <w:gridCol w:w="470"/>
        <w:gridCol w:w="419"/>
        <w:gridCol w:w="470"/>
        <w:gridCol w:w="866"/>
        <w:gridCol w:w="766"/>
      </w:tblGrid>
      <w:tr w:rsidR="00E6284E" w:rsidRPr="004D0EA1" w14:paraId="04BF8D37" w14:textId="77777777" w:rsidTr="004D0E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857" w:type="dxa"/>
            <w:gridSpan w:val="17"/>
            <w:noWrap/>
            <w:hideMark/>
          </w:tcPr>
          <w:p w14:paraId="72F51AC1" w14:textId="77777777" w:rsidR="00E6284E" w:rsidRPr="004D0EA1" w:rsidRDefault="00E6284E" w:rsidP="00450C14">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832" w:type="dxa"/>
          </w:tcPr>
          <w:p w14:paraId="40104F55" w14:textId="77777777" w:rsidR="00E6284E" w:rsidRPr="004D0EA1" w:rsidRDefault="00E6284E" w:rsidP="00450C1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rPr>
            </w:pPr>
            <w:r w:rsidRPr="004D0EA1">
              <w:rPr>
                <w:rFonts w:ascii="Calibri" w:eastAsia="Times New Roman" w:hAnsi="Calibri" w:cs="Calibri" w:hint="eastAsia"/>
                <w:sz w:val="20"/>
              </w:rPr>
              <w:t>μ</w:t>
            </w:r>
          </w:p>
        </w:tc>
        <w:tc>
          <w:tcPr>
            <w:tcW w:w="737" w:type="dxa"/>
          </w:tcPr>
          <w:p w14:paraId="4CC0350A" w14:textId="77777777" w:rsidR="00E6284E" w:rsidRPr="004D0EA1" w:rsidRDefault="00E6284E" w:rsidP="00450C1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σ</w:t>
            </w:r>
          </w:p>
        </w:tc>
      </w:tr>
      <w:tr w:rsidR="00E6284E" w:rsidRPr="004D0EA1" w14:paraId="094F624A" w14:textId="77777777" w:rsidTr="004D0E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43991C85"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417" w:type="dxa"/>
            <w:noWrap/>
            <w:hideMark/>
          </w:tcPr>
          <w:p w14:paraId="63E7F43A"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5491541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6653322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20B8909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638F92B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15FCA0F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7B7204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675F399C"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4B31F76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14:paraId="56EC18AE"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3A7BC04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14:paraId="388B267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4D4EE36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6676567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64DFAC4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73E02D1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832" w:type="dxa"/>
          </w:tcPr>
          <w:p w14:paraId="7A2E2E9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0.5</w:t>
            </w:r>
          </w:p>
        </w:tc>
        <w:tc>
          <w:tcPr>
            <w:tcW w:w="737" w:type="dxa"/>
          </w:tcPr>
          <w:p w14:paraId="58BDED8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0.5164</w:t>
            </w:r>
          </w:p>
        </w:tc>
      </w:tr>
      <w:tr w:rsidR="00E6284E" w:rsidRPr="004D0EA1" w14:paraId="3ADE8381" w14:textId="77777777" w:rsidTr="004D0EA1">
        <w:trPr>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457A7478"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417" w:type="dxa"/>
            <w:noWrap/>
            <w:hideMark/>
          </w:tcPr>
          <w:p w14:paraId="05D2F34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08CC339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1CE46CF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0236222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71C89F0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388AF67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461D1E7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6627D8F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21BC162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14:paraId="47AA075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60E8918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57" w:type="dxa"/>
            <w:noWrap/>
            <w:hideMark/>
          </w:tcPr>
          <w:p w14:paraId="5523208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3FA5033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57" w:type="dxa"/>
            <w:noWrap/>
            <w:hideMark/>
          </w:tcPr>
          <w:p w14:paraId="387912B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17D0107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24143CC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832" w:type="dxa"/>
          </w:tcPr>
          <w:p w14:paraId="376BB9A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cs="Times New Roman"/>
                <w:sz w:val="20"/>
              </w:rPr>
              <w:t>0.9375</w:t>
            </w:r>
          </w:p>
        </w:tc>
        <w:tc>
          <w:tcPr>
            <w:tcW w:w="737" w:type="dxa"/>
          </w:tcPr>
          <w:p w14:paraId="3ABE8AC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cs="Times New Roman"/>
                <w:sz w:val="20"/>
              </w:rPr>
              <w:t>0.25</w:t>
            </w:r>
          </w:p>
        </w:tc>
      </w:tr>
      <w:tr w:rsidR="00E6284E" w:rsidRPr="004D0EA1" w14:paraId="6D8BC893" w14:textId="77777777" w:rsidTr="004D0E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0567C0D6"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417" w:type="dxa"/>
            <w:noWrap/>
            <w:hideMark/>
          </w:tcPr>
          <w:p w14:paraId="785D8477"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36AFC84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0A45AF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0C4173A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45FF2FBA"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69D6CCC8"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707B092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3B1BA1C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2E19D2D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29" w:type="dxa"/>
            <w:noWrap/>
            <w:hideMark/>
          </w:tcPr>
          <w:p w14:paraId="2FB9640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763E708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14:paraId="546FAFA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5BB3685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0CB7ED4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0715FAA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713CE3C7"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832" w:type="dxa"/>
          </w:tcPr>
          <w:p w14:paraId="47FB3BB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0.1875</w:t>
            </w:r>
          </w:p>
        </w:tc>
        <w:tc>
          <w:tcPr>
            <w:tcW w:w="737" w:type="dxa"/>
          </w:tcPr>
          <w:p w14:paraId="0C2E76A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0.4031</w:t>
            </w:r>
          </w:p>
        </w:tc>
      </w:tr>
      <w:tr w:rsidR="00E6284E" w:rsidRPr="004D0EA1" w14:paraId="1C3C9721" w14:textId="77777777" w:rsidTr="004D0EA1">
        <w:trPr>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269AA7AA"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417" w:type="dxa"/>
            <w:noWrap/>
            <w:hideMark/>
          </w:tcPr>
          <w:p w14:paraId="161EECC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3B6DE40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01D1F60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6ED82C5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76297EC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30F1E7E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4B5B08C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7E6D5F8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44F7EEE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29" w:type="dxa"/>
            <w:noWrap/>
            <w:hideMark/>
          </w:tcPr>
          <w:p w14:paraId="7694FAC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4C6626A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14:paraId="05E56D2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4D99F3A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2625DA4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534035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07707B1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832" w:type="dxa"/>
          </w:tcPr>
          <w:p w14:paraId="012E14F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737" w:type="dxa"/>
          </w:tcPr>
          <w:p w14:paraId="5FE62C4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r>
      <w:tr w:rsidR="00E6284E" w:rsidRPr="004D0EA1" w14:paraId="48BEA943" w14:textId="77777777" w:rsidTr="004D0E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5B7E7FF0"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417" w:type="dxa"/>
            <w:noWrap/>
            <w:hideMark/>
          </w:tcPr>
          <w:p w14:paraId="1EFF07C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38DB601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5301848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7C452D4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04E672D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7D002D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220A959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0B19189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5CD06FA8"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14:paraId="435858F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2F5A133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14:paraId="2DA0C947"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0C567287"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6B744E5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67EDC99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285AFD5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832" w:type="dxa"/>
          </w:tcPr>
          <w:p w14:paraId="45B5025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0.375</w:t>
            </w:r>
          </w:p>
        </w:tc>
        <w:tc>
          <w:tcPr>
            <w:tcW w:w="737" w:type="dxa"/>
          </w:tcPr>
          <w:p w14:paraId="4C287FE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0.5</w:t>
            </w:r>
          </w:p>
        </w:tc>
      </w:tr>
      <w:tr w:rsidR="00E6284E" w:rsidRPr="004D0EA1" w14:paraId="144AC8AD" w14:textId="77777777" w:rsidTr="004D0EA1">
        <w:trPr>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557056F7"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417" w:type="dxa"/>
            <w:noWrap/>
            <w:hideMark/>
          </w:tcPr>
          <w:p w14:paraId="51C5239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12F313E0"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24E3ED0"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5ECC5B2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60D19360"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630FAA2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6AFFAA0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6D2AC52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CDA57B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29" w:type="dxa"/>
            <w:noWrap/>
            <w:hideMark/>
          </w:tcPr>
          <w:p w14:paraId="7F62D1C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0D16AD2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57" w:type="dxa"/>
            <w:noWrap/>
            <w:hideMark/>
          </w:tcPr>
          <w:p w14:paraId="39FCFCA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417" w:type="dxa"/>
            <w:noWrap/>
            <w:hideMark/>
          </w:tcPr>
          <w:p w14:paraId="3975131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5B6B432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417" w:type="dxa"/>
            <w:noWrap/>
            <w:hideMark/>
          </w:tcPr>
          <w:p w14:paraId="3CFD416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57" w:type="dxa"/>
            <w:noWrap/>
            <w:hideMark/>
          </w:tcPr>
          <w:p w14:paraId="5AC2283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0.5</w:t>
            </w:r>
          </w:p>
        </w:tc>
        <w:tc>
          <w:tcPr>
            <w:tcW w:w="832" w:type="dxa"/>
          </w:tcPr>
          <w:p w14:paraId="658E8B9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cs="Times New Roman"/>
                <w:sz w:val="20"/>
              </w:rPr>
              <w:t>0.1562</w:t>
            </w:r>
          </w:p>
        </w:tc>
        <w:tc>
          <w:tcPr>
            <w:tcW w:w="737" w:type="dxa"/>
          </w:tcPr>
          <w:p w14:paraId="288F15F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cs="Times New Roman"/>
                <w:sz w:val="20"/>
              </w:rPr>
              <w:t>0.3010</w:t>
            </w:r>
          </w:p>
        </w:tc>
      </w:tr>
      <w:tr w:rsidR="00E6284E" w:rsidRPr="004D0EA1" w14:paraId="63A49164" w14:textId="77777777" w:rsidTr="004D0E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140158D0"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Q9</w:t>
            </w:r>
          </w:p>
        </w:tc>
        <w:tc>
          <w:tcPr>
            <w:tcW w:w="417" w:type="dxa"/>
            <w:noWrap/>
            <w:hideMark/>
          </w:tcPr>
          <w:p w14:paraId="12B8CD6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56AB9CF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10B269D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2792D4A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46F45D4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27AAAA5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5955544C"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17" w:type="dxa"/>
            <w:noWrap/>
            <w:hideMark/>
          </w:tcPr>
          <w:p w14:paraId="398FC42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17" w:type="dxa"/>
            <w:noWrap/>
            <w:hideMark/>
          </w:tcPr>
          <w:p w14:paraId="5B64A5C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29" w:type="dxa"/>
            <w:noWrap/>
            <w:hideMark/>
          </w:tcPr>
          <w:p w14:paraId="3F393B3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417" w:type="dxa"/>
            <w:noWrap/>
            <w:hideMark/>
          </w:tcPr>
          <w:p w14:paraId="11A2222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457" w:type="dxa"/>
            <w:noWrap/>
            <w:hideMark/>
          </w:tcPr>
          <w:p w14:paraId="1404CBD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170DE91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57" w:type="dxa"/>
            <w:noWrap/>
            <w:hideMark/>
          </w:tcPr>
          <w:p w14:paraId="0BB4620A"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0</w:t>
            </w:r>
          </w:p>
        </w:tc>
        <w:tc>
          <w:tcPr>
            <w:tcW w:w="417" w:type="dxa"/>
            <w:noWrap/>
            <w:hideMark/>
          </w:tcPr>
          <w:p w14:paraId="2221DA1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457" w:type="dxa"/>
            <w:noWrap/>
            <w:hideMark/>
          </w:tcPr>
          <w:p w14:paraId="07B7C67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1</w:t>
            </w:r>
          </w:p>
        </w:tc>
        <w:tc>
          <w:tcPr>
            <w:tcW w:w="832" w:type="dxa"/>
          </w:tcPr>
          <w:p w14:paraId="3045D2F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0.8125</w:t>
            </w:r>
          </w:p>
        </w:tc>
        <w:tc>
          <w:tcPr>
            <w:tcW w:w="737" w:type="dxa"/>
          </w:tcPr>
          <w:p w14:paraId="01BA503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4D0EA1">
              <w:rPr>
                <w:rFonts w:cs="Times New Roman"/>
                <w:sz w:val="20"/>
              </w:rPr>
              <w:t>0.4031</w:t>
            </w:r>
          </w:p>
        </w:tc>
      </w:tr>
      <w:tr w:rsidR="00E6284E" w:rsidRPr="004D0EA1" w14:paraId="0BA278F0" w14:textId="77777777" w:rsidTr="004D0EA1">
        <w:trPr>
          <w:trHeight w:val="300"/>
          <w:jc w:val="center"/>
        </w:trPr>
        <w:tc>
          <w:tcPr>
            <w:cnfStyle w:val="001000000000" w:firstRow="0" w:lastRow="0" w:firstColumn="1" w:lastColumn="0" w:oddVBand="0" w:evenVBand="0" w:oddHBand="0" w:evenHBand="0" w:firstRowFirstColumn="0" w:firstRowLastColumn="0" w:lastRowFirstColumn="0" w:lastRowLastColumn="0"/>
            <w:tcW w:w="1053" w:type="dxa"/>
            <w:noWrap/>
            <w:hideMark/>
          </w:tcPr>
          <w:p w14:paraId="3B6A9EBE"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417" w:type="dxa"/>
            <w:noWrap/>
            <w:hideMark/>
          </w:tcPr>
          <w:p w14:paraId="0458C1B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417" w:type="dxa"/>
            <w:noWrap/>
            <w:hideMark/>
          </w:tcPr>
          <w:p w14:paraId="5C0BF8B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18</w:t>
            </w:r>
          </w:p>
        </w:tc>
        <w:tc>
          <w:tcPr>
            <w:tcW w:w="417" w:type="dxa"/>
            <w:noWrap/>
            <w:hideMark/>
          </w:tcPr>
          <w:p w14:paraId="5250AA7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19</w:t>
            </w:r>
          </w:p>
        </w:tc>
        <w:tc>
          <w:tcPr>
            <w:tcW w:w="417" w:type="dxa"/>
            <w:noWrap/>
            <w:hideMark/>
          </w:tcPr>
          <w:p w14:paraId="7BA977D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14:paraId="2F676BA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18</w:t>
            </w:r>
          </w:p>
        </w:tc>
        <w:tc>
          <w:tcPr>
            <w:tcW w:w="417" w:type="dxa"/>
            <w:noWrap/>
            <w:hideMark/>
          </w:tcPr>
          <w:p w14:paraId="2D9A3CA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19</w:t>
            </w:r>
          </w:p>
        </w:tc>
        <w:tc>
          <w:tcPr>
            <w:tcW w:w="417" w:type="dxa"/>
            <w:noWrap/>
            <w:hideMark/>
          </w:tcPr>
          <w:p w14:paraId="111517E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14:paraId="7143A95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14:paraId="4BC4BBC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28</w:t>
            </w:r>
          </w:p>
        </w:tc>
        <w:tc>
          <w:tcPr>
            <w:tcW w:w="429" w:type="dxa"/>
            <w:noWrap/>
            <w:hideMark/>
          </w:tcPr>
          <w:p w14:paraId="5563E83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21</w:t>
            </w:r>
          </w:p>
        </w:tc>
        <w:tc>
          <w:tcPr>
            <w:tcW w:w="417" w:type="dxa"/>
            <w:noWrap/>
            <w:hideMark/>
          </w:tcPr>
          <w:p w14:paraId="74CFEDD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28</w:t>
            </w:r>
          </w:p>
        </w:tc>
        <w:tc>
          <w:tcPr>
            <w:tcW w:w="457" w:type="dxa"/>
            <w:noWrap/>
            <w:hideMark/>
          </w:tcPr>
          <w:p w14:paraId="67E4B1A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29</w:t>
            </w:r>
          </w:p>
        </w:tc>
        <w:tc>
          <w:tcPr>
            <w:tcW w:w="417" w:type="dxa"/>
            <w:noWrap/>
            <w:hideMark/>
          </w:tcPr>
          <w:p w14:paraId="4B80AF2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26</w:t>
            </w:r>
          </w:p>
        </w:tc>
        <w:tc>
          <w:tcPr>
            <w:tcW w:w="457" w:type="dxa"/>
            <w:noWrap/>
            <w:hideMark/>
          </w:tcPr>
          <w:p w14:paraId="22CB862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27</w:t>
            </w:r>
          </w:p>
        </w:tc>
        <w:tc>
          <w:tcPr>
            <w:tcW w:w="417" w:type="dxa"/>
            <w:noWrap/>
            <w:hideMark/>
          </w:tcPr>
          <w:p w14:paraId="74E6D8C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457" w:type="dxa"/>
            <w:noWrap/>
            <w:hideMark/>
          </w:tcPr>
          <w:p w14:paraId="5717ADE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832" w:type="dxa"/>
          </w:tcPr>
          <w:p w14:paraId="4278305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cs="Times New Roman"/>
                <w:sz w:val="20"/>
              </w:rPr>
              <w:t>23.1875</w:t>
            </w:r>
          </w:p>
        </w:tc>
        <w:tc>
          <w:tcPr>
            <w:tcW w:w="737" w:type="dxa"/>
          </w:tcPr>
          <w:p w14:paraId="17E3723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4D0EA1">
              <w:rPr>
                <w:rFonts w:cs="Times New Roman"/>
                <w:sz w:val="20"/>
              </w:rPr>
              <w:t>4.2461</w:t>
            </w:r>
          </w:p>
        </w:tc>
      </w:tr>
    </w:tbl>
    <w:p w14:paraId="73063C71" w14:textId="77777777" w:rsidR="00E6284E" w:rsidRPr="00192A25" w:rsidRDefault="00E6284E" w:rsidP="00450C14">
      <w:pPr>
        <w:ind w:firstLine="0"/>
        <w:rPr>
          <w:lang w:val="en-US"/>
        </w:rPr>
      </w:pPr>
      <w:bookmarkStart w:id="574" w:name="_Ref358307871"/>
      <w:bookmarkStart w:id="575" w:name="_Ref358902608"/>
    </w:p>
    <w:p w14:paraId="5149B02A" w14:textId="77777777" w:rsidR="00E6284E" w:rsidRPr="00786C5E" w:rsidRDefault="00E6284E" w:rsidP="00450C14">
      <w:pPr>
        <w:pStyle w:val="Legenda"/>
        <w:keepNext/>
        <w:ind w:firstLine="0"/>
        <w:rPr>
          <w:lang w:val="en-US"/>
        </w:rPr>
      </w:pPr>
      <w:bookmarkStart w:id="576" w:name="_Ref360982459"/>
      <w:bookmarkStart w:id="577" w:name="_Toc361124164"/>
      <w:r w:rsidRPr="00786C5E">
        <w:rPr>
          <w:lang w:val="en-US"/>
        </w:rPr>
        <w:t xml:space="preserve">Table </w:t>
      </w:r>
      <w:r w:rsidR="0077101A">
        <w:fldChar w:fldCharType="begin"/>
      </w:r>
      <w:r w:rsidRPr="00786C5E">
        <w:rPr>
          <w:lang w:val="en-US"/>
        </w:rPr>
        <w:instrText xml:space="preserve"> SEQ Table \* ARABIC </w:instrText>
      </w:r>
      <w:r w:rsidR="0077101A">
        <w:fldChar w:fldCharType="separate"/>
      </w:r>
      <w:r w:rsidR="0056715F">
        <w:rPr>
          <w:noProof/>
          <w:lang w:val="en-US"/>
        </w:rPr>
        <w:t>7</w:t>
      </w:r>
      <w:r w:rsidR="0077101A">
        <w:rPr>
          <w:noProof/>
        </w:rPr>
        <w:fldChar w:fldCharType="end"/>
      </w:r>
      <w:bookmarkEnd w:id="574"/>
      <w:bookmarkEnd w:id="575"/>
      <w:bookmarkEnd w:id="576"/>
      <w:r w:rsidRPr="00786C5E">
        <w:rPr>
          <w:lang w:val="en-US"/>
        </w:rPr>
        <w:t xml:space="preserve">: </w:t>
      </w:r>
      <w:commentRangeStart w:id="578"/>
      <w:r w:rsidRPr="00786C5E">
        <w:rPr>
          <w:lang w:val="en-US"/>
        </w:rPr>
        <w:t xml:space="preserve">Group </w:t>
      </w:r>
      <w:r>
        <w:rPr>
          <w:lang w:val="en-US"/>
        </w:rPr>
        <w:t>w</w:t>
      </w:r>
      <w:r w:rsidRPr="00786C5E">
        <w:rPr>
          <w:lang w:val="en-US"/>
        </w:rPr>
        <w:t>ithout Provenance Results</w:t>
      </w:r>
      <w:bookmarkEnd w:id="577"/>
      <w:commentRangeEnd w:id="578"/>
      <w:r w:rsidR="00C46DA5">
        <w:rPr>
          <w:rStyle w:val="Refdecomentrio"/>
          <w:b w:val="0"/>
          <w:bCs w:val="0"/>
        </w:rPr>
        <w:commentReference w:id="578"/>
      </w:r>
    </w:p>
    <w:tbl>
      <w:tblPr>
        <w:tblStyle w:val="GradeMdia3-nfase1"/>
        <w:tblW w:w="9330" w:type="dxa"/>
        <w:jc w:val="center"/>
        <w:tblLook w:val="04A0" w:firstRow="1" w:lastRow="0" w:firstColumn="1" w:lastColumn="0" w:noHBand="0" w:noVBand="1"/>
      </w:tblPr>
      <w:tblGrid>
        <w:gridCol w:w="953"/>
        <w:gridCol w:w="428"/>
        <w:gridCol w:w="727"/>
        <w:gridCol w:w="428"/>
        <w:gridCol w:w="428"/>
        <w:gridCol w:w="428"/>
        <w:gridCol w:w="428"/>
        <w:gridCol w:w="428"/>
        <w:gridCol w:w="428"/>
        <w:gridCol w:w="428"/>
        <w:gridCol w:w="428"/>
        <w:gridCol w:w="470"/>
        <w:gridCol w:w="428"/>
        <w:gridCol w:w="428"/>
        <w:gridCol w:w="470"/>
        <w:gridCol w:w="470"/>
        <w:gridCol w:w="428"/>
        <w:gridCol w:w="866"/>
        <w:gridCol w:w="866"/>
      </w:tblGrid>
      <w:tr w:rsidR="00E6284E" w:rsidRPr="004D0EA1" w14:paraId="76CD235A" w14:textId="77777777" w:rsidTr="00450C1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848" w:type="dxa"/>
            <w:gridSpan w:val="17"/>
            <w:noWrap/>
            <w:hideMark/>
          </w:tcPr>
          <w:p w14:paraId="12F81181" w14:textId="77777777" w:rsidR="00E6284E" w:rsidRPr="004D0EA1" w:rsidRDefault="00E6284E" w:rsidP="00450C14">
            <w:pPr>
              <w:spacing w:line="240" w:lineRule="auto"/>
              <w:ind w:firstLine="0"/>
              <w:jc w:val="center"/>
              <w:rPr>
                <w:rFonts w:ascii="Calibri" w:eastAsia="Times New Roman" w:hAnsi="Calibri" w:cs="Calibri"/>
                <w:color w:val="000000"/>
                <w:sz w:val="20"/>
                <w:szCs w:val="16"/>
              </w:rPr>
            </w:pPr>
            <w:r w:rsidRPr="004D0EA1">
              <w:rPr>
                <w:rFonts w:ascii="Calibri" w:eastAsia="Times New Roman" w:hAnsi="Calibri" w:cs="Calibri"/>
                <w:sz w:val="20"/>
              </w:rPr>
              <w:t>Results</w:t>
            </w:r>
          </w:p>
        </w:tc>
        <w:tc>
          <w:tcPr>
            <w:tcW w:w="741" w:type="dxa"/>
          </w:tcPr>
          <w:p w14:paraId="51C437F6" w14:textId="77777777" w:rsidR="00E6284E" w:rsidRPr="004D0EA1" w:rsidRDefault="00E6284E" w:rsidP="00450C1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20"/>
              </w:rPr>
            </w:pPr>
            <w:r w:rsidRPr="004D0EA1">
              <w:rPr>
                <w:rFonts w:ascii="Calibri" w:eastAsia="Times New Roman" w:hAnsi="Calibri" w:cs="Calibri" w:hint="eastAsia"/>
                <w:sz w:val="20"/>
              </w:rPr>
              <w:t>μ</w:t>
            </w:r>
          </w:p>
        </w:tc>
        <w:tc>
          <w:tcPr>
            <w:tcW w:w="741" w:type="dxa"/>
          </w:tcPr>
          <w:p w14:paraId="6FA3B7C0" w14:textId="77777777" w:rsidR="00E6284E" w:rsidRPr="004D0EA1" w:rsidRDefault="00E6284E" w:rsidP="00450C1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rPr>
            </w:pPr>
            <w:r w:rsidRPr="004D0EA1">
              <w:rPr>
                <w:rFonts w:ascii="Calibri" w:eastAsia="Times New Roman" w:hAnsi="Calibri" w:cs="Calibri"/>
                <w:sz w:val="20"/>
              </w:rPr>
              <w:t>σ</w:t>
            </w:r>
          </w:p>
        </w:tc>
      </w:tr>
      <w:tr w:rsidR="00E6284E" w:rsidRPr="004D0EA1" w14:paraId="682C690E" w14:textId="77777777" w:rsidTr="00450C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36D23566"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428" w:type="dxa"/>
            <w:noWrap/>
            <w:hideMark/>
          </w:tcPr>
          <w:p w14:paraId="39574DB7"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654D4024"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FA29D0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7C6F5B0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704FA6E"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75083FC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8838BC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499582FE"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7CF2B3C" w14:textId="11AB8D6A" w:rsidR="00E6284E" w:rsidRPr="004D0EA1" w:rsidRDefault="000674EA"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ins w:id="579" w:author="Micro" w:date="2013-07-17T15:38:00Z">
              <w:r>
                <w:rPr>
                  <w:rFonts w:ascii="Calibri" w:eastAsia="Times New Roman" w:hAnsi="Calibri" w:cs="Calibri"/>
                  <w:color w:val="000000"/>
                  <w:sz w:val="20"/>
                  <w:szCs w:val="16"/>
                </w:rPr>
                <w:t xml:space="preserve">    </w:t>
              </w:r>
            </w:ins>
            <w:r w:rsidR="00E6284E" w:rsidRPr="004D0EA1">
              <w:rPr>
                <w:rFonts w:ascii="Calibri" w:eastAsia="Times New Roman" w:hAnsi="Calibri" w:cs="Calibri"/>
                <w:color w:val="000000"/>
                <w:sz w:val="20"/>
                <w:szCs w:val="16"/>
              </w:rPr>
              <w:t>0</w:t>
            </w:r>
          </w:p>
        </w:tc>
        <w:tc>
          <w:tcPr>
            <w:tcW w:w="428" w:type="dxa"/>
            <w:noWrap/>
            <w:hideMark/>
          </w:tcPr>
          <w:p w14:paraId="31BA51EC"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53E59C4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AA85B6E"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17C8616E"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7D4E83F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48296DC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7864427A"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3957397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0.0625</w:t>
            </w:r>
          </w:p>
        </w:tc>
        <w:tc>
          <w:tcPr>
            <w:tcW w:w="741" w:type="dxa"/>
          </w:tcPr>
          <w:p w14:paraId="6244102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0.25</w:t>
            </w:r>
          </w:p>
        </w:tc>
      </w:tr>
      <w:tr w:rsidR="00E6284E" w:rsidRPr="004D0EA1" w14:paraId="699481CC" w14:textId="77777777" w:rsidTr="00450C14">
        <w:trPr>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0AC72378"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428" w:type="dxa"/>
            <w:noWrap/>
            <w:hideMark/>
          </w:tcPr>
          <w:p w14:paraId="14A85CD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19FF021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67011A74"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3060C10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0AD9670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5151862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F954D0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5DB8055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77B1BC9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789D9CF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14:paraId="519C7A8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7B15D7D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10077AC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14:paraId="09FCF19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14:paraId="47CCFF8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1E73B76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5850EB8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0.875</w:t>
            </w:r>
          </w:p>
        </w:tc>
        <w:tc>
          <w:tcPr>
            <w:tcW w:w="741" w:type="dxa"/>
          </w:tcPr>
          <w:p w14:paraId="33694BF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0.3416</w:t>
            </w:r>
          </w:p>
        </w:tc>
      </w:tr>
      <w:tr w:rsidR="00E6284E" w:rsidRPr="004D0EA1" w14:paraId="5A843439" w14:textId="77777777" w:rsidTr="00450C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01444FFF"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428" w:type="dxa"/>
            <w:noWrap/>
            <w:hideMark/>
          </w:tcPr>
          <w:p w14:paraId="34BD97C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68751C6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6FCEFEE8"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7315F2E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2C13917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5C008C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31C800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67682A9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236B67A"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803351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1E17C9B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11A1FA4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E0A266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366FAC8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753BC8CE"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1193856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63711F3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0.1875</w:t>
            </w:r>
          </w:p>
        </w:tc>
        <w:tc>
          <w:tcPr>
            <w:tcW w:w="741" w:type="dxa"/>
          </w:tcPr>
          <w:p w14:paraId="05C7BC0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0.4031</w:t>
            </w:r>
          </w:p>
        </w:tc>
      </w:tr>
      <w:tr w:rsidR="00E6284E" w:rsidRPr="004D0EA1" w14:paraId="6B24B7F2" w14:textId="77777777" w:rsidTr="00450C14">
        <w:trPr>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1CD461F3"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428" w:type="dxa"/>
            <w:noWrap/>
            <w:hideMark/>
          </w:tcPr>
          <w:p w14:paraId="1ABE68B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15C317B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78723B1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1510F1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DBC880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4BC120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E0C259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30B725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92E54F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17D532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4FEBE27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75B231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6E5E87A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3B878230"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589A47F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1C801C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60FA40A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7B90554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r>
      <w:tr w:rsidR="00E6284E" w:rsidRPr="004D0EA1" w14:paraId="3479F933" w14:textId="77777777" w:rsidTr="00450C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7AB1A470"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428" w:type="dxa"/>
            <w:noWrap/>
            <w:hideMark/>
          </w:tcPr>
          <w:p w14:paraId="0BFE61B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38F6604C"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ED928C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4BFDA2EC"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C6008A8"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6B38F57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32DA74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978237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60F66F8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6921FF0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14:paraId="584099E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415D6399"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6C2CA4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69D63278"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595B266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18DCD3C0"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6AB4252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0.25</w:t>
            </w:r>
          </w:p>
        </w:tc>
        <w:tc>
          <w:tcPr>
            <w:tcW w:w="741" w:type="dxa"/>
          </w:tcPr>
          <w:p w14:paraId="1C02DA36"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0.4472</w:t>
            </w:r>
          </w:p>
        </w:tc>
      </w:tr>
      <w:tr w:rsidR="00E6284E" w:rsidRPr="004D0EA1" w14:paraId="20A4A97D" w14:textId="77777777" w:rsidTr="00450C14">
        <w:trPr>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4659DA1E"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428" w:type="dxa"/>
            <w:noWrap/>
            <w:hideMark/>
          </w:tcPr>
          <w:p w14:paraId="00117A6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991A28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commentRangeStart w:id="580"/>
            <w:r w:rsidRPr="004D0EA1">
              <w:rPr>
                <w:rFonts w:ascii="Calibri" w:eastAsia="Times New Roman" w:hAnsi="Calibri" w:cs="Calibri"/>
                <w:color w:val="000000"/>
                <w:sz w:val="20"/>
                <w:szCs w:val="16"/>
              </w:rPr>
              <w:t>0</w:t>
            </w:r>
            <w:commentRangeEnd w:id="580"/>
            <w:r w:rsidR="000674EA">
              <w:rPr>
                <w:rStyle w:val="Refdecomentrio"/>
                <w:lang w:val="pt-BR"/>
              </w:rPr>
              <w:commentReference w:id="580"/>
            </w:r>
          </w:p>
        </w:tc>
        <w:tc>
          <w:tcPr>
            <w:tcW w:w="428" w:type="dxa"/>
            <w:noWrap/>
            <w:hideMark/>
          </w:tcPr>
          <w:p w14:paraId="2314D81B"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71B35AB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8AC600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57EC808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70C67C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1F727B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1BBAE8A"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8239EC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499000E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0.5</w:t>
            </w:r>
          </w:p>
        </w:tc>
        <w:tc>
          <w:tcPr>
            <w:tcW w:w="428" w:type="dxa"/>
            <w:noWrap/>
            <w:hideMark/>
          </w:tcPr>
          <w:p w14:paraId="348077D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F83251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25339C7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0.5</w:t>
            </w:r>
          </w:p>
        </w:tc>
        <w:tc>
          <w:tcPr>
            <w:tcW w:w="463" w:type="dxa"/>
            <w:noWrap/>
            <w:hideMark/>
          </w:tcPr>
          <w:p w14:paraId="4806F77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0.5</w:t>
            </w:r>
          </w:p>
        </w:tc>
        <w:tc>
          <w:tcPr>
            <w:tcW w:w="428" w:type="dxa"/>
            <w:noWrap/>
            <w:hideMark/>
          </w:tcPr>
          <w:p w14:paraId="4E4FA54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741" w:type="dxa"/>
          </w:tcPr>
          <w:p w14:paraId="608599D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0.0938</w:t>
            </w:r>
          </w:p>
        </w:tc>
        <w:tc>
          <w:tcPr>
            <w:tcW w:w="741" w:type="dxa"/>
          </w:tcPr>
          <w:p w14:paraId="006AEA21"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0.2015</w:t>
            </w:r>
          </w:p>
        </w:tc>
      </w:tr>
      <w:tr w:rsidR="00E6284E" w:rsidRPr="004D0EA1" w14:paraId="789FE771" w14:textId="77777777" w:rsidTr="00450C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6806EE69"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Q9</w:t>
            </w:r>
          </w:p>
        </w:tc>
        <w:tc>
          <w:tcPr>
            <w:tcW w:w="428" w:type="dxa"/>
            <w:noWrap/>
            <w:hideMark/>
          </w:tcPr>
          <w:p w14:paraId="6CF51ADB"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12142A8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2AAFAD3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30961292"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85325D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78E032F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4C0F7FCD"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9A6A82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598CA67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03DC2BE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63" w:type="dxa"/>
            <w:noWrap/>
            <w:hideMark/>
          </w:tcPr>
          <w:p w14:paraId="308E227A"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428" w:type="dxa"/>
            <w:noWrap/>
            <w:hideMark/>
          </w:tcPr>
          <w:p w14:paraId="57CD741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7FEA9088"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64B7A1DF"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63" w:type="dxa"/>
            <w:noWrap/>
            <w:hideMark/>
          </w:tcPr>
          <w:p w14:paraId="73C9DA93"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0</w:t>
            </w:r>
          </w:p>
        </w:tc>
        <w:tc>
          <w:tcPr>
            <w:tcW w:w="428" w:type="dxa"/>
            <w:noWrap/>
            <w:hideMark/>
          </w:tcPr>
          <w:p w14:paraId="21D32F31"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w:t>
            </w:r>
          </w:p>
        </w:tc>
        <w:tc>
          <w:tcPr>
            <w:tcW w:w="741" w:type="dxa"/>
          </w:tcPr>
          <w:p w14:paraId="3DC632F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0.5</w:t>
            </w:r>
          </w:p>
        </w:tc>
        <w:tc>
          <w:tcPr>
            <w:tcW w:w="741" w:type="dxa"/>
          </w:tcPr>
          <w:p w14:paraId="779DB7C5" w14:textId="77777777" w:rsidR="00E6284E" w:rsidRPr="004D0EA1" w:rsidRDefault="00E6284E" w:rsidP="00450C1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0.5162</w:t>
            </w:r>
          </w:p>
        </w:tc>
      </w:tr>
      <w:tr w:rsidR="00E6284E" w:rsidRPr="004D0EA1" w14:paraId="77777908" w14:textId="77777777" w:rsidTr="00450C14">
        <w:trPr>
          <w:trHeight w:val="300"/>
          <w:jc w:val="center"/>
        </w:trPr>
        <w:tc>
          <w:tcPr>
            <w:cnfStyle w:val="001000000000" w:firstRow="0" w:lastRow="0" w:firstColumn="1" w:lastColumn="0" w:oddVBand="0" w:evenVBand="0" w:oddHBand="0" w:evenHBand="0" w:firstRowFirstColumn="0" w:firstRowLastColumn="0" w:lastRowFirstColumn="0" w:lastRowLastColumn="0"/>
            <w:tcW w:w="895" w:type="dxa"/>
            <w:noWrap/>
            <w:hideMark/>
          </w:tcPr>
          <w:p w14:paraId="297EC307" w14:textId="77777777" w:rsidR="00E6284E" w:rsidRPr="004D0EA1" w:rsidRDefault="00E6284E" w:rsidP="00450C14">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428" w:type="dxa"/>
            <w:noWrap/>
            <w:hideMark/>
          </w:tcPr>
          <w:p w14:paraId="7F0CA97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20</w:t>
            </w:r>
          </w:p>
        </w:tc>
        <w:tc>
          <w:tcPr>
            <w:tcW w:w="428" w:type="dxa"/>
            <w:noWrap/>
            <w:hideMark/>
          </w:tcPr>
          <w:p w14:paraId="23CD8CAD"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32</w:t>
            </w:r>
          </w:p>
        </w:tc>
        <w:tc>
          <w:tcPr>
            <w:tcW w:w="428" w:type="dxa"/>
            <w:noWrap/>
            <w:hideMark/>
          </w:tcPr>
          <w:p w14:paraId="1F9A91E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33</w:t>
            </w:r>
          </w:p>
        </w:tc>
        <w:tc>
          <w:tcPr>
            <w:tcW w:w="428" w:type="dxa"/>
            <w:noWrap/>
            <w:hideMark/>
          </w:tcPr>
          <w:p w14:paraId="07DC289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32</w:t>
            </w:r>
          </w:p>
        </w:tc>
        <w:tc>
          <w:tcPr>
            <w:tcW w:w="428" w:type="dxa"/>
            <w:noWrap/>
            <w:hideMark/>
          </w:tcPr>
          <w:p w14:paraId="240D918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30</w:t>
            </w:r>
          </w:p>
        </w:tc>
        <w:tc>
          <w:tcPr>
            <w:tcW w:w="428" w:type="dxa"/>
            <w:noWrap/>
            <w:hideMark/>
          </w:tcPr>
          <w:p w14:paraId="3795BB9E"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30</w:t>
            </w:r>
          </w:p>
        </w:tc>
        <w:tc>
          <w:tcPr>
            <w:tcW w:w="428" w:type="dxa"/>
            <w:noWrap/>
            <w:hideMark/>
          </w:tcPr>
          <w:p w14:paraId="064B7DBC"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48</w:t>
            </w:r>
          </w:p>
        </w:tc>
        <w:tc>
          <w:tcPr>
            <w:tcW w:w="428" w:type="dxa"/>
            <w:noWrap/>
            <w:hideMark/>
          </w:tcPr>
          <w:p w14:paraId="192346E7"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42</w:t>
            </w:r>
          </w:p>
        </w:tc>
        <w:tc>
          <w:tcPr>
            <w:tcW w:w="428" w:type="dxa"/>
            <w:noWrap/>
            <w:hideMark/>
          </w:tcPr>
          <w:p w14:paraId="7963C8D5"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38</w:t>
            </w:r>
          </w:p>
        </w:tc>
        <w:tc>
          <w:tcPr>
            <w:tcW w:w="428" w:type="dxa"/>
            <w:noWrap/>
            <w:hideMark/>
          </w:tcPr>
          <w:p w14:paraId="041C8712"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38</w:t>
            </w:r>
          </w:p>
        </w:tc>
        <w:tc>
          <w:tcPr>
            <w:tcW w:w="463" w:type="dxa"/>
            <w:noWrap/>
            <w:hideMark/>
          </w:tcPr>
          <w:p w14:paraId="5576826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31</w:t>
            </w:r>
          </w:p>
        </w:tc>
        <w:tc>
          <w:tcPr>
            <w:tcW w:w="428" w:type="dxa"/>
            <w:noWrap/>
            <w:hideMark/>
          </w:tcPr>
          <w:p w14:paraId="3E755A1F"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14</w:t>
            </w:r>
          </w:p>
        </w:tc>
        <w:tc>
          <w:tcPr>
            <w:tcW w:w="428" w:type="dxa"/>
            <w:noWrap/>
            <w:hideMark/>
          </w:tcPr>
          <w:p w14:paraId="370F33A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19</w:t>
            </w:r>
          </w:p>
        </w:tc>
        <w:tc>
          <w:tcPr>
            <w:tcW w:w="463" w:type="dxa"/>
            <w:noWrap/>
            <w:hideMark/>
          </w:tcPr>
          <w:p w14:paraId="5D3D3FB8"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8</w:t>
            </w:r>
          </w:p>
        </w:tc>
        <w:tc>
          <w:tcPr>
            <w:tcW w:w="463" w:type="dxa"/>
            <w:noWrap/>
            <w:hideMark/>
          </w:tcPr>
          <w:p w14:paraId="11C25C93"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29</w:t>
            </w:r>
          </w:p>
        </w:tc>
        <w:tc>
          <w:tcPr>
            <w:tcW w:w="428" w:type="dxa"/>
            <w:noWrap/>
            <w:hideMark/>
          </w:tcPr>
          <w:p w14:paraId="68662800"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ascii="Calibri" w:eastAsia="Times New Roman" w:hAnsi="Calibri" w:cs="Calibri"/>
                <w:color w:val="000000"/>
                <w:sz w:val="20"/>
                <w:szCs w:val="16"/>
              </w:rPr>
              <w:t>19</w:t>
            </w:r>
          </w:p>
        </w:tc>
        <w:tc>
          <w:tcPr>
            <w:tcW w:w="741" w:type="dxa"/>
          </w:tcPr>
          <w:p w14:paraId="32197579"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28.9375</w:t>
            </w:r>
          </w:p>
        </w:tc>
        <w:tc>
          <w:tcPr>
            <w:tcW w:w="741" w:type="dxa"/>
          </w:tcPr>
          <w:p w14:paraId="15BC64E6" w14:textId="77777777" w:rsidR="00E6284E" w:rsidRPr="004D0EA1" w:rsidRDefault="00E6284E" w:rsidP="00450C1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16"/>
              </w:rPr>
            </w:pPr>
            <w:r w:rsidRPr="004D0EA1">
              <w:rPr>
                <w:rFonts w:cs="Times New Roman"/>
                <w:sz w:val="20"/>
              </w:rPr>
              <w:t>10.5797</w:t>
            </w:r>
          </w:p>
        </w:tc>
      </w:tr>
    </w:tbl>
    <w:p w14:paraId="3D6B31ED" w14:textId="77777777" w:rsidR="00E6284E" w:rsidRPr="00450C14" w:rsidRDefault="00E6284E" w:rsidP="00450C14">
      <w:pPr>
        <w:pStyle w:val="Ttulo2"/>
      </w:pPr>
      <w:bookmarkStart w:id="581" w:name="_Toc354161755"/>
      <w:bookmarkStart w:id="582" w:name="_Ref358651597"/>
      <w:bookmarkStart w:id="583" w:name="_Toc361125402"/>
      <w:r w:rsidRPr="00450C14">
        <w:t>Statistical Analysis</w:t>
      </w:r>
      <w:bookmarkEnd w:id="581"/>
      <w:bookmarkEnd w:id="582"/>
      <w:bookmarkEnd w:id="583"/>
    </w:p>
    <w:p w14:paraId="54671B0D" w14:textId="77777777" w:rsidR="00E6284E" w:rsidRPr="002D2291" w:rsidRDefault="00E6284E" w:rsidP="00E6284E">
      <w:pPr>
        <w:rPr>
          <w:lang w:val="en-US"/>
        </w:rPr>
      </w:pPr>
      <w:r>
        <w:rPr>
          <w:lang w:val="en-US"/>
        </w:rPr>
        <w:t xml:space="preserve">A fundamental part of the statistical analysis of an experiment is the hypothesis test </w:t>
      </w:r>
      <w:r w:rsidR="0077101A">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77101A">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77101A">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77101A">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77101A">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77101A">
        <w:rPr>
          <w:lang w:val="en-US"/>
        </w:rPr>
        <w:fldChar w:fldCharType="end"/>
      </w:r>
      <w:r>
        <w:rPr>
          <w:rFonts w:cs="Times New Roman"/>
          <w:lang w:val="en-US"/>
        </w:rPr>
        <w:t>.</w:t>
      </w:r>
    </w:p>
    <w:p w14:paraId="1285A648" w14:textId="77777777"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Refdenotaderodap"/>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Refdenotaderodap"/>
        </w:rPr>
        <w:footnoteReference w:id="12"/>
      </w:r>
      <w:r>
        <w:rPr>
          <w:lang w:val="en-US"/>
        </w:rPr>
        <w:t>.</w:t>
      </w:r>
    </w:p>
    <w:p w14:paraId="2C48C27E" w14:textId="77777777" w:rsidR="00E6284E" w:rsidRPr="00450C14" w:rsidRDefault="00E6284E" w:rsidP="00450C14">
      <w:pPr>
        <w:pStyle w:val="Ttulo3"/>
      </w:pPr>
      <w:bookmarkStart w:id="584" w:name="_Toc361125403"/>
      <w:r w:rsidRPr="00450C14">
        <w:t>Normality Test</w:t>
      </w:r>
      <w:bookmarkEnd w:id="584"/>
    </w:p>
    <w:p w14:paraId="7E5A274C" w14:textId="77777777"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77101A">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77101A">
        <w:rPr>
          <w:rFonts w:cs="Times New Roman"/>
          <w:lang w:val="en-US"/>
        </w:rPr>
        <w:fldChar w:fldCharType="separate"/>
      </w:r>
      <w:r w:rsidRPr="00ED78A3">
        <w:rPr>
          <w:rFonts w:cs="Times New Roman"/>
          <w:lang w:val="en-US"/>
        </w:rPr>
        <w:t>(SHAPIRO; WILK, 1965)</w:t>
      </w:r>
      <w:r w:rsidR="0077101A">
        <w:rPr>
          <w:rFonts w:cs="Times New Roman"/>
          <w:lang w:val="en-US"/>
        </w:rPr>
        <w:fldChar w:fldCharType="end"/>
      </w:r>
      <w:r>
        <w:rPr>
          <w:rFonts w:cs="Times New Roman"/>
          <w:lang w:val="en-US"/>
        </w:rPr>
        <w:t xml:space="preserve"> with the following hypotheses:</w:t>
      </w:r>
    </w:p>
    <w:p w14:paraId="63A29268" w14:textId="77777777" w:rsidR="00E6284E" w:rsidRDefault="00E6284E" w:rsidP="00E6284E">
      <w:pPr>
        <w:rPr>
          <w:rFonts w:cs="Times New Roman"/>
          <w:lang w:val="en-US"/>
        </w:rPr>
      </w:pPr>
    </w:p>
    <w:p w14:paraId="6ED78D19" w14:textId="77777777" w:rsidR="00E6284E" w:rsidRPr="000674EA" w:rsidRDefault="00F03781"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14:paraId="5E4CF8CF" w14:textId="77777777" w:rsidR="00E6284E" w:rsidRDefault="00E6284E" w:rsidP="00E6284E">
      <w:pPr>
        <w:rPr>
          <w:rFonts w:eastAsiaTheme="minorEastAsia" w:cs="Times New Roman"/>
        </w:rPr>
      </w:pPr>
    </w:p>
    <w:p w14:paraId="49F1F970" w14:textId="77777777"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Refdenotaderodap"/>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Refdenotaderodap"/>
        </w:rPr>
        <w:footnoteReference w:id="14"/>
      </w:r>
      <w:r>
        <w:rPr>
          <w:rFonts w:cs="Times New Roman"/>
          <w:lang w:val="en-US"/>
        </w:rPr>
        <w:t xml:space="preserve">, as can be seen by </w:t>
      </w:r>
      <w:r w:rsidR="0077101A">
        <w:rPr>
          <w:rFonts w:cs="Times New Roman"/>
          <w:lang w:val="en-US"/>
        </w:rPr>
        <w:fldChar w:fldCharType="begin"/>
      </w:r>
      <w:r>
        <w:rPr>
          <w:rFonts w:cs="Times New Roman"/>
          <w:lang w:val="en-US"/>
        </w:rPr>
        <w:instrText xml:space="preserve"> REF _Ref358903677 \h </w:instrText>
      </w:r>
      <w:r w:rsidR="0077101A">
        <w:rPr>
          <w:rFonts w:cs="Times New Roman"/>
          <w:lang w:val="en-US"/>
        </w:rPr>
      </w:r>
      <w:r w:rsidR="0077101A">
        <w:rPr>
          <w:rFonts w:cs="Times New Roman"/>
          <w:lang w:val="en-US"/>
        </w:rPr>
        <w:fldChar w:fldCharType="separate"/>
      </w:r>
      <w:r w:rsidR="0056715F" w:rsidRPr="00F97737">
        <w:rPr>
          <w:lang w:val="en-US"/>
        </w:rPr>
        <w:t xml:space="preserve">Figure </w:t>
      </w:r>
      <w:r w:rsidR="0056715F">
        <w:rPr>
          <w:noProof/>
          <w:lang w:val="en-US"/>
        </w:rPr>
        <w:t>35</w:t>
      </w:r>
      <w:r w:rsidR="0077101A">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14:paraId="62FB082A" w14:textId="77777777" w:rsidR="00E6284E" w:rsidRDefault="00E6284E" w:rsidP="00E6284E">
      <w:pPr>
        <w:ind w:firstLine="0"/>
        <w:jc w:val="center"/>
        <w:rPr>
          <w:rFonts w:cs="Times New Roman"/>
          <w:lang w:val="en-US"/>
        </w:rPr>
      </w:pPr>
      <w:r>
        <w:rPr>
          <w:rFonts w:cs="Times New Roman"/>
          <w:noProof/>
          <w:lang w:eastAsia="pt-BR"/>
        </w:rPr>
        <w:drawing>
          <wp:inline distT="0" distB="0" distL="0" distR="0" wp14:anchorId="706D5A2F" wp14:editId="2E29AF92">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14:paraId="5375223A" w14:textId="77777777" w:rsidR="00E6284E" w:rsidRDefault="00E6284E" w:rsidP="00E6284E">
      <w:pPr>
        <w:pStyle w:val="Legenda"/>
        <w:rPr>
          <w:rFonts w:cs="Times New Roman"/>
          <w:lang w:val="en-US"/>
        </w:rPr>
      </w:pPr>
      <w:bookmarkStart w:id="585" w:name="_Ref358903677"/>
      <w:bookmarkStart w:id="586" w:name="_Toc361124152"/>
      <w:r w:rsidRPr="00F97737">
        <w:rPr>
          <w:lang w:val="en-US"/>
        </w:rPr>
        <w:t xml:space="preserve">Figure </w:t>
      </w:r>
      <w:r w:rsidR="0077101A">
        <w:fldChar w:fldCharType="begin"/>
      </w:r>
      <w:r w:rsidRPr="00F97737">
        <w:rPr>
          <w:lang w:val="en-US"/>
        </w:rPr>
        <w:instrText xml:space="preserve"> SEQ Figure \* ARABIC </w:instrText>
      </w:r>
      <w:r w:rsidR="0077101A">
        <w:fldChar w:fldCharType="separate"/>
      </w:r>
      <w:r w:rsidR="0056715F">
        <w:rPr>
          <w:noProof/>
          <w:lang w:val="en-US"/>
        </w:rPr>
        <w:t>35</w:t>
      </w:r>
      <w:r w:rsidR="0077101A">
        <w:fldChar w:fldCharType="end"/>
      </w:r>
      <w:bookmarkEnd w:id="585"/>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586"/>
    </w:p>
    <w:p w14:paraId="4FAEE549" w14:textId="7095B51E"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77101A">
        <w:rPr>
          <w:rFonts w:cs="Times New Roman"/>
          <w:lang w:val="en-US"/>
        </w:rPr>
        <w:fldChar w:fldCharType="begin"/>
      </w:r>
      <w:r>
        <w:rPr>
          <w:rFonts w:cs="Times New Roman"/>
          <w:lang w:val="en-US"/>
        </w:rPr>
        <w:instrText xml:space="preserve"> REF _Ref358218906 \h </w:instrText>
      </w:r>
      <w:r w:rsidR="0077101A">
        <w:rPr>
          <w:rFonts w:cs="Times New Roman"/>
          <w:lang w:val="en-US"/>
        </w:rPr>
      </w:r>
      <w:r w:rsidR="0077101A">
        <w:rPr>
          <w:rFonts w:cs="Times New Roman"/>
          <w:lang w:val="en-US"/>
        </w:rPr>
        <w:fldChar w:fldCharType="separate"/>
      </w:r>
      <w:r w:rsidR="0056715F" w:rsidRPr="008B061A">
        <w:rPr>
          <w:lang w:val="en-US"/>
        </w:rPr>
        <w:t xml:space="preserve">Table </w:t>
      </w:r>
      <w:r w:rsidR="0056715F">
        <w:rPr>
          <w:noProof/>
          <w:lang w:val="en-US"/>
        </w:rPr>
        <w:t>8</w:t>
      </w:r>
      <w:r w:rsidR="0077101A">
        <w:rPr>
          <w:rFonts w:cs="Times New Roman"/>
          <w:lang w:val="en-US"/>
        </w:rPr>
        <w:fldChar w:fldCharType="end"/>
      </w:r>
      <w:r>
        <w:rPr>
          <w:rFonts w:cs="Times New Roman"/>
          <w:lang w:val="en-US"/>
        </w:rPr>
        <w:t>. Note that</w:t>
      </w:r>
      <w:del w:id="587" w:author="Micro" w:date="2013-07-17T15:51:00Z">
        <w:r w:rsidDel="007B0A89">
          <w:rPr>
            <w:rFonts w:cs="Times New Roman"/>
            <w:lang w:val="en-US"/>
          </w:rPr>
          <w:delText>,</w:delText>
        </w:r>
      </w:del>
      <w:ins w:id="588" w:author="Micro" w:date="2013-07-17T15:51:00Z">
        <w:r w:rsidR="007B0A89">
          <w:rPr>
            <w:rFonts w:cs="Times New Roman"/>
            <w:lang w:val="en-US"/>
          </w:rPr>
          <w:t xml:space="preserve"> for</w:t>
        </w:r>
      </w:ins>
      <w:r>
        <w:rPr>
          <w:rFonts w:cs="Times New Roman"/>
          <w:lang w:val="en-US"/>
        </w:rPr>
        <w:t xml:space="preserve"> the group without provenance</w:t>
      </w:r>
      <w:del w:id="589" w:author="Micro" w:date="2013-07-17T15:51:00Z">
        <w:r w:rsidDel="007B0A89">
          <w:rPr>
            <w:rFonts w:cs="Times New Roman"/>
            <w:lang w:val="en-US"/>
          </w:rPr>
          <w:delText>,</w:delText>
        </w:r>
      </w:del>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ins w:id="590" w:author="Micro" w:date="2013-07-17T15:52:00Z">
        <w:r w:rsidR="007B0A89">
          <w:rPr>
            <w:rFonts w:cs="Times New Roman"/>
            <w:lang w:val="en-US"/>
          </w:rPr>
          <w:t xml:space="preserve"> where</w:t>
        </w:r>
      </w:ins>
      <w:r>
        <w:rPr>
          <w:rFonts w:cs="Times New Roman"/>
          <w:lang w:val="en-US"/>
        </w:rPr>
        <w:t xml:space="preserve"> the </w:t>
      </w:r>
      <w:r w:rsidRPr="008B061A">
        <w:rPr>
          <w:rFonts w:cs="Times New Roman"/>
          <w:i/>
          <w:lang w:val="en-US"/>
        </w:rPr>
        <w:t>p-value</w:t>
      </w:r>
      <w:r>
        <w:rPr>
          <w:rFonts w:cs="Times New Roman"/>
          <w:lang w:val="en-US"/>
        </w:rPr>
        <w:t xml:space="preserve"> is 0.04337, which is lesser than α = 0.05. Null </w:t>
      </w:r>
      <w:r>
        <w:rPr>
          <w:rFonts w:cs="Times New Roman"/>
          <w:lang w:val="en-US"/>
        </w:rPr>
        <w:lastRenderedPageBreak/>
        <w:t>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14:paraId="039EEFAC" w14:textId="77777777" w:rsidR="002703E3" w:rsidRDefault="002703E3" w:rsidP="00E6284E">
      <w:pPr>
        <w:rPr>
          <w:rFonts w:cs="Times New Roman"/>
          <w:lang w:val="en-US"/>
        </w:rPr>
      </w:pPr>
    </w:p>
    <w:p w14:paraId="035D5E46" w14:textId="77777777" w:rsidR="00E6284E" w:rsidRPr="008B061A" w:rsidRDefault="00E6284E" w:rsidP="00E6284E">
      <w:pPr>
        <w:pStyle w:val="Legenda"/>
        <w:keepNext/>
        <w:ind w:firstLine="0"/>
        <w:rPr>
          <w:lang w:val="en-US"/>
        </w:rPr>
      </w:pPr>
      <w:bookmarkStart w:id="591" w:name="_Ref358218906"/>
      <w:bookmarkStart w:id="592" w:name="_Toc361124165"/>
      <w:r w:rsidRPr="008B061A">
        <w:rPr>
          <w:lang w:val="en-US"/>
        </w:rPr>
        <w:t xml:space="preserve">Table </w:t>
      </w:r>
      <w:r w:rsidR="0077101A">
        <w:fldChar w:fldCharType="begin"/>
      </w:r>
      <w:r w:rsidRPr="008B061A">
        <w:rPr>
          <w:lang w:val="en-US"/>
        </w:rPr>
        <w:instrText xml:space="preserve"> SEQ Table \* ARABIC </w:instrText>
      </w:r>
      <w:r w:rsidR="0077101A">
        <w:fldChar w:fldCharType="separate"/>
      </w:r>
      <w:r w:rsidR="0056715F">
        <w:rPr>
          <w:noProof/>
          <w:lang w:val="en-US"/>
        </w:rPr>
        <w:t>8</w:t>
      </w:r>
      <w:r w:rsidR="0077101A">
        <w:fldChar w:fldCharType="end"/>
      </w:r>
      <w:bookmarkEnd w:id="591"/>
      <w:r w:rsidRPr="008B061A">
        <w:rPr>
          <w:lang w:val="en-US"/>
        </w:rPr>
        <w:t>: Normality Test Results</w:t>
      </w:r>
      <w:r>
        <w:rPr>
          <w:lang w:val="en-US"/>
        </w:rPr>
        <w:t xml:space="preserve"> with Outliers</w:t>
      </w:r>
      <w:bookmarkEnd w:id="592"/>
    </w:p>
    <w:tbl>
      <w:tblPr>
        <w:tblStyle w:val="GradeMdia3-nfase1"/>
        <w:tblW w:w="0" w:type="auto"/>
        <w:tblLook w:val="04A0" w:firstRow="1" w:lastRow="0" w:firstColumn="1" w:lastColumn="0" w:noHBand="0" w:noVBand="1"/>
      </w:tblPr>
      <w:tblGrid>
        <w:gridCol w:w="1577"/>
        <w:gridCol w:w="939"/>
        <w:gridCol w:w="938"/>
        <w:gridCol w:w="939"/>
        <w:gridCol w:w="924"/>
        <w:gridCol w:w="940"/>
        <w:gridCol w:w="940"/>
        <w:gridCol w:w="940"/>
        <w:gridCol w:w="1150"/>
      </w:tblGrid>
      <w:tr w:rsidR="00E6284E" w14:paraId="395AAE28" w14:textId="77777777" w:rsidTr="00E41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FF64D2B" w14:textId="77777777" w:rsidR="00E6284E" w:rsidRDefault="00E6284E" w:rsidP="004D0EA1">
            <w:pPr>
              <w:spacing w:line="240" w:lineRule="auto"/>
              <w:ind w:firstLine="0"/>
              <w:jc w:val="center"/>
              <w:rPr>
                <w:rFonts w:cs="Times New Roman"/>
              </w:rPr>
            </w:pPr>
          </w:p>
        </w:tc>
        <w:tc>
          <w:tcPr>
            <w:tcW w:w="953" w:type="dxa"/>
          </w:tcPr>
          <w:p w14:paraId="16FB24C5"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Q3</w:t>
            </w:r>
          </w:p>
        </w:tc>
        <w:tc>
          <w:tcPr>
            <w:tcW w:w="952" w:type="dxa"/>
          </w:tcPr>
          <w:p w14:paraId="3BBE4B3F"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Q4</w:t>
            </w:r>
          </w:p>
        </w:tc>
        <w:tc>
          <w:tcPr>
            <w:tcW w:w="952" w:type="dxa"/>
          </w:tcPr>
          <w:p w14:paraId="0E5973C6"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Q5</w:t>
            </w:r>
          </w:p>
        </w:tc>
        <w:tc>
          <w:tcPr>
            <w:tcW w:w="953" w:type="dxa"/>
          </w:tcPr>
          <w:p w14:paraId="18BB3C23"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Q6</w:t>
            </w:r>
          </w:p>
        </w:tc>
        <w:tc>
          <w:tcPr>
            <w:tcW w:w="953" w:type="dxa"/>
          </w:tcPr>
          <w:p w14:paraId="61FECFF2"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Q7</w:t>
            </w:r>
          </w:p>
        </w:tc>
        <w:tc>
          <w:tcPr>
            <w:tcW w:w="953" w:type="dxa"/>
          </w:tcPr>
          <w:p w14:paraId="077C70D3"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Q8</w:t>
            </w:r>
          </w:p>
        </w:tc>
        <w:tc>
          <w:tcPr>
            <w:tcW w:w="953" w:type="dxa"/>
          </w:tcPr>
          <w:p w14:paraId="4C01166F"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Q9</w:t>
            </w:r>
          </w:p>
        </w:tc>
        <w:tc>
          <w:tcPr>
            <w:tcW w:w="1072" w:type="dxa"/>
          </w:tcPr>
          <w:p w14:paraId="60C67A9C"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Duration</w:t>
            </w:r>
          </w:p>
        </w:tc>
      </w:tr>
      <w:tr w:rsidR="00E6284E" w14:paraId="29FE6154" w14:textId="77777777" w:rsidTr="00E41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66D7F531" w14:textId="77777777"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14:paraId="05E64FA4"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4.34e-05</w:t>
            </w:r>
          </w:p>
        </w:tc>
        <w:tc>
          <w:tcPr>
            <w:tcW w:w="952" w:type="dxa"/>
          </w:tcPr>
          <w:p w14:paraId="6F89FD33"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4.553e-08</w:t>
            </w:r>
          </w:p>
        </w:tc>
        <w:tc>
          <w:tcPr>
            <w:tcW w:w="952" w:type="dxa"/>
          </w:tcPr>
          <w:p w14:paraId="1BC37754"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1.575e-08</w:t>
            </w:r>
          </w:p>
        </w:tc>
        <w:tc>
          <w:tcPr>
            <w:tcW w:w="953" w:type="dxa"/>
          </w:tcPr>
          <w:p w14:paraId="34C59746"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Pr>
                <w:rFonts w:cs="Times New Roman"/>
                <w:sz w:val="18"/>
              </w:rPr>
              <w:t>Null</w:t>
            </w:r>
          </w:p>
        </w:tc>
        <w:tc>
          <w:tcPr>
            <w:tcW w:w="953" w:type="dxa"/>
          </w:tcPr>
          <w:p w14:paraId="1B493664"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2.566e-05</w:t>
            </w:r>
          </w:p>
        </w:tc>
        <w:tc>
          <w:tcPr>
            <w:tcW w:w="953" w:type="dxa"/>
          </w:tcPr>
          <w:p w14:paraId="62B86BA0"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1.213e-05</w:t>
            </w:r>
          </w:p>
        </w:tc>
        <w:tc>
          <w:tcPr>
            <w:tcW w:w="953" w:type="dxa"/>
          </w:tcPr>
          <w:p w14:paraId="5805B609"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1.575e-06</w:t>
            </w:r>
          </w:p>
        </w:tc>
        <w:tc>
          <w:tcPr>
            <w:tcW w:w="1072" w:type="dxa"/>
          </w:tcPr>
          <w:p w14:paraId="6E255A19"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0.04337</w:t>
            </w:r>
          </w:p>
        </w:tc>
      </w:tr>
      <w:tr w:rsidR="00E6284E" w14:paraId="41CBBF11" w14:textId="77777777" w:rsidTr="00E4115A">
        <w:tc>
          <w:tcPr>
            <w:cnfStyle w:val="001000000000" w:firstRow="0" w:lastRow="0" w:firstColumn="1" w:lastColumn="0" w:oddVBand="0" w:evenVBand="0" w:oddHBand="0" w:evenHBand="0" w:firstRowFirstColumn="0" w:firstRowLastColumn="0" w:lastRowFirstColumn="0" w:lastRowLastColumn="0"/>
            <w:tcW w:w="1616" w:type="dxa"/>
          </w:tcPr>
          <w:p w14:paraId="1EE88AE4" w14:textId="77777777"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14:paraId="5A250938"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4.553e-08</w:t>
            </w:r>
          </w:p>
        </w:tc>
        <w:tc>
          <w:tcPr>
            <w:tcW w:w="952" w:type="dxa"/>
          </w:tcPr>
          <w:p w14:paraId="59DF929E"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3.408e-07</w:t>
            </w:r>
          </w:p>
        </w:tc>
        <w:tc>
          <w:tcPr>
            <w:tcW w:w="952" w:type="dxa"/>
          </w:tcPr>
          <w:p w14:paraId="7108991A"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1.575e-06</w:t>
            </w:r>
          </w:p>
        </w:tc>
        <w:tc>
          <w:tcPr>
            <w:tcW w:w="953" w:type="dxa"/>
          </w:tcPr>
          <w:p w14:paraId="71E67540"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Null</w:t>
            </w:r>
          </w:p>
        </w:tc>
        <w:tc>
          <w:tcPr>
            <w:tcW w:w="953" w:type="dxa"/>
          </w:tcPr>
          <w:p w14:paraId="312D0D5D"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5.272e-06</w:t>
            </w:r>
          </w:p>
        </w:tc>
        <w:tc>
          <w:tcPr>
            <w:tcW w:w="953" w:type="dxa"/>
          </w:tcPr>
          <w:p w14:paraId="28667F08"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14:paraId="7F240C00"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4.34e-05</w:t>
            </w:r>
          </w:p>
        </w:tc>
        <w:tc>
          <w:tcPr>
            <w:tcW w:w="1072" w:type="dxa"/>
          </w:tcPr>
          <w:p w14:paraId="24ED61C0"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0.7363</w:t>
            </w:r>
          </w:p>
        </w:tc>
      </w:tr>
    </w:tbl>
    <w:p w14:paraId="406DD17B" w14:textId="77777777" w:rsidR="00E6284E" w:rsidRDefault="00E6284E" w:rsidP="00E6284E">
      <w:pPr>
        <w:rPr>
          <w:rFonts w:cs="Times New Roman"/>
          <w:lang w:val="en-US"/>
        </w:rPr>
      </w:pPr>
    </w:p>
    <w:p w14:paraId="500A4183" w14:textId="77777777"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interquartile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77101A">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77101A">
        <w:rPr>
          <w:lang w:val="en-US"/>
        </w:rPr>
        <w:fldChar w:fldCharType="separate"/>
      </w:r>
      <w:r w:rsidRPr="00A3659E">
        <w:rPr>
          <w:rFonts w:cs="Times New Roman"/>
          <w:lang w:val="en-US"/>
        </w:rPr>
        <w:t>(BARNETT; LEWIS, 1994)</w:t>
      </w:r>
      <w:r w:rsidR="0077101A">
        <w:rPr>
          <w:lang w:val="en-US"/>
        </w:rPr>
        <w:fldChar w:fldCharType="end"/>
      </w:r>
      <w:r>
        <w:rPr>
          <w:lang w:val="en-US"/>
        </w:rPr>
        <w:t xml:space="preserve">. The outliers detected in the sample are legitimate cases, since they are directly related to the correctness of the answers provided by volunteers. In any case, </w:t>
      </w:r>
      <w:r w:rsidR="0077101A">
        <w:rPr>
          <w:rFonts w:cs="Times New Roman"/>
          <w:lang w:val="en-US"/>
        </w:rPr>
        <w:fldChar w:fldCharType="begin"/>
      </w:r>
      <w:r>
        <w:rPr>
          <w:rFonts w:cs="Times New Roman"/>
          <w:lang w:val="en-US"/>
        </w:rPr>
        <w:instrText xml:space="preserve"> REF _Ref358900707 \h </w:instrText>
      </w:r>
      <w:r w:rsidR="0077101A">
        <w:rPr>
          <w:rFonts w:cs="Times New Roman"/>
          <w:lang w:val="en-US"/>
        </w:rPr>
      </w:r>
      <w:r w:rsidR="0077101A">
        <w:rPr>
          <w:rFonts w:cs="Times New Roman"/>
          <w:lang w:val="en-US"/>
        </w:rPr>
        <w:fldChar w:fldCharType="separate"/>
      </w:r>
      <w:r w:rsidR="0056715F" w:rsidRPr="008B061A">
        <w:rPr>
          <w:lang w:val="en-US"/>
        </w:rPr>
        <w:t xml:space="preserve">Table </w:t>
      </w:r>
      <w:r w:rsidR="0056715F">
        <w:rPr>
          <w:noProof/>
          <w:lang w:val="en-US"/>
        </w:rPr>
        <w:t>9</w:t>
      </w:r>
      <w:r w:rsidR="0077101A">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1.5 interquartile range definition</w:t>
      </w:r>
      <w:r>
        <w:rPr>
          <w:rFonts w:cs="Times New Roman"/>
          <w:lang w:val="en-US"/>
        </w:rPr>
        <w:t>.</w:t>
      </w:r>
    </w:p>
    <w:p w14:paraId="348012A9" w14:textId="77777777" w:rsidR="00450C14" w:rsidRPr="00A3659E" w:rsidRDefault="00450C14" w:rsidP="00E6284E">
      <w:pPr>
        <w:rPr>
          <w:rFonts w:cs="Times New Roman"/>
          <w:lang w:val="en-US"/>
        </w:rPr>
      </w:pPr>
    </w:p>
    <w:p w14:paraId="3058AF98" w14:textId="77777777" w:rsidR="00E6284E" w:rsidRPr="008B061A" w:rsidRDefault="00E6284E" w:rsidP="00E6284E">
      <w:pPr>
        <w:pStyle w:val="Legenda"/>
        <w:keepNext/>
        <w:ind w:firstLine="0"/>
        <w:rPr>
          <w:lang w:val="en-US"/>
        </w:rPr>
      </w:pPr>
      <w:bookmarkStart w:id="593" w:name="_Ref358900707"/>
      <w:bookmarkStart w:id="594" w:name="_Toc361124166"/>
      <w:r w:rsidRPr="008B061A">
        <w:rPr>
          <w:lang w:val="en-US"/>
        </w:rPr>
        <w:t xml:space="preserve">Table </w:t>
      </w:r>
      <w:r w:rsidR="0077101A">
        <w:fldChar w:fldCharType="begin"/>
      </w:r>
      <w:r w:rsidRPr="008B061A">
        <w:rPr>
          <w:lang w:val="en-US"/>
        </w:rPr>
        <w:instrText xml:space="preserve"> SEQ Table \* ARABIC </w:instrText>
      </w:r>
      <w:r w:rsidR="0077101A">
        <w:fldChar w:fldCharType="separate"/>
      </w:r>
      <w:r w:rsidR="0056715F">
        <w:rPr>
          <w:noProof/>
          <w:lang w:val="en-US"/>
        </w:rPr>
        <w:t>9</w:t>
      </w:r>
      <w:r w:rsidR="0077101A">
        <w:fldChar w:fldCharType="end"/>
      </w:r>
      <w:bookmarkEnd w:id="593"/>
      <w:r w:rsidRPr="008B061A">
        <w:rPr>
          <w:lang w:val="en-US"/>
        </w:rPr>
        <w:t>: Normality Test Results</w:t>
      </w:r>
      <w:r>
        <w:rPr>
          <w:lang w:val="en-US"/>
        </w:rPr>
        <w:t xml:space="preserve"> without Outliers</w:t>
      </w:r>
      <w:bookmarkEnd w:id="594"/>
    </w:p>
    <w:tbl>
      <w:tblPr>
        <w:tblStyle w:val="GradeMdia3-nfase1"/>
        <w:tblW w:w="0" w:type="auto"/>
        <w:tblLook w:val="04A0" w:firstRow="1" w:lastRow="0" w:firstColumn="1" w:lastColumn="0" w:noHBand="0" w:noVBand="1"/>
      </w:tblPr>
      <w:tblGrid>
        <w:gridCol w:w="1586"/>
        <w:gridCol w:w="937"/>
        <w:gridCol w:w="929"/>
        <w:gridCol w:w="930"/>
        <w:gridCol w:w="931"/>
        <w:gridCol w:w="943"/>
        <w:gridCol w:w="943"/>
        <w:gridCol w:w="938"/>
        <w:gridCol w:w="1150"/>
      </w:tblGrid>
      <w:tr w:rsidR="00E6284E" w14:paraId="54ABC3C0" w14:textId="77777777" w:rsidTr="00E41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55517A9" w14:textId="77777777" w:rsidR="00E6284E" w:rsidRDefault="00E6284E" w:rsidP="004D0EA1">
            <w:pPr>
              <w:spacing w:line="240" w:lineRule="auto"/>
              <w:ind w:firstLine="0"/>
              <w:jc w:val="center"/>
              <w:rPr>
                <w:rFonts w:cs="Times New Roman"/>
              </w:rPr>
            </w:pPr>
          </w:p>
        </w:tc>
        <w:tc>
          <w:tcPr>
            <w:tcW w:w="953" w:type="dxa"/>
          </w:tcPr>
          <w:p w14:paraId="3C798623"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Q3</w:t>
            </w:r>
          </w:p>
        </w:tc>
        <w:tc>
          <w:tcPr>
            <w:tcW w:w="952" w:type="dxa"/>
          </w:tcPr>
          <w:p w14:paraId="1D1BBB18"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Q4</w:t>
            </w:r>
          </w:p>
        </w:tc>
        <w:tc>
          <w:tcPr>
            <w:tcW w:w="952" w:type="dxa"/>
          </w:tcPr>
          <w:p w14:paraId="4BE53B0B"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Q5</w:t>
            </w:r>
          </w:p>
        </w:tc>
        <w:tc>
          <w:tcPr>
            <w:tcW w:w="953" w:type="dxa"/>
          </w:tcPr>
          <w:p w14:paraId="3416FF18"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Q6</w:t>
            </w:r>
          </w:p>
        </w:tc>
        <w:tc>
          <w:tcPr>
            <w:tcW w:w="953" w:type="dxa"/>
          </w:tcPr>
          <w:p w14:paraId="71451D59"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Q7</w:t>
            </w:r>
          </w:p>
        </w:tc>
        <w:tc>
          <w:tcPr>
            <w:tcW w:w="953" w:type="dxa"/>
          </w:tcPr>
          <w:p w14:paraId="0383D32D"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Q8</w:t>
            </w:r>
          </w:p>
        </w:tc>
        <w:tc>
          <w:tcPr>
            <w:tcW w:w="953" w:type="dxa"/>
          </w:tcPr>
          <w:p w14:paraId="734911ED"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Q9</w:t>
            </w:r>
          </w:p>
        </w:tc>
        <w:tc>
          <w:tcPr>
            <w:tcW w:w="1072" w:type="dxa"/>
          </w:tcPr>
          <w:p w14:paraId="5541B439" w14:textId="77777777" w:rsidR="00E6284E"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Duration</w:t>
            </w:r>
          </w:p>
        </w:tc>
      </w:tr>
      <w:tr w:rsidR="00E6284E" w14:paraId="00BF2FDF" w14:textId="77777777" w:rsidTr="00E41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C817CCF" w14:textId="77777777"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14:paraId="6E9DE5CA"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4.34e-05</w:t>
            </w:r>
          </w:p>
        </w:tc>
        <w:tc>
          <w:tcPr>
            <w:tcW w:w="952" w:type="dxa"/>
          </w:tcPr>
          <w:p w14:paraId="3A85795C"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Pr>
                <w:rFonts w:cs="Times New Roman"/>
                <w:sz w:val="18"/>
              </w:rPr>
              <w:t>Null</w:t>
            </w:r>
          </w:p>
        </w:tc>
        <w:tc>
          <w:tcPr>
            <w:tcW w:w="952" w:type="dxa"/>
          </w:tcPr>
          <w:p w14:paraId="2D8D8561"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Pr>
                <w:rFonts w:cs="Times New Roman"/>
                <w:sz w:val="18"/>
              </w:rPr>
              <w:t>Null</w:t>
            </w:r>
          </w:p>
        </w:tc>
        <w:tc>
          <w:tcPr>
            <w:tcW w:w="953" w:type="dxa"/>
          </w:tcPr>
          <w:p w14:paraId="2942B49A"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Pr>
                <w:rFonts w:cs="Times New Roman"/>
                <w:sz w:val="18"/>
              </w:rPr>
              <w:t>Null</w:t>
            </w:r>
          </w:p>
        </w:tc>
        <w:tc>
          <w:tcPr>
            <w:tcW w:w="953" w:type="dxa"/>
          </w:tcPr>
          <w:p w14:paraId="7F175407"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2.566e-05</w:t>
            </w:r>
          </w:p>
        </w:tc>
        <w:tc>
          <w:tcPr>
            <w:tcW w:w="953" w:type="dxa"/>
          </w:tcPr>
          <w:p w14:paraId="3CFF99D0"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14:paraId="34BC9169"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Pr>
                <w:rFonts w:cs="Times New Roman"/>
                <w:sz w:val="18"/>
              </w:rPr>
              <w:t>Null</w:t>
            </w:r>
          </w:p>
        </w:tc>
        <w:tc>
          <w:tcPr>
            <w:tcW w:w="1072" w:type="dxa"/>
          </w:tcPr>
          <w:p w14:paraId="4123429C" w14:textId="77777777" w:rsidR="00E6284E" w:rsidRPr="0061622E"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8"/>
              </w:rPr>
            </w:pPr>
            <w:r w:rsidRPr="0061622E">
              <w:rPr>
                <w:rFonts w:cs="Times New Roman"/>
                <w:sz w:val="18"/>
              </w:rPr>
              <w:t>0.04337</w:t>
            </w:r>
          </w:p>
        </w:tc>
      </w:tr>
      <w:tr w:rsidR="00E6284E" w14:paraId="48E8422F" w14:textId="77777777" w:rsidTr="00E4115A">
        <w:tc>
          <w:tcPr>
            <w:cnfStyle w:val="001000000000" w:firstRow="0" w:lastRow="0" w:firstColumn="1" w:lastColumn="0" w:oddVBand="0" w:evenVBand="0" w:oddHBand="0" w:evenHBand="0" w:firstRowFirstColumn="0" w:firstRowLastColumn="0" w:lastRowFirstColumn="0" w:lastRowLastColumn="0"/>
            <w:tcW w:w="1616" w:type="dxa"/>
          </w:tcPr>
          <w:p w14:paraId="419C1F48" w14:textId="77777777"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14:paraId="1D68D983"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Null</w:t>
            </w:r>
          </w:p>
        </w:tc>
        <w:tc>
          <w:tcPr>
            <w:tcW w:w="952" w:type="dxa"/>
          </w:tcPr>
          <w:p w14:paraId="5A6D390D"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Null</w:t>
            </w:r>
          </w:p>
        </w:tc>
        <w:tc>
          <w:tcPr>
            <w:tcW w:w="952" w:type="dxa"/>
          </w:tcPr>
          <w:p w14:paraId="2B3285FC"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Null</w:t>
            </w:r>
          </w:p>
        </w:tc>
        <w:tc>
          <w:tcPr>
            <w:tcW w:w="953" w:type="dxa"/>
          </w:tcPr>
          <w:p w14:paraId="4C4ADB5B"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Null</w:t>
            </w:r>
          </w:p>
        </w:tc>
        <w:tc>
          <w:tcPr>
            <w:tcW w:w="953" w:type="dxa"/>
          </w:tcPr>
          <w:p w14:paraId="6ECDFE7C"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5.272e-06</w:t>
            </w:r>
          </w:p>
        </w:tc>
        <w:tc>
          <w:tcPr>
            <w:tcW w:w="953" w:type="dxa"/>
          </w:tcPr>
          <w:p w14:paraId="6FA8BF60"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Pr>
                <w:rFonts w:cs="Times New Roman"/>
                <w:sz w:val="18"/>
              </w:rPr>
              <w:t>Null</w:t>
            </w:r>
          </w:p>
        </w:tc>
        <w:tc>
          <w:tcPr>
            <w:tcW w:w="953" w:type="dxa"/>
          </w:tcPr>
          <w:p w14:paraId="37C2A81B"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4.34e-05</w:t>
            </w:r>
          </w:p>
        </w:tc>
        <w:tc>
          <w:tcPr>
            <w:tcW w:w="1072" w:type="dxa"/>
          </w:tcPr>
          <w:p w14:paraId="41B7F2BE" w14:textId="77777777" w:rsidR="00E6284E" w:rsidRPr="0061622E"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8"/>
              </w:rPr>
            </w:pPr>
            <w:r w:rsidRPr="0061622E">
              <w:rPr>
                <w:rFonts w:cs="Times New Roman"/>
                <w:sz w:val="18"/>
              </w:rPr>
              <w:t>0.7363</w:t>
            </w:r>
          </w:p>
        </w:tc>
      </w:tr>
    </w:tbl>
    <w:p w14:paraId="113FD2C7" w14:textId="77777777" w:rsidR="00E6284E" w:rsidRDefault="00E6284E" w:rsidP="00E6284E">
      <w:pPr>
        <w:ind w:firstLine="0"/>
        <w:rPr>
          <w:rFonts w:cs="Times New Roman"/>
          <w:lang w:val="en-US"/>
        </w:rPr>
      </w:pPr>
    </w:p>
    <w:p w14:paraId="5885DDA1" w14:textId="77777777" w:rsidR="00E6284E" w:rsidRDefault="00E6284E" w:rsidP="00E6284E">
      <w:pPr>
        <w:rPr>
          <w:rFonts w:cs="Times New Roman"/>
          <w:lang w:val="en-US"/>
        </w:rPr>
      </w:pPr>
      <w:r>
        <w:rPr>
          <w:rFonts w:cs="Times New Roman"/>
          <w:lang w:val="en-US"/>
        </w:rPr>
        <w:t>Therefore, non-parametric tests were used for statistical analysis. The test used to compare the means was Mann-Whitney, which is also known as Wilcoxon rank-sum</w:t>
      </w:r>
      <w:r w:rsidRPr="0087188B">
        <w:rPr>
          <w:rStyle w:val="Refdenotaderodap"/>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14:paraId="22945251" w14:textId="77777777" w:rsidR="00E6284E" w:rsidRDefault="00E6284E" w:rsidP="00E6284E">
      <w:pPr>
        <w:pStyle w:val="Ttulo3"/>
        <w:rPr>
          <w:lang w:val="en-US"/>
        </w:rPr>
      </w:pPr>
      <w:bookmarkStart w:id="595" w:name="_Toc361125404"/>
      <w:r>
        <w:rPr>
          <w:lang w:val="en-US"/>
        </w:rPr>
        <w:t>Comparison of Means</w:t>
      </w:r>
      <w:bookmarkEnd w:id="595"/>
    </w:p>
    <w:p w14:paraId="2F26A553" w14:textId="77777777" w:rsidR="00E6284E" w:rsidRDefault="00E6284E" w:rsidP="00E6284E">
      <w:pPr>
        <w:rPr>
          <w:lang w:val="en-US"/>
        </w:rPr>
      </w:pPr>
      <w:r>
        <w:rPr>
          <w:lang w:val="en-US"/>
        </w:rPr>
        <w:t>We adopted the following hypothesis in our tests:</w:t>
      </w:r>
    </w:p>
    <w:p w14:paraId="78A127F5" w14:textId="77777777" w:rsidR="00E6284E" w:rsidRPr="00B6221A" w:rsidRDefault="00F03781"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14:paraId="5986D4CB" w14:textId="77777777" w:rsidR="00E6284E" w:rsidRDefault="00E6284E" w:rsidP="002703E3">
      <w:pPr>
        <w:ind w:firstLine="0"/>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sidR="0077101A">
        <w:rPr>
          <w:rFonts w:eastAsiaTheme="minorEastAsia"/>
          <w:lang w:val="en-US"/>
        </w:rPr>
        <w:fldChar w:fldCharType="begin"/>
      </w:r>
      <w:r>
        <w:rPr>
          <w:rFonts w:eastAsiaTheme="minorEastAsia"/>
          <w:lang w:val="en-US"/>
        </w:rPr>
        <w:instrText xml:space="preserve"> REF _Ref358231367 \h </w:instrText>
      </w:r>
      <w:r w:rsidR="0077101A">
        <w:rPr>
          <w:rFonts w:eastAsiaTheme="minorEastAsia"/>
          <w:lang w:val="en-US"/>
        </w:rPr>
      </w:r>
      <w:r w:rsidR="0077101A">
        <w:rPr>
          <w:rFonts w:eastAsiaTheme="minorEastAsia"/>
          <w:lang w:val="en-US"/>
        </w:rPr>
        <w:fldChar w:fldCharType="separate"/>
      </w:r>
      <w:r w:rsidR="0056715F" w:rsidRPr="001F2784">
        <w:rPr>
          <w:lang w:val="en-US"/>
        </w:rPr>
        <w:t xml:space="preserve">Table </w:t>
      </w:r>
      <w:r w:rsidR="0056715F">
        <w:rPr>
          <w:noProof/>
          <w:lang w:val="en-US"/>
        </w:rPr>
        <w:t>10</w:t>
      </w:r>
      <w:r w:rsidR="0077101A">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77101A">
        <w:rPr>
          <w:rFonts w:eastAsiaTheme="minorEastAsia"/>
          <w:lang w:val="en-US"/>
        </w:rPr>
        <w:fldChar w:fldCharType="begin"/>
      </w:r>
      <w:r>
        <w:rPr>
          <w:rFonts w:eastAsiaTheme="minorEastAsia"/>
          <w:lang w:val="en-US"/>
        </w:rPr>
        <w:instrText xml:space="preserve"> REF _Ref358307865 \h </w:instrText>
      </w:r>
      <w:r w:rsidR="0077101A">
        <w:rPr>
          <w:rFonts w:eastAsiaTheme="minorEastAsia"/>
          <w:lang w:val="en-US"/>
        </w:rPr>
      </w:r>
      <w:r w:rsidR="0077101A">
        <w:rPr>
          <w:rFonts w:eastAsiaTheme="minorEastAsia"/>
          <w:lang w:val="en-US"/>
        </w:rPr>
        <w:fldChar w:fldCharType="separate"/>
      </w:r>
      <w:r w:rsidR="0056715F" w:rsidRPr="00963E9A">
        <w:rPr>
          <w:lang w:val="en-US"/>
        </w:rPr>
        <w:t xml:space="preserve">Table </w:t>
      </w:r>
      <w:r w:rsidR="0056715F">
        <w:rPr>
          <w:noProof/>
          <w:lang w:val="en-US"/>
        </w:rPr>
        <w:t>6</w:t>
      </w:r>
      <w:r w:rsidR="0077101A">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77101A">
        <w:rPr>
          <w:rFonts w:eastAsiaTheme="minorEastAsia"/>
          <w:lang w:val="en-US"/>
        </w:rPr>
        <w:fldChar w:fldCharType="begin"/>
      </w:r>
      <w:r w:rsidR="002703E3">
        <w:rPr>
          <w:rFonts w:eastAsiaTheme="minorEastAsia"/>
          <w:lang w:val="en-US"/>
        </w:rPr>
        <w:instrText xml:space="preserve"> REF _Ref360982459 \h </w:instrText>
      </w:r>
      <w:r w:rsidR="0077101A">
        <w:rPr>
          <w:rFonts w:eastAsiaTheme="minorEastAsia"/>
          <w:lang w:val="en-US"/>
        </w:rPr>
      </w:r>
      <w:r w:rsidR="0077101A">
        <w:rPr>
          <w:rFonts w:eastAsiaTheme="minorEastAsia"/>
          <w:lang w:val="en-US"/>
        </w:rPr>
        <w:fldChar w:fldCharType="separate"/>
      </w:r>
      <w:r w:rsidR="0056715F" w:rsidRPr="00786C5E">
        <w:rPr>
          <w:lang w:val="en-US"/>
        </w:rPr>
        <w:t xml:space="preserve">Table </w:t>
      </w:r>
      <w:r w:rsidR="0056715F">
        <w:rPr>
          <w:noProof/>
          <w:lang w:val="en-US"/>
        </w:rPr>
        <w:t>7</w:t>
      </w:r>
      <w:r w:rsidR="0077101A">
        <w:rPr>
          <w:rFonts w:eastAsiaTheme="minorEastAsia"/>
          <w:lang w:val="en-US"/>
        </w:rPr>
        <w:fldChar w:fldCharType="end"/>
      </w:r>
      <w:r w:rsidR="002703E3">
        <w:rPr>
          <w:rFonts w:eastAsiaTheme="minorEastAsia"/>
          <w:lang w:val="en-US"/>
        </w:rPr>
        <w:t>.</w:t>
      </w:r>
    </w:p>
    <w:p w14:paraId="249E5414" w14:textId="77777777" w:rsidR="00E6284E" w:rsidRPr="001F2784" w:rsidRDefault="00E6284E" w:rsidP="00E6284E">
      <w:pPr>
        <w:pStyle w:val="Legenda"/>
        <w:keepNext/>
        <w:ind w:firstLine="0"/>
        <w:rPr>
          <w:lang w:val="en-US"/>
        </w:rPr>
      </w:pPr>
      <w:bookmarkStart w:id="596" w:name="_Ref358231367"/>
      <w:bookmarkStart w:id="597" w:name="_Toc361124167"/>
      <w:r w:rsidRPr="001F2784">
        <w:rPr>
          <w:lang w:val="en-US"/>
        </w:rPr>
        <w:t xml:space="preserve">Table </w:t>
      </w:r>
      <w:r w:rsidR="0077101A">
        <w:fldChar w:fldCharType="begin"/>
      </w:r>
      <w:r w:rsidRPr="001F2784">
        <w:rPr>
          <w:lang w:val="en-US"/>
        </w:rPr>
        <w:instrText xml:space="preserve"> SEQ Table \* ARABIC </w:instrText>
      </w:r>
      <w:r w:rsidR="0077101A">
        <w:fldChar w:fldCharType="separate"/>
      </w:r>
      <w:r w:rsidR="0056715F">
        <w:rPr>
          <w:noProof/>
          <w:lang w:val="en-US"/>
        </w:rPr>
        <w:t>10</w:t>
      </w:r>
      <w:r w:rsidR="0077101A">
        <w:fldChar w:fldCharType="end"/>
      </w:r>
      <w:bookmarkEnd w:id="596"/>
      <w:r w:rsidRPr="001F2784">
        <w:rPr>
          <w:lang w:val="en-US"/>
        </w:rPr>
        <w:t xml:space="preserve">: Mean and Standard Deviation for </w:t>
      </w:r>
      <w:r>
        <w:rPr>
          <w:lang w:val="en-US"/>
        </w:rPr>
        <w:t>each question</w:t>
      </w:r>
      <w:bookmarkEnd w:id="597"/>
    </w:p>
    <w:tbl>
      <w:tblPr>
        <w:tblStyle w:val="GradeMdia3-nfase1"/>
        <w:tblW w:w="9238" w:type="dxa"/>
        <w:tblLook w:val="04A0" w:firstRow="1" w:lastRow="0" w:firstColumn="1" w:lastColumn="0" w:noHBand="0" w:noVBand="1"/>
      </w:tblPr>
      <w:tblGrid>
        <w:gridCol w:w="954"/>
        <w:gridCol w:w="1812"/>
        <w:gridCol w:w="801"/>
        <w:gridCol w:w="801"/>
        <w:gridCol w:w="801"/>
        <w:gridCol w:w="572"/>
        <w:gridCol w:w="801"/>
        <w:gridCol w:w="801"/>
        <w:gridCol w:w="801"/>
        <w:gridCol w:w="1094"/>
      </w:tblGrid>
      <w:tr w:rsidR="00E6284E" w:rsidRPr="004D0EA1" w14:paraId="5CAFB072" w14:textId="77777777" w:rsidTr="004D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690C3F0E" w14:textId="77777777" w:rsidR="00E6284E" w:rsidRPr="004D0EA1" w:rsidRDefault="00E6284E" w:rsidP="004D0EA1">
            <w:pPr>
              <w:spacing w:line="240" w:lineRule="auto"/>
              <w:ind w:firstLine="0"/>
              <w:jc w:val="center"/>
              <w:rPr>
                <w:rFonts w:cs="Times New Roman"/>
                <w:sz w:val="20"/>
              </w:rPr>
            </w:pPr>
          </w:p>
        </w:tc>
        <w:tc>
          <w:tcPr>
            <w:tcW w:w="1812" w:type="dxa"/>
          </w:tcPr>
          <w:p w14:paraId="15DBFA58"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p>
        </w:tc>
        <w:tc>
          <w:tcPr>
            <w:tcW w:w="801" w:type="dxa"/>
          </w:tcPr>
          <w:p w14:paraId="331FB7EB"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Q3</w:t>
            </w:r>
          </w:p>
        </w:tc>
        <w:tc>
          <w:tcPr>
            <w:tcW w:w="801" w:type="dxa"/>
          </w:tcPr>
          <w:p w14:paraId="62DF83D1"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Q4</w:t>
            </w:r>
          </w:p>
        </w:tc>
        <w:tc>
          <w:tcPr>
            <w:tcW w:w="801" w:type="dxa"/>
          </w:tcPr>
          <w:p w14:paraId="33D0D3C6"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Q5</w:t>
            </w:r>
          </w:p>
        </w:tc>
        <w:tc>
          <w:tcPr>
            <w:tcW w:w="572" w:type="dxa"/>
          </w:tcPr>
          <w:p w14:paraId="6D592D84"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Q6</w:t>
            </w:r>
          </w:p>
        </w:tc>
        <w:tc>
          <w:tcPr>
            <w:tcW w:w="801" w:type="dxa"/>
          </w:tcPr>
          <w:p w14:paraId="113411F3"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Q7</w:t>
            </w:r>
          </w:p>
        </w:tc>
        <w:tc>
          <w:tcPr>
            <w:tcW w:w="801" w:type="dxa"/>
          </w:tcPr>
          <w:p w14:paraId="15A14776"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Q8</w:t>
            </w:r>
          </w:p>
        </w:tc>
        <w:tc>
          <w:tcPr>
            <w:tcW w:w="801" w:type="dxa"/>
          </w:tcPr>
          <w:p w14:paraId="673F2579"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Q9</w:t>
            </w:r>
          </w:p>
        </w:tc>
        <w:tc>
          <w:tcPr>
            <w:tcW w:w="1094" w:type="dxa"/>
          </w:tcPr>
          <w:p w14:paraId="7C8D8837"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Duration</w:t>
            </w:r>
          </w:p>
        </w:tc>
      </w:tr>
      <w:tr w:rsidR="00E6284E" w:rsidRPr="004D0EA1" w14:paraId="6D14097A" w14:textId="77777777" w:rsidTr="004D0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vMerge w:val="restart"/>
          </w:tcPr>
          <w:p w14:paraId="5B10F907" w14:textId="77777777"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14:paraId="352E65CC"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b/>
                <w:sz w:val="18"/>
              </w:rPr>
            </w:pPr>
            <w:r w:rsidRPr="004D0EA1">
              <w:rPr>
                <w:rFonts w:cs="Times New Roman"/>
                <w:b/>
                <w:sz w:val="18"/>
              </w:rPr>
              <w:t>Mean</w:t>
            </w:r>
          </w:p>
        </w:tc>
        <w:tc>
          <w:tcPr>
            <w:tcW w:w="801" w:type="dxa"/>
          </w:tcPr>
          <w:p w14:paraId="50041E4C"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0.5</w:t>
            </w:r>
          </w:p>
        </w:tc>
        <w:tc>
          <w:tcPr>
            <w:tcW w:w="801" w:type="dxa"/>
          </w:tcPr>
          <w:p w14:paraId="490B259F"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0.9375</w:t>
            </w:r>
          </w:p>
        </w:tc>
        <w:tc>
          <w:tcPr>
            <w:tcW w:w="801" w:type="dxa"/>
          </w:tcPr>
          <w:p w14:paraId="4BAF20B3"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0.1875</w:t>
            </w:r>
          </w:p>
        </w:tc>
        <w:tc>
          <w:tcPr>
            <w:tcW w:w="572" w:type="dxa"/>
          </w:tcPr>
          <w:p w14:paraId="18864800"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w:t>
            </w:r>
          </w:p>
        </w:tc>
        <w:tc>
          <w:tcPr>
            <w:tcW w:w="801" w:type="dxa"/>
          </w:tcPr>
          <w:p w14:paraId="7284DAB9"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0.375</w:t>
            </w:r>
          </w:p>
        </w:tc>
        <w:tc>
          <w:tcPr>
            <w:tcW w:w="801" w:type="dxa"/>
          </w:tcPr>
          <w:p w14:paraId="6DC7EA48"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0.1562</w:t>
            </w:r>
          </w:p>
        </w:tc>
        <w:tc>
          <w:tcPr>
            <w:tcW w:w="801" w:type="dxa"/>
          </w:tcPr>
          <w:p w14:paraId="2973CEC2"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0.8125</w:t>
            </w:r>
          </w:p>
        </w:tc>
        <w:tc>
          <w:tcPr>
            <w:tcW w:w="1094" w:type="dxa"/>
          </w:tcPr>
          <w:p w14:paraId="5ACFB307"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23.1875</w:t>
            </w:r>
          </w:p>
        </w:tc>
      </w:tr>
      <w:tr w:rsidR="00E6284E" w:rsidRPr="004D0EA1" w14:paraId="45B3F2F7" w14:textId="77777777" w:rsidTr="004D0EA1">
        <w:tc>
          <w:tcPr>
            <w:cnfStyle w:val="001000000000" w:firstRow="0" w:lastRow="0" w:firstColumn="1" w:lastColumn="0" w:oddVBand="0" w:evenVBand="0" w:oddHBand="0" w:evenHBand="0" w:firstRowFirstColumn="0" w:firstRowLastColumn="0" w:lastRowFirstColumn="0" w:lastRowLastColumn="0"/>
            <w:tcW w:w="954" w:type="dxa"/>
            <w:vMerge/>
          </w:tcPr>
          <w:p w14:paraId="34BC89C7" w14:textId="77777777" w:rsidR="00E6284E" w:rsidRPr="004D0EA1" w:rsidRDefault="00E6284E" w:rsidP="004D0EA1">
            <w:pPr>
              <w:spacing w:line="240" w:lineRule="auto"/>
              <w:ind w:firstLine="0"/>
              <w:jc w:val="center"/>
              <w:rPr>
                <w:rFonts w:cs="Times New Roman"/>
                <w:sz w:val="20"/>
              </w:rPr>
            </w:pPr>
          </w:p>
        </w:tc>
        <w:tc>
          <w:tcPr>
            <w:tcW w:w="1812" w:type="dxa"/>
          </w:tcPr>
          <w:p w14:paraId="3FFE65E5"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b/>
                <w:sz w:val="18"/>
              </w:rPr>
            </w:pPr>
            <w:r w:rsidRPr="004D0EA1">
              <w:rPr>
                <w:rFonts w:cs="Times New Roman"/>
                <w:b/>
                <w:sz w:val="18"/>
              </w:rPr>
              <w:t>Standard Deviation</w:t>
            </w:r>
          </w:p>
        </w:tc>
        <w:tc>
          <w:tcPr>
            <w:tcW w:w="801" w:type="dxa"/>
          </w:tcPr>
          <w:p w14:paraId="1D97CA6D"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0.5164</w:t>
            </w:r>
          </w:p>
        </w:tc>
        <w:tc>
          <w:tcPr>
            <w:tcW w:w="801" w:type="dxa"/>
          </w:tcPr>
          <w:p w14:paraId="633D6EF8"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0.25</w:t>
            </w:r>
          </w:p>
        </w:tc>
        <w:tc>
          <w:tcPr>
            <w:tcW w:w="801" w:type="dxa"/>
          </w:tcPr>
          <w:p w14:paraId="46D702D9"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0.4031</w:t>
            </w:r>
          </w:p>
        </w:tc>
        <w:tc>
          <w:tcPr>
            <w:tcW w:w="572" w:type="dxa"/>
          </w:tcPr>
          <w:p w14:paraId="4195281B"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w:t>
            </w:r>
          </w:p>
        </w:tc>
        <w:tc>
          <w:tcPr>
            <w:tcW w:w="801" w:type="dxa"/>
          </w:tcPr>
          <w:p w14:paraId="12307585"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0.5</w:t>
            </w:r>
          </w:p>
        </w:tc>
        <w:tc>
          <w:tcPr>
            <w:tcW w:w="801" w:type="dxa"/>
          </w:tcPr>
          <w:p w14:paraId="68191D65"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0.3010</w:t>
            </w:r>
          </w:p>
        </w:tc>
        <w:tc>
          <w:tcPr>
            <w:tcW w:w="801" w:type="dxa"/>
          </w:tcPr>
          <w:p w14:paraId="2689A0BB"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0.4031</w:t>
            </w:r>
          </w:p>
        </w:tc>
        <w:tc>
          <w:tcPr>
            <w:tcW w:w="1094" w:type="dxa"/>
          </w:tcPr>
          <w:p w14:paraId="08E7F523"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4.2461</w:t>
            </w:r>
          </w:p>
        </w:tc>
      </w:tr>
      <w:tr w:rsidR="00E6284E" w:rsidRPr="004D0EA1" w14:paraId="04D6F2C3" w14:textId="77777777" w:rsidTr="004D0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vMerge w:val="restart"/>
          </w:tcPr>
          <w:p w14:paraId="237CD0DD" w14:textId="77777777"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14:paraId="06656DAE"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b/>
                <w:sz w:val="18"/>
              </w:rPr>
            </w:pPr>
            <w:r w:rsidRPr="004D0EA1">
              <w:rPr>
                <w:rFonts w:cs="Times New Roman"/>
                <w:b/>
                <w:sz w:val="18"/>
              </w:rPr>
              <w:t>Mean</w:t>
            </w:r>
          </w:p>
        </w:tc>
        <w:tc>
          <w:tcPr>
            <w:tcW w:w="801" w:type="dxa"/>
          </w:tcPr>
          <w:p w14:paraId="7C2D52F2"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0.0625</w:t>
            </w:r>
          </w:p>
        </w:tc>
        <w:tc>
          <w:tcPr>
            <w:tcW w:w="801" w:type="dxa"/>
          </w:tcPr>
          <w:p w14:paraId="71D40A98"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0.875</w:t>
            </w:r>
          </w:p>
        </w:tc>
        <w:tc>
          <w:tcPr>
            <w:tcW w:w="801" w:type="dxa"/>
          </w:tcPr>
          <w:p w14:paraId="6EA74CA5"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0.1875</w:t>
            </w:r>
          </w:p>
        </w:tc>
        <w:tc>
          <w:tcPr>
            <w:tcW w:w="572" w:type="dxa"/>
          </w:tcPr>
          <w:p w14:paraId="233457A5"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w:t>
            </w:r>
          </w:p>
        </w:tc>
        <w:tc>
          <w:tcPr>
            <w:tcW w:w="801" w:type="dxa"/>
          </w:tcPr>
          <w:p w14:paraId="2A13189A"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0.25</w:t>
            </w:r>
          </w:p>
        </w:tc>
        <w:tc>
          <w:tcPr>
            <w:tcW w:w="801" w:type="dxa"/>
          </w:tcPr>
          <w:p w14:paraId="39A3A69C"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0.0938</w:t>
            </w:r>
          </w:p>
        </w:tc>
        <w:tc>
          <w:tcPr>
            <w:tcW w:w="801" w:type="dxa"/>
          </w:tcPr>
          <w:p w14:paraId="563B8045"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0.5</w:t>
            </w:r>
          </w:p>
        </w:tc>
        <w:tc>
          <w:tcPr>
            <w:tcW w:w="1094" w:type="dxa"/>
          </w:tcPr>
          <w:p w14:paraId="43B4A97D"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20"/>
              </w:rPr>
            </w:pPr>
            <w:r w:rsidRPr="004D0EA1">
              <w:rPr>
                <w:rFonts w:cs="Times New Roman"/>
                <w:sz w:val="20"/>
              </w:rPr>
              <w:t>28.9375</w:t>
            </w:r>
          </w:p>
        </w:tc>
      </w:tr>
      <w:tr w:rsidR="00E6284E" w:rsidRPr="004D0EA1" w14:paraId="716EFADF" w14:textId="77777777" w:rsidTr="004D0EA1">
        <w:tc>
          <w:tcPr>
            <w:cnfStyle w:val="001000000000" w:firstRow="0" w:lastRow="0" w:firstColumn="1" w:lastColumn="0" w:oddVBand="0" w:evenVBand="0" w:oddHBand="0" w:evenHBand="0" w:firstRowFirstColumn="0" w:firstRowLastColumn="0" w:lastRowFirstColumn="0" w:lastRowLastColumn="0"/>
            <w:tcW w:w="954" w:type="dxa"/>
            <w:vMerge/>
          </w:tcPr>
          <w:p w14:paraId="452BC7DB" w14:textId="77777777" w:rsidR="00E6284E" w:rsidRPr="004D0EA1" w:rsidRDefault="00E6284E" w:rsidP="004D0EA1">
            <w:pPr>
              <w:spacing w:line="240" w:lineRule="auto"/>
              <w:ind w:firstLine="0"/>
              <w:jc w:val="center"/>
              <w:rPr>
                <w:rFonts w:cs="Times New Roman"/>
                <w:sz w:val="20"/>
              </w:rPr>
            </w:pPr>
          </w:p>
        </w:tc>
        <w:tc>
          <w:tcPr>
            <w:tcW w:w="1812" w:type="dxa"/>
          </w:tcPr>
          <w:p w14:paraId="3B9EEC0F"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b/>
                <w:sz w:val="18"/>
              </w:rPr>
            </w:pPr>
            <w:r w:rsidRPr="004D0EA1">
              <w:rPr>
                <w:rFonts w:cs="Times New Roman"/>
                <w:b/>
                <w:sz w:val="18"/>
              </w:rPr>
              <w:t>Standard Deviation</w:t>
            </w:r>
          </w:p>
        </w:tc>
        <w:tc>
          <w:tcPr>
            <w:tcW w:w="801" w:type="dxa"/>
          </w:tcPr>
          <w:p w14:paraId="5AD2CA92"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0.25</w:t>
            </w:r>
          </w:p>
        </w:tc>
        <w:tc>
          <w:tcPr>
            <w:tcW w:w="801" w:type="dxa"/>
          </w:tcPr>
          <w:p w14:paraId="63B23C0C"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0.3416</w:t>
            </w:r>
          </w:p>
        </w:tc>
        <w:tc>
          <w:tcPr>
            <w:tcW w:w="801" w:type="dxa"/>
          </w:tcPr>
          <w:p w14:paraId="47B67F9C"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0.4031</w:t>
            </w:r>
          </w:p>
        </w:tc>
        <w:tc>
          <w:tcPr>
            <w:tcW w:w="572" w:type="dxa"/>
          </w:tcPr>
          <w:p w14:paraId="3F4A690D"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w:t>
            </w:r>
          </w:p>
        </w:tc>
        <w:tc>
          <w:tcPr>
            <w:tcW w:w="801" w:type="dxa"/>
          </w:tcPr>
          <w:p w14:paraId="24ACE859"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0.4472</w:t>
            </w:r>
          </w:p>
        </w:tc>
        <w:tc>
          <w:tcPr>
            <w:tcW w:w="801" w:type="dxa"/>
          </w:tcPr>
          <w:p w14:paraId="185A62E5"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0.2015</w:t>
            </w:r>
          </w:p>
        </w:tc>
        <w:tc>
          <w:tcPr>
            <w:tcW w:w="801" w:type="dxa"/>
          </w:tcPr>
          <w:p w14:paraId="5E90A662"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0.5162</w:t>
            </w:r>
          </w:p>
        </w:tc>
        <w:tc>
          <w:tcPr>
            <w:tcW w:w="1094" w:type="dxa"/>
          </w:tcPr>
          <w:p w14:paraId="6E4BEA78"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rPr>
            </w:pPr>
            <w:r w:rsidRPr="004D0EA1">
              <w:rPr>
                <w:rFonts w:cs="Times New Roman"/>
                <w:sz w:val="20"/>
              </w:rPr>
              <w:t>10.5797</w:t>
            </w:r>
          </w:p>
        </w:tc>
      </w:tr>
    </w:tbl>
    <w:p w14:paraId="499B31D3" w14:textId="77777777" w:rsidR="002703E3" w:rsidRDefault="002703E3" w:rsidP="00E6284E">
      <w:pPr>
        <w:rPr>
          <w:lang w:val="en-US"/>
        </w:rPr>
      </w:pPr>
    </w:p>
    <w:p w14:paraId="61D34C62" w14:textId="77777777" w:rsidR="002703E3" w:rsidRDefault="00E6284E" w:rsidP="002703E3">
      <w:pPr>
        <w:rPr>
          <w:lang w:val="en-US"/>
        </w:rPr>
      </w:pPr>
      <w:r>
        <w:rPr>
          <w:lang w:val="en-US"/>
        </w:rPr>
        <w:t xml:space="preserve">The </w:t>
      </w:r>
      <w:r>
        <w:rPr>
          <w:i/>
          <w:lang w:val="en-US"/>
        </w:rPr>
        <w:t>b</w:t>
      </w:r>
      <w:r w:rsidRPr="00091905">
        <w:rPr>
          <w:i/>
          <w:lang w:val="en-US"/>
        </w:rPr>
        <w:t>oxplot</w:t>
      </w:r>
      <w:r>
        <w:rPr>
          <w:i/>
          <w:lang w:val="en-US"/>
        </w:rPr>
        <w:t>s</w:t>
      </w:r>
      <w:r>
        <w:rPr>
          <w:lang w:val="en-US"/>
        </w:rPr>
        <w:t xml:space="preserve"> shown in </w:t>
      </w:r>
      <w:r w:rsidR="0077101A">
        <w:rPr>
          <w:lang w:val="en-US"/>
        </w:rPr>
        <w:fldChar w:fldCharType="begin"/>
      </w:r>
      <w:r>
        <w:rPr>
          <w:lang w:val="en-US"/>
        </w:rPr>
        <w:instrText xml:space="preserve"> REF _Ref358238630 \h </w:instrText>
      </w:r>
      <w:r w:rsidR="0077101A">
        <w:rPr>
          <w:lang w:val="en-US"/>
        </w:rPr>
      </w:r>
      <w:r w:rsidR="0077101A">
        <w:rPr>
          <w:lang w:val="en-US"/>
        </w:rPr>
        <w:fldChar w:fldCharType="separate"/>
      </w:r>
      <w:r w:rsidR="0056715F" w:rsidRPr="00A44F8B">
        <w:rPr>
          <w:lang w:val="en-US"/>
        </w:rPr>
        <w:t xml:space="preserve">Figure </w:t>
      </w:r>
      <w:r w:rsidR="0056715F">
        <w:rPr>
          <w:noProof/>
          <w:lang w:val="en-US"/>
        </w:rPr>
        <w:t>36</w:t>
      </w:r>
      <w:r w:rsidR="0077101A">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14:paraId="0226388D" w14:textId="77777777" w:rsidR="00E6284E" w:rsidRDefault="00450C14" w:rsidP="00E6284E">
      <w:pPr>
        <w:keepNext/>
        <w:ind w:firstLine="0"/>
      </w:pPr>
      <w:r w:rsidRPr="00450C14">
        <w:rPr>
          <w:noProof/>
          <w:lang w:eastAsia="pt-BR"/>
        </w:rPr>
        <w:drawing>
          <wp:inline distT="0" distB="0" distL="0" distR="0" wp14:anchorId="10412D36" wp14:editId="2F703ACC">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14:paraId="0F5430BF" w14:textId="77777777" w:rsidR="00E6284E" w:rsidRDefault="00E6284E" w:rsidP="00E6284E">
      <w:pPr>
        <w:pStyle w:val="Legenda"/>
        <w:ind w:firstLine="0"/>
        <w:rPr>
          <w:lang w:val="en-US"/>
        </w:rPr>
      </w:pPr>
      <w:bookmarkStart w:id="598" w:name="_Ref358238630"/>
      <w:bookmarkStart w:id="599" w:name="_Toc361124153"/>
      <w:r w:rsidRPr="00A44F8B">
        <w:rPr>
          <w:lang w:val="en-US"/>
        </w:rPr>
        <w:t xml:space="preserve">Figure </w:t>
      </w:r>
      <w:r w:rsidR="0077101A">
        <w:fldChar w:fldCharType="begin"/>
      </w:r>
      <w:r w:rsidRPr="00A44F8B">
        <w:rPr>
          <w:lang w:val="en-US"/>
        </w:rPr>
        <w:instrText xml:space="preserve"> SEQ Figure \* ARABIC </w:instrText>
      </w:r>
      <w:r w:rsidR="0077101A">
        <w:fldChar w:fldCharType="separate"/>
      </w:r>
      <w:r w:rsidR="0056715F">
        <w:rPr>
          <w:noProof/>
          <w:lang w:val="en-US"/>
        </w:rPr>
        <w:t>36</w:t>
      </w:r>
      <w:r w:rsidR="0077101A">
        <w:fldChar w:fldCharType="end"/>
      </w:r>
      <w:bookmarkEnd w:id="598"/>
      <w:r w:rsidRPr="00A44F8B">
        <w:rPr>
          <w:lang w:val="en-US"/>
        </w:rPr>
        <w:t>: Boxplots from the experiment</w:t>
      </w:r>
      <w:bookmarkEnd w:id="599"/>
    </w:p>
    <w:p w14:paraId="2BDED9B8" w14:textId="77777777"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t>
      </w:r>
      <w:r>
        <w:rPr>
          <w:rFonts w:cs="Times New Roman"/>
          <w:lang w:val="en-US"/>
        </w:rPr>
        <w:lastRenderedPageBreak/>
        <w:t>Whitney</w:t>
      </w:r>
      <w:r>
        <w:rPr>
          <w:lang w:val="en-US"/>
        </w:rPr>
        <w:t xml:space="preserve"> test. </w:t>
      </w:r>
      <w:r w:rsidR="00BF0DC5">
        <w:fldChar w:fldCharType="begin"/>
      </w:r>
      <w:r w:rsidR="00BF0DC5" w:rsidRPr="009C73C1">
        <w:rPr>
          <w:lang w:val="en-US"/>
          <w:rPrChange w:id="600" w:author="Micro" w:date="2013-07-15T15:46:00Z">
            <w:rPr/>
          </w:rPrChange>
        </w:rPr>
        <w:instrText xml:space="preserve"> REF _Ref358232880 \h  \* MERGEFORMAT </w:instrText>
      </w:r>
      <w:r w:rsidR="00BF0DC5">
        <w:fldChar w:fldCharType="separate"/>
      </w:r>
      <w:r w:rsidR="0056715F" w:rsidRPr="00983EE5">
        <w:rPr>
          <w:lang w:val="en-US"/>
        </w:rPr>
        <w:t xml:space="preserve">Figure </w:t>
      </w:r>
      <w:r w:rsidR="0056715F">
        <w:rPr>
          <w:lang w:val="en-US"/>
        </w:rPr>
        <w:t>37</w:t>
      </w:r>
      <w:r w:rsidR="00BF0DC5">
        <w:fldChar w:fldCharType="end"/>
      </w:r>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77101A">
        <w:rPr>
          <w:lang w:val="en-US"/>
        </w:rPr>
        <w:fldChar w:fldCharType="begin"/>
      </w:r>
      <w:r>
        <w:rPr>
          <w:lang w:val="en-US"/>
        </w:rPr>
        <w:instrText xml:space="preserve"> REF _Ref358902506 \h </w:instrText>
      </w:r>
      <w:r w:rsidR="0077101A">
        <w:rPr>
          <w:lang w:val="en-US"/>
        </w:rPr>
      </w:r>
      <w:r w:rsidR="0077101A">
        <w:rPr>
          <w:lang w:val="en-US"/>
        </w:rPr>
        <w:fldChar w:fldCharType="separate"/>
      </w:r>
      <w:r w:rsidR="0056715F" w:rsidRPr="00CA28ED">
        <w:rPr>
          <w:lang w:val="en-US"/>
        </w:rPr>
        <w:t xml:space="preserve">Table </w:t>
      </w:r>
      <w:r w:rsidR="0056715F">
        <w:rPr>
          <w:noProof/>
          <w:lang w:val="en-US"/>
        </w:rPr>
        <w:t>11</w:t>
      </w:r>
      <w:r w:rsidR="0077101A">
        <w:rPr>
          <w:lang w:val="en-US"/>
        </w:rPr>
        <w:fldChar w:fldCharType="end"/>
      </w:r>
      <w:r>
        <w:rPr>
          <w:rFonts w:eastAsiaTheme="minorEastAsia"/>
          <w:lang w:val="en-US"/>
        </w:rPr>
        <w:t xml:space="preserve"> illustrates all obtained results.</w:t>
      </w:r>
    </w:p>
    <w:p w14:paraId="1F533985" w14:textId="77777777" w:rsidR="00450C14" w:rsidRPr="006D31A2" w:rsidRDefault="00450C14" w:rsidP="00E6284E">
      <w:pPr>
        <w:ind w:firstLine="720"/>
        <w:rPr>
          <w:lang w:val="en-US"/>
        </w:rPr>
      </w:pPr>
    </w:p>
    <w:p w14:paraId="56D25657" w14:textId="77777777" w:rsidR="00E6284E" w:rsidRDefault="00E6284E" w:rsidP="00E6284E">
      <w:pPr>
        <w:keepNext/>
        <w:ind w:firstLine="0"/>
        <w:jc w:val="center"/>
      </w:pPr>
      <w:r>
        <w:rPr>
          <w:rFonts w:eastAsiaTheme="minorEastAsia"/>
          <w:noProof/>
          <w:lang w:eastAsia="pt-BR"/>
        </w:rPr>
        <w:drawing>
          <wp:inline distT="0" distB="0" distL="0" distR="0" wp14:anchorId="7F8C7734" wp14:editId="4AC5F097">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14:paraId="5E473C31" w14:textId="77777777" w:rsidR="00E6284E" w:rsidRDefault="00E6284E" w:rsidP="00E6284E">
      <w:pPr>
        <w:pStyle w:val="Legenda"/>
        <w:rPr>
          <w:lang w:val="en-US"/>
        </w:rPr>
      </w:pPr>
      <w:bookmarkStart w:id="601" w:name="_Ref358232880"/>
      <w:bookmarkStart w:id="602" w:name="_Toc361124154"/>
      <w:r w:rsidRPr="00983EE5">
        <w:rPr>
          <w:lang w:val="en-US"/>
        </w:rPr>
        <w:t xml:space="preserve">Figure </w:t>
      </w:r>
      <w:r w:rsidR="0077101A">
        <w:fldChar w:fldCharType="begin"/>
      </w:r>
      <w:r w:rsidRPr="00983EE5">
        <w:rPr>
          <w:lang w:val="en-US"/>
        </w:rPr>
        <w:instrText xml:space="preserve"> SEQ Figure \* ARABIC </w:instrText>
      </w:r>
      <w:r w:rsidR="0077101A">
        <w:fldChar w:fldCharType="separate"/>
      </w:r>
      <w:r w:rsidR="0056715F">
        <w:rPr>
          <w:noProof/>
          <w:lang w:val="en-US"/>
        </w:rPr>
        <w:t>37</w:t>
      </w:r>
      <w:r w:rsidR="0077101A">
        <w:fldChar w:fldCharType="end"/>
      </w:r>
      <w:bookmarkEnd w:id="601"/>
      <w:r w:rsidRPr="00983EE5">
        <w:rPr>
          <w:lang w:val="en-US"/>
        </w:rPr>
        <w:t xml:space="preserve">: R's output for </w:t>
      </w:r>
      <w:r>
        <w:rPr>
          <w:rFonts w:cs="Times New Roman"/>
          <w:lang w:val="en-US"/>
        </w:rPr>
        <w:t>Mann-Whitney</w:t>
      </w:r>
      <w:r w:rsidRPr="00983EE5">
        <w:rPr>
          <w:lang w:val="en-US"/>
        </w:rPr>
        <w:t xml:space="preserve"> test</w:t>
      </w:r>
      <w:bookmarkEnd w:id="602"/>
    </w:p>
    <w:p w14:paraId="6DDD15EA" w14:textId="77777777" w:rsidR="00450C14" w:rsidRPr="0079399F" w:rsidRDefault="00450C14" w:rsidP="00450C14">
      <w:pPr>
        <w:ind w:firstLine="0"/>
        <w:rPr>
          <w:lang w:val="en-US"/>
        </w:rPr>
      </w:pPr>
    </w:p>
    <w:p w14:paraId="559EA459" w14:textId="77777777" w:rsidR="00E6284E" w:rsidRPr="00CA28ED" w:rsidRDefault="00E6284E" w:rsidP="00E6284E">
      <w:pPr>
        <w:pStyle w:val="Legenda"/>
        <w:keepNext/>
        <w:ind w:firstLine="0"/>
        <w:rPr>
          <w:lang w:val="en-US"/>
        </w:rPr>
      </w:pPr>
      <w:bookmarkStart w:id="603" w:name="_Ref358233366"/>
      <w:bookmarkStart w:id="604" w:name="_Ref358902506"/>
      <w:bookmarkStart w:id="605" w:name="_Toc361124168"/>
      <w:r w:rsidRPr="00CA28ED">
        <w:rPr>
          <w:lang w:val="en-US"/>
        </w:rPr>
        <w:t xml:space="preserve">Table </w:t>
      </w:r>
      <w:r w:rsidR="0077101A">
        <w:fldChar w:fldCharType="begin"/>
      </w:r>
      <w:r w:rsidRPr="00CA28ED">
        <w:rPr>
          <w:lang w:val="en-US"/>
        </w:rPr>
        <w:instrText xml:space="preserve"> SEQ Table \* ARABIC </w:instrText>
      </w:r>
      <w:r w:rsidR="0077101A">
        <w:fldChar w:fldCharType="separate"/>
      </w:r>
      <w:r w:rsidR="0056715F">
        <w:rPr>
          <w:noProof/>
          <w:lang w:val="en-US"/>
        </w:rPr>
        <w:t>11</w:t>
      </w:r>
      <w:r w:rsidR="0077101A">
        <w:fldChar w:fldCharType="end"/>
      </w:r>
      <w:bookmarkEnd w:id="603"/>
      <w:bookmarkEnd w:id="604"/>
      <w:r w:rsidRPr="00CA28ED">
        <w:rPr>
          <w:lang w:val="en-US"/>
        </w:rPr>
        <w:t xml:space="preserve">: Results obtained from the </w:t>
      </w:r>
      <w:r>
        <w:rPr>
          <w:rFonts w:cs="Times New Roman"/>
          <w:lang w:val="en-US"/>
        </w:rPr>
        <w:t>Mann-Whitney</w:t>
      </w:r>
      <w:r w:rsidRPr="00CA28ED">
        <w:rPr>
          <w:lang w:val="en-US"/>
        </w:rPr>
        <w:t xml:space="preserve"> test</w:t>
      </w:r>
      <w:bookmarkEnd w:id="605"/>
    </w:p>
    <w:tbl>
      <w:tblPr>
        <w:tblStyle w:val="GradeMdia3-nfase1"/>
        <w:tblW w:w="0" w:type="auto"/>
        <w:tblLook w:val="04A0" w:firstRow="1" w:lastRow="0" w:firstColumn="1" w:lastColumn="0" w:noHBand="0" w:noVBand="1"/>
      </w:tblPr>
      <w:tblGrid>
        <w:gridCol w:w="1019"/>
        <w:gridCol w:w="1053"/>
        <w:gridCol w:w="1029"/>
        <w:gridCol w:w="1017"/>
        <w:gridCol w:w="1017"/>
        <w:gridCol w:w="1018"/>
        <w:gridCol w:w="1029"/>
        <w:gridCol w:w="1042"/>
        <w:gridCol w:w="1063"/>
      </w:tblGrid>
      <w:tr w:rsidR="00E6284E" w:rsidRPr="004D0EA1" w14:paraId="7B8FEBCC" w14:textId="77777777" w:rsidTr="00E41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213CB5D" w14:textId="77777777" w:rsidR="00E6284E" w:rsidRPr="004D0EA1" w:rsidRDefault="00E6284E" w:rsidP="004D0EA1">
            <w:pPr>
              <w:spacing w:line="240" w:lineRule="auto"/>
              <w:ind w:firstLine="0"/>
              <w:jc w:val="center"/>
              <w:rPr>
                <w:sz w:val="20"/>
              </w:rPr>
            </w:pPr>
            <w:r w:rsidRPr="004D0EA1">
              <w:rPr>
                <w:sz w:val="20"/>
              </w:rPr>
              <w:t>α = 0.05</w:t>
            </w:r>
          </w:p>
        </w:tc>
        <w:tc>
          <w:tcPr>
            <w:tcW w:w="1064" w:type="dxa"/>
          </w:tcPr>
          <w:p w14:paraId="0C6D913F"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Q3</w:t>
            </w:r>
          </w:p>
        </w:tc>
        <w:tc>
          <w:tcPr>
            <w:tcW w:w="1063" w:type="dxa"/>
          </w:tcPr>
          <w:p w14:paraId="6269C4EC"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Q4</w:t>
            </w:r>
          </w:p>
        </w:tc>
        <w:tc>
          <w:tcPr>
            <w:tcW w:w="1062" w:type="dxa"/>
          </w:tcPr>
          <w:p w14:paraId="0EB483EE"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Q5</w:t>
            </w:r>
          </w:p>
        </w:tc>
        <w:tc>
          <w:tcPr>
            <w:tcW w:w="1062" w:type="dxa"/>
          </w:tcPr>
          <w:p w14:paraId="3E35EE0B"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Q6</w:t>
            </w:r>
          </w:p>
        </w:tc>
        <w:tc>
          <w:tcPr>
            <w:tcW w:w="1063" w:type="dxa"/>
          </w:tcPr>
          <w:p w14:paraId="35F9F8C2"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Q7</w:t>
            </w:r>
          </w:p>
        </w:tc>
        <w:tc>
          <w:tcPr>
            <w:tcW w:w="1063" w:type="dxa"/>
          </w:tcPr>
          <w:p w14:paraId="51C8FF5F"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Q8</w:t>
            </w:r>
          </w:p>
        </w:tc>
        <w:tc>
          <w:tcPr>
            <w:tcW w:w="1064" w:type="dxa"/>
          </w:tcPr>
          <w:p w14:paraId="26F9B1A3"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Q9</w:t>
            </w:r>
          </w:p>
        </w:tc>
        <w:tc>
          <w:tcPr>
            <w:tcW w:w="1072" w:type="dxa"/>
          </w:tcPr>
          <w:p w14:paraId="542070B0" w14:textId="77777777" w:rsidR="00E6284E" w:rsidRPr="004D0EA1" w:rsidRDefault="00E6284E" w:rsidP="004D0EA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4D0EA1">
              <w:rPr>
                <w:sz w:val="20"/>
              </w:rPr>
              <w:t>Duration</w:t>
            </w:r>
          </w:p>
        </w:tc>
      </w:tr>
      <w:tr w:rsidR="00E6284E" w:rsidRPr="004D0EA1" w14:paraId="6F815B92" w14:textId="77777777" w:rsidTr="00E41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5B55E579" w14:textId="77777777" w:rsidR="00E6284E" w:rsidRPr="004D0EA1" w:rsidRDefault="00E6284E" w:rsidP="004D0EA1">
            <w:pPr>
              <w:spacing w:line="240" w:lineRule="auto"/>
              <w:ind w:firstLine="0"/>
              <w:jc w:val="center"/>
              <w:rPr>
                <w:sz w:val="20"/>
              </w:rPr>
            </w:pPr>
            <w:r w:rsidRPr="004D0EA1">
              <w:rPr>
                <w:sz w:val="20"/>
              </w:rPr>
              <w:t>p-value</w:t>
            </w:r>
          </w:p>
        </w:tc>
        <w:tc>
          <w:tcPr>
            <w:tcW w:w="1064" w:type="dxa"/>
          </w:tcPr>
          <w:p w14:paraId="0951303F"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0.007259</w:t>
            </w:r>
          </w:p>
        </w:tc>
        <w:tc>
          <w:tcPr>
            <w:tcW w:w="1063" w:type="dxa"/>
          </w:tcPr>
          <w:p w14:paraId="0AB499D6"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0.5757</w:t>
            </w:r>
          </w:p>
        </w:tc>
        <w:tc>
          <w:tcPr>
            <w:tcW w:w="1062" w:type="dxa"/>
          </w:tcPr>
          <w:p w14:paraId="4D7E5C04"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1</w:t>
            </w:r>
          </w:p>
        </w:tc>
        <w:tc>
          <w:tcPr>
            <w:tcW w:w="1062" w:type="dxa"/>
          </w:tcPr>
          <w:p w14:paraId="039CE4EA"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Null</w:t>
            </w:r>
          </w:p>
        </w:tc>
        <w:tc>
          <w:tcPr>
            <w:tcW w:w="1063" w:type="dxa"/>
          </w:tcPr>
          <w:p w14:paraId="3506A838"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0.467</w:t>
            </w:r>
          </w:p>
        </w:tc>
        <w:tc>
          <w:tcPr>
            <w:tcW w:w="1063" w:type="dxa"/>
          </w:tcPr>
          <w:p w14:paraId="5B70438F"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0.6371</w:t>
            </w:r>
          </w:p>
        </w:tc>
        <w:tc>
          <w:tcPr>
            <w:tcW w:w="1064" w:type="dxa"/>
          </w:tcPr>
          <w:p w14:paraId="7CDCAF45"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0.07049</w:t>
            </w:r>
          </w:p>
        </w:tc>
        <w:tc>
          <w:tcPr>
            <w:tcW w:w="1072" w:type="dxa"/>
          </w:tcPr>
          <w:p w14:paraId="393CE09B" w14:textId="77777777" w:rsidR="00E6284E" w:rsidRPr="004D0EA1" w:rsidRDefault="00E6284E"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0"/>
              </w:rPr>
            </w:pPr>
            <w:r w:rsidRPr="004D0EA1">
              <w:rPr>
                <w:sz w:val="20"/>
              </w:rPr>
              <w:t>0.03595</w:t>
            </w:r>
          </w:p>
        </w:tc>
      </w:tr>
      <w:tr w:rsidR="00E6284E" w:rsidRPr="004D0EA1" w14:paraId="59E7C4A6" w14:textId="77777777" w:rsidTr="00E4115A">
        <w:tc>
          <w:tcPr>
            <w:cnfStyle w:val="001000000000" w:firstRow="0" w:lastRow="0" w:firstColumn="1" w:lastColumn="0" w:oddVBand="0" w:evenVBand="0" w:oddHBand="0" w:evenHBand="0" w:firstRowFirstColumn="0" w:firstRowLastColumn="0" w:lastRowFirstColumn="0" w:lastRowLastColumn="0"/>
            <w:tcW w:w="1063" w:type="dxa"/>
          </w:tcPr>
          <w:p w14:paraId="50A2D1E5" w14:textId="77777777" w:rsidR="00E6284E" w:rsidRPr="004D0EA1" w:rsidRDefault="00E6284E" w:rsidP="004D0EA1">
            <w:pPr>
              <w:spacing w:line="240" w:lineRule="auto"/>
              <w:ind w:firstLine="0"/>
              <w:jc w:val="center"/>
              <w:rPr>
                <w:sz w:val="20"/>
              </w:rPr>
            </w:pPr>
            <w:r w:rsidRPr="004D0EA1">
              <w:rPr>
                <w:sz w:val="20"/>
              </w:rPr>
              <w:t>CI</w:t>
            </w:r>
          </w:p>
        </w:tc>
        <w:tc>
          <w:tcPr>
            <w:tcW w:w="1064" w:type="dxa"/>
          </w:tcPr>
          <w:p w14:paraId="115B20BA"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63" w:type="dxa"/>
          </w:tcPr>
          <w:p w14:paraId="70032D93"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62" w:type="dxa"/>
          </w:tcPr>
          <w:p w14:paraId="44F84E79"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62" w:type="dxa"/>
          </w:tcPr>
          <w:p w14:paraId="04E74B5B"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63" w:type="dxa"/>
          </w:tcPr>
          <w:p w14:paraId="38429BE7"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63" w:type="dxa"/>
          </w:tcPr>
          <w:p w14:paraId="6E63CF72"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64" w:type="dxa"/>
          </w:tcPr>
          <w:p w14:paraId="061A4327"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c>
          <w:tcPr>
            <w:tcW w:w="1072" w:type="dxa"/>
          </w:tcPr>
          <w:p w14:paraId="388ED0A9" w14:textId="77777777" w:rsidR="00E6284E" w:rsidRPr="004D0EA1" w:rsidRDefault="00E6284E"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4D0EA1">
              <w:rPr>
                <w:sz w:val="20"/>
              </w:rPr>
              <w:t>&lt; 0.001</w:t>
            </w:r>
          </w:p>
        </w:tc>
      </w:tr>
    </w:tbl>
    <w:p w14:paraId="2B700BAB" w14:textId="77777777" w:rsidR="00E6284E" w:rsidRDefault="00E6284E" w:rsidP="00E6284E">
      <w:pPr>
        <w:rPr>
          <w:rFonts w:cs="Times New Roman"/>
          <w:lang w:val="en-US"/>
        </w:rPr>
      </w:pPr>
    </w:p>
    <w:p w14:paraId="047C602A" w14:textId="77777777"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w:proofErr w:type="gramEnd"/>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Otherwise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m:t>
            </m:r>
            <m:r>
              <w:rPr>
                <w:rFonts w:ascii="Cambria Math" w:hAnsi="Cambria Math"/>
                <w:szCs w:val="24"/>
              </w:rPr>
              <m:t>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77101A">
        <w:rPr>
          <w:rFonts w:eastAsiaTheme="minorEastAsia"/>
          <w:szCs w:val="24"/>
          <w:lang w:val="en-US"/>
        </w:rPr>
        <w:fldChar w:fldCharType="begin"/>
      </w:r>
      <w:r>
        <w:rPr>
          <w:rFonts w:eastAsiaTheme="minorEastAsia"/>
          <w:szCs w:val="24"/>
          <w:lang w:val="en-US"/>
        </w:rPr>
        <w:instrText xml:space="preserve"> REF _Ref358902506 \h </w:instrText>
      </w:r>
      <w:r w:rsidR="0077101A">
        <w:rPr>
          <w:rFonts w:eastAsiaTheme="minorEastAsia"/>
          <w:szCs w:val="24"/>
          <w:lang w:val="en-US"/>
        </w:rPr>
      </w:r>
      <w:r w:rsidR="0077101A">
        <w:rPr>
          <w:rFonts w:eastAsiaTheme="minorEastAsia"/>
          <w:szCs w:val="24"/>
          <w:lang w:val="en-US"/>
        </w:rPr>
        <w:fldChar w:fldCharType="separate"/>
      </w:r>
      <w:r w:rsidR="0056715F" w:rsidRPr="00CA28ED">
        <w:rPr>
          <w:lang w:val="en-US"/>
        </w:rPr>
        <w:t xml:space="preserve">Table </w:t>
      </w:r>
      <w:r w:rsidR="0056715F">
        <w:rPr>
          <w:noProof/>
          <w:lang w:val="en-US"/>
        </w:rPr>
        <w:t>11</w:t>
      </w:r>
      <w:r w:rsidR="0077101A">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14:paraId="3281D1D9" w14:textId="77777777" w:rsidR="00E6284E" w:rsidRPr="00D75CD2" w:rsidRDefault="00E6284E" w:rsidP="00E6284E">
      <w:pPr>
        <w:rPr>
          <w:lang w:val="en-US"/>
        </w:rPr>
      </w:pPr>
      <w:r>
        <w:rPr>
          <w:lang w:val="en-US"/>
        </w:rPr>
        <w:t xml:space="preserve">By analyzing the </w:t>
      </w:r>
      <w:r w:rsidRPr="00AF2554">
        <w:rPr>
          <w:i/>
          <w:lang w:val="en-US"/>
        </w:rPr>
        <w:t>boxplots</w:t>
      </w:r>
      <w:r>
        <w:rPr>
          <w:lang w:val="en-US"/>
        </w:rPr>
        <w:t xml:space="preserve"> in </w:t>
      </w:r>
      <w:r w:rsidR="0077101A">
        <w:rPr>
          <w:lang w:val="en-US"/>
        </w:rPr>
        <w:fldChar w:fldCharType="begin"/>
      </w:r>
      <w:r>
        <w:rPr>
          <w:lang w:val="en-US"/>
        </w:rPr>
        <w:instrText xml:space="preserve"> REF _Ref358238630 \h </w:instrText>
      </w:r>
      <w:r w:rsidR="0077101A">
        <w:rPr>
          <w:lang w:val="en-US"/>
        </w:rPr>
      </w:r>
      <w:r w:rsidR="0077101A">
        <w:rPr>
          <w:lang w:val="en-US"/>
        </w:rPr>
        <w:fldChar w:fldCharType="separate"/>
      </w:r>
      <w:r w:rsidR="0056715F" w:rsidRPr="00A44F8B">
        <w:rPr>
          <w:lang w:val="en-US"/>
        </w:rPr>
        <w:t xml:space="preserve">Figure </w:t>
      </w:r>
      <w:r w:rsidR="0056715F">
        <w:rPr>
          <w:noProof/>
          <w:lang w:val="en-US"/>
        </w:rPr>
        <w:t>36</w:t>
      </w:r>
      <w:r w:rsidR="0077101A">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r w:rsidRPr="000F5C8B">
        <w:rPr>
          <w:i/>
          <w:lang w:val="en-US"/>
        </w:rPr>
        <w:t>boxplot</w:t>
      </w:r>
      <w:r>
        <w:rPr>
          <w:lang w:val="en-US"/>
        </w:rPr>
        <w:t xml:space="preserve"> for question 9, the results for using provenance are greater than without provenance. While without provenance’s data is scattered around the maximum and minimum values with the </w:t>
      </w:r>
      <w:r>
        <w:rPr>
          <w:lang w:val="en-US"/>
        </w:rPr>
        <w:lastRenderedPageBreak/>
        <w:t xml:space="preserve">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r w:rsidRPr="00A57CB3">
        <w:rPr>
          <w:i/>
          <w:lang w:val="en-US"/>
        </w:rPr>
        <w:t>boxplot</w:t>
      </w:r>
      <w:r>
        <w:rPr>
          <w:lang w:val="en-US"/>
        </w:rPr>
        <w:t xml:space="preserve"> for question 6 was discarded because both methods had equal values and were all zero (without outliers).</w:t>
      </w:r>
    </w:p>
    <w:p w14:paraId="395C3A37" w14:textId="77777777" w:rsidR="00E6284E" w:rsidRDefault="00E6284E" w:rsidP="00E6284E">
      <w:pPr>
        <w:pStyle w:val="Ttulo2"/>
        <w:rPr>
          <w:lang w:val="en-US"/>
        </w:rPr>
      </w:pPr>
      <w:bookmarkStart w:id="606" w:name="_Toc354161756"/>
      <w:bookmarkStart w:id="607" w:name="_Ref358651691"/>
      <w:bookmarkStart w:id="608" w:name="_Toc361125405"/>
      <w:r w:rsidRPr="001E187B">
        <w:rPr>
          <w:lang w:val="en-US"/>
        </w:rPr>
        <w:t>Threats to Validity</w:t>
      </w:r>
      <w:bookmarkEnd w:id="606"/>
      <w:bookmarkEnd w:id="607"/>
      <w:bookmarkEnd w:id="608"/>
    </w:p>
    <w:p w14:paraId="2232154B" w14:textId="0875A480"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w:t>
      </w:r>
      <w:del w:id="609" w:author="Micro" w:date="2013-07-17T16:21:00Z">
        <w:r w:rsidDel="00AC7187">
          <w:rPr>
            <w:lang w:val="en-US"/>
          </w:rPr>
          <w:delText xml:space="preserve">and </w:delText>
        </w:r>
      </w:del>
      <w:r>
        <w:rPr>
          <w:lang w:val="en-US"/>
        </w:rPr>
        <w:t xml:space="preserve">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w:t>
      </w:r>
      <w:commentRangeStart w:id="610"/>
      <w:r>
        <w:rPr>
          <w:lang w:val="en-US"/>
        </w:rPr>
        <w:t xml:space="preserve">game </w:t>
      </w:r>
      <w:commentRangeEnd w:id="610"/>
      <w:r w:rsidR="00AC7187">
        <w:rPr>
          <w:rStyle w:val="Refdecomentrio"/>
        </w:rPr>
        <w:commentReference w:id="610"/>
      </w:r>
      <w:r>
        <w:rPr>
          <w:lang w:val="en-US"/>
        </w:rPr>
        <w:t xml:space="preserve">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r w:rsidRPr="00E446C5">
        <w:rPr>
          <w:i/>
          <w:lang w:val="en-US"/>
        </w:rPr>
        <w:t>Universidade Federal Fluminense</w:t>
      </w:r>
      <w:r>
        <w:rPr>
          <w:lang w:val="en-US"/>
        </w:rPr>
        <w:t>.</w:t>
      </w:r>
    </w:p>
    <w:p w14:paraId="76679265" w14:textId="43E3947C"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del w:id="611" w:author="Micro" w:date="2013-07-17T16:28:00Z">
        <w:r w:rsidDel="00AC7187">
          <w:rPr>
            <w:lang w:val="en-US"/>
          </w:rPr>
          <w:delText>the game</w:delText>
        </w:r>
      </w:del>
      <w:ins w:id="612" w:author="Micro" w:date="2013-07-17T16:28:00Z">
        <w:r w:rsidR="00AC7187">
          <w:rPr>
            <w:lang w:val="en-US"/>
          </w:rPr>
          <w:t>it</w:t>
        </w:r>
      </w:ins>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14:paraId="7E6816B6" w14:textId="77777777"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xml:space="preserve">). </w:t>
      </w:r>
      <w:commentRangeStart w:id="613"/>
      <w:r>
        <w:rPr>
          <w:lang w:val="en-US"/>
        </w:rPr>
        <w:t>Another threat is related to the size of the population, which is composed of 37 volunteers.</w:t>
      </w:r>
      <w:commentRangeEnd w:id="613"/>
      <w:r w:rsidR="00AC7187">
        <w:rPr>
          <w:rStyle w:val="Refdecomentrio"/>
        </w:rPr>
        <w:commentReference w:id="613"/>
      </w:r>
    </w:p>
    <w:p w14:paraId="7A3C4537" w14:textId="77777777" w:rsidR="00E6284E" w:rsidRPr="00B17667" w:rsidRDefault="00E6284E" w:rsidP="00E6284E">
      <w:pPr>
        <w:pStyle w:val="Ttulo2"/>
        <w:rPr>
          <w:lang w:val="en-US"/>
        </w:rPr>
      </w:pPr>
      <w:bookmarkStart w:id="614" w:name="_Toc354161757"/>
      <w:bookmarkStart w:id="615" w:name="_Ref358651727"/>
      <w:bookmarkStart w:id="616" w:name="_Toc361125406"/>
      <w:r w:rsidRPr="001E187B">
        <w:rPr>
          <w:lang w:val="en-US"/>
        </w:rPr>
        <w:t>Final Considerations</w:t>
      </w:r>
      <w:bookmarkEnd w:id="614"/>
      <w:bookmarkEnd w:id="615"/>
      <w:bookmarkEnd w:id="616"/>
    </w:p>
    <w:p w14:paraId="75384DFB" w14:textId="4E093187"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w:t>
      </w:r>
      <w:r>
        <w:rPr>
          <w:lang w:val="en-US"/>
        </w:rPr>
        <w:lastRenderedPageBreak/>
        <w:t xml:space="preserve">experiments. The results demonstrate </w:t>
      </w:r>
      <w:ins w:id="617" w:author="Micro" w:date="2013-07-17T16:30:00Z">
        <w:r w:rsidR="00AC7187">
          <w:rPr>
            <w:lang w:val="en-US"/>
          </w:rPr>
          <w:t xml:space="preserve">that </w:t>
        </w:r>
      </w:ins>
      <w:del w:id="618" w:author="Micro" w:date="2013-07-17T16:30:00Z">
        <w:r w:rsidDel="00AC7187">
          <w:rPr>
            <w:lang w:val="en-US"/>
          </w:rPr>
          <w:delText xml:space="preserve">the obtained </w:delText>
        </w:r>
      </w:del>
      <w:r>
        <w:rPr>
          <w:lang w:val="en-US"/>
        </w:rPr>
        <w:t xml:space="preserve">results </w:t>
      </w:r>
      <w:del w:id="619" w:author="Micro" w:date="2013-07-17T16:30:00Z">
        <w:r w:rsidDel="00AC7187">
          <w:rPr>
            <w:lang w:val="en-US"/>
          </w:rPr>
          <w:delText xml:space="preserve">for </w:delText>
        </w:r>
      </w:del>
      <w:r>
        <w:rPr>
          <w:lang w:val="en-US"/>
        </w:rPr>
        <w:t>analyz</w:t>
      </w:r>
      <w:ins w:id="620" w:author="Micro" w:date="2013-07-17T16:30:00Z">
        <w:r w:rsidR="00AC7187">
          <w:rPr>
            <w:lang w:val="en-US"/>
          </w:rPr>
          <w:t>ed based</w:t>
        </w:r>
      </w:ins>
      <w:del w:id="621" w:author="Micro" w:date="2013-07-17T16:30:00Z">
        <w:r w:rsidDel="00AC7187">
          <w:rPr>
            <w:lang w:val="en-US"/>
          </w:rPr>
          <w:delText>ing</w:delText>
        </w:r>
      </w:del>
      <w:r>
        <w:rPr>
          <w:lang w:val="en-US"/>
        </w:rPr>
        <w:t xml:space="preserve"> with provenance were equal or greater than watching a replay. Furthermore, analyzing the game flow with provenance is faster than only watching a replay of the game session. </w:t>
      </w:r>
    </w:p>
    <w:p w14:paraId="0C1491E5" w14:textId="77777777"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14:paraId="0C2DAD7A" w14:textId="77777777" w:rsidR="00E6284E" w:rsidRPr="00B17667" w:rsidRDefault="00E6284E" w:rsidP="00E6284E">
      <w:pPr>
        <w:spacing w:after="200" w:line="276" w:lineRule="auto"/>
        <w:ind w:firstLine="576"/>
        <w:rPr>
          <w:lang w:val="en-US"/>
        </w:rPr>
      </w:pPr>
    </w:p>
    <w:p w14:paraId="4F64C609" w14:textId="77777777"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14:paraId="680E2142" w14:textId="77777777" w:rsidR="0056035F" w:rsidRPr="001E187B" w:rsidRDefault="0056035F" w:rsidP="0056035F">
      <w:pPr>
        <w:pStyle w:val="Ttulo1"/>
        <w:rPr>
          <w:lang w:val="en-US"/>
        </w:rPr>
      </w:pPr>
      <w:bookmarkStart w:id="622" w:name="_Toc361125407"/>
      <w:r w:rsidRPr="001E187B">
        <w:rPr>
          <w:lang w:val="en-US"/>
        </w:rPr>
        <w:lastRenderedPageBreak/>
        <w:t xml:space="preserve">– </w:t>
      </w:r>
      <w:r w:rsidR="000D6AC9" w:rsidRPr="001E187B">
        <w:rPr>
          <w:lang w:val="en-US"/>
        </w:rPr>
        <w:t>Conclusion</w:t>
      </w:r>
      <w:bookmarkEnd w:id="622"/>
    </w:p>
    <w:p w14:paraId="011EC097" w14:textId="77777777" w:rsidR="00602B8B" w:rsidRPr="00C1684F" w:rsidRDefault="00602B8B" w:rsidP="00602B8B">
      <w:pPr>
        <w:pStyle w:val="Ttulo2"/>
        <w:rPr>
          <w:lang w:val="en-US"/>
        </w:rPr>
      </w:pPr>
      <w:bookmarkStart w:id="623" w:name="_Toc354161759"/>
      <w:bookmarkStart w:id="624" w:name="_Toc361125408"/>
      <w:r w:rsidRPr="00C1684F">
        <w:rPr>
          <w:lang w:val="en-US"/>
        </w:rPr>
        <w:t>Contributions</w:t>
      </w:r>
      <w:bookmarkEnd w:id="623"/>
      <w:bookmarkEnd w:id="624"/>
    </w:p>
    <w:p w14:paraId="13CF0BA4" w14:textId="77777777" w:rsidR="00602B8B" w:rsidRDefault="00602B8B" w:rsidP="00602B8B">
      <w:pPr>
        <w:rPr>
          <w:lang w:val="en-US"/>
        </w:rPr>
      </w:pPr>
      <w:bookmarkStart w:id="625" w:name="_Toc354161760"/>
      <w:r>
        <w:rPr>
          <w:lang w:val="en-US"/>
        </w:rPr>
        <w:t xml:space="preserve">This work introduced a new approach for gameplay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gameplay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14:paraId="08FE618F" w14:textId="77777777"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14:paraId="21F154CD" w14:textId="1DE0221A"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w:t>
      </w:r>
      <w:del w:id="626" w:author="Micro" w:date="2013-07-17T16:33:00Z">
        <w:r w:rsidDel="00394B80">
          <w:rPr>
            <w:lang w:val="en-US"/>
          </w:rPr>
          <w:delText xml:space="preserve">only </w:delText>
        </w:r>
      </w:del>
      <w:r>
        <w:rPr>
          <w:lang w:val="en-US"/>
        </w:rPr>
        <w:t xml:space="preserve">those </w:t>
      </w:r>
      <w:del w:id="627" w:author="Micro" w:date="2013-07-17T16:33:00Z">
        <w:r w:rsidDel="00394B80">
          <w:rPr>
            <w:lang w:val="en-US"/>
          </w:rPr>
          <w:delText>desired to be seen by</w:delText>
        </w:r>
      </w:del>
      <w:ins w:id="628" w:author="Micro" w:date="2013-07-17T16:33:00Z">
        <w:r w:rsidR="00394B80">
          <w:rPr>
            <w:lang w:val="en-US"/>
          </w:rPr>
          <w:t>that are the focus of interest of</w:t>
        </w:r>
      </w:ins>
      <w:r>
        <w:rPr>
          <w:lang w:val="en-US"/>
        </w:rPr>
        <w:t xml:space="preserve"> the user. This allows for faster identification of the influences in the game, which is possible due the way the provenance graph is structured.</w:t>
      </w:r>
    </w:p>
    <w:p w14:paraId="424EEDE3" w14:textId="3A88F9D1" w:rsidR="00602B8B" w:rsidRDefault="00602B8B" w:rsidP="00602B8B">
      <w:pPr>
        <w:rPr>
          <w:lang w:val="en-US"/>
        </w:rPr>
      </w:pPr>
      <w:r>
        <w:rPr>
          <w:lang w:val="en-US"/>
        </w:rPr>
        <w:t>Both precision and agility were evaluated by an experiment</w:t>
      </w:r>
      <w:ins w:id="629" w:author="Micro" w:date="2013-07-17T16:34:00Z">
        <w:r w:rsidR="00394B80">
          <w:rPr>
            <w:lang w:val="en-US"/>
          </w:rPr>
          <w:t>,</w:t>
        </w:r>
      </w:ins>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14:paraId="69090281" w14:textId="77777777"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r w:rsidRPr="004E41A8">
        <w:rPr>
          <w:lang w:val="en-US"/>
        </w:rPr>
        <w:t>gameplay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gameplay metrics, and aiding developers by detecting gameplay issues</w:t>
      </w:r>
      <w:r w:rsidRPr="004E41A8">
        <w:rPr>
          <w:lang w:val="en-US"/>
        </w:rPr>
        <w:t xml:space="preserve">.  </w:t>
      </w:r>
    </w:p>
    <w:p w14:paraId="19B1F9B7" w14:textId="77777777" w:rsidR="00602B8B" w:rsidRDefault="0077101A"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14:paraId="5BC595B4" w14:textId="77777777" w:rsidR="00602B8B" w:rsidRPr="0076056D" w:rsidRDefault="00602B8B" w:rsidP="00602B8B">
      <w:pPr>
        <w:pStyle w:val="Legenda"/>
        <w:keepNext/>
        <w:ind w:firstLine="0"/>
        <w:rPr>
          <w:lang w:val="en-US"/>
        </w:rPr>
      </w:pPr>
      <w:bookmarkStart w:id="630" w:name="_Ref360735368"/>
      <w:bookmarkStart w:id="631" w:name="_Toc361124169"/>
      <w:r w:rsidRPr="0076056D">
        <w:rPr>
          <w:lang w:val="en-US"/>
        </w:rPr>
        <w:t xml:space="preserve">Table </w:t>
      </w:r>
      <w:r w:rsidR="0077101A" w:rsidRPr="00171BB4">
        <w:fldChar w:fldCharType="begin"/>
      </w:r>
      <w:r w:rsidRPr="0076056D">
        <w:rPr>
          <w:lang w:val="en-US"/>
        </w:rPr>
        <w:instrText xml:space="preserve"> SEQ Table \* ARABIC </w:instrText>
      </w:r>
      <w:r w:rsidR="0077101A" w:rsidRPr="00171BB4">
        <w:fldChar w:fldCharType="separate"/>
      </w:r>
      <w:r w:rsidR="0056715F">
        <w:rPr>
          <w:noProof/>
          <w:lang w:val="en-US"/>
        </w:rPr>
        <w:t>12</w:t>
      </w:r>
      <w:r w:rsidR="0077101A" w:rsidRPr="00171BB4">
        <w:fldChar w:fldCharType="end"/>
      </w:r>
      <w:bookmarkEnd w:id="630"/>
      <w:r w:rsidRPr="0076056D">
        <w:rPr>
          <w:lang w:val="en-US"/>
        </w:rPr>
        <w:t>: Comparative chart among approaches</w:t>
      </w:r>
      <w:bookmarkEnd w:id="631"/>
    </w:p>
    <w:tbl>
      <w:tblPr>
        <w:tblStyle w:val="GradeMdia3-nfase1"/>
        <w:tblW w:w="0" w:type="auto"/>
        <w:jc w:val="center"/>
        <w:tblInd w:w="-631" w:type="dxa"/>
        <w:tblLook w:val="04A0" w:firstRow="1" w:lastRow="0" w:firstColumn="1" w:lastColumn="0" w:noHBand="0" w:noVBand="1"/>
      </w:tblPr>
      <w:tblGrid>
        <w:gridCol w:w="2608"/>
        <w:gridCol w:w="612"/>
        <w:gridCol w:w="612"/>
        <w:gridCol w:w="612"/>
        <w:gridCol w:w="612"/>
        <w:gridCol w:w="612"/>
      </w:tblGrid>
      <w:tr w:rsidR="00602B8B" w14:paraId="06D26225" w14:textId="77777777" w:rsidTr="00262EE0">
        <w:trPr>
          <w:cnfStyle w:val="100000000000" w:firstRow="1" w:lastRow="0" w:firstColumn="0" w:lastColumn="0" w:oddVBand="0" w:evenVBand="0" w:oddHBand="0" w:evenHBand="0" w:firstRowFirstColumn="0" w:firstRowLastColumn="0" w:lastRowFirstColumn="0" w:lastRowLastColumn="0"/>
          <w:cantSplit/>
          <w:trHeight w:val="3922"/>
          <w:jc w:val="center"/>
        </w:trPr>
        <w:tc>
          <w:tcPr>
            <w:cnfStyle w:val="001000000000" w:firstRow="0" w:lastRow="0" w:firstColumn="1" w:lastColumn="0" w:oddVBand="0" w:evenVBand="0" w:oddHBand="0" w:evenHBand="0" w:firstRowFirstColumn="0" w:firstRowLastColumn="0" w:lastRowFirstColumn="0" w:lastRowLastColumn="0"/>
            <w:tcW w:w="2608" w:type="dxa"/>
            <w:vAlign w:val="center"/>
          </w:tcPr>
          <w:p w14:paraId="460D0B62" w14:textId="77777777" w:rsidR="00602B8B" w:rsidRDefault="00602B8B" w:rsidP="004D0EA1">
            <w:pPr>
              <w:spacing w:line="240" w:lineRule="auto"/>
              <w:ind w:firstLine="0"/>
              <w:jc w:val="center"/>
            </w:pPr>
            <w:r>
              <w:t>Features</w:t>
            </w:r>
          </w:p>
        </w:tc>
        <w:tc>
          <w:tcPr>
            <w:tcW w:w="612" w:type="dxa"/>
            <w:textDirection w:val="btLr"/>
          </w:tcPr>
          <w:p w14:paraId="7D7A8524" w14:textId="77777777" w:rsidR="00602B8B" w:rsidRDefault="00602B8B" w:rsidP="004D0EA1">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r>
              <w:t>GVM</w:t>
            </w:r>
            <w:r w:rsidR="004D0EA1">
              <w:t xml:space="preserve"> </w:t>
            </w:r>
            <w:r w:rsidR="0077101A">
              <w:fldChar w:fldCharType="begin"/>
            </w:r>
            <w:r w:rsidR="0056715F">
              <w:instrText xml:space="preserve"> ADDIN ZOTERO_ITEM {"citationID":"cIykXWbi","properties":{"formattedCitation":"{\\rtf (JOSLIN \\i et al.\\i0{}, 2007)}","plainCitation":"(JOSLIN et al., 2007)"},"citationItems":[{"id":201,"uris":["http://zotero.org/users/1122386/items/ZKEJW8GC"],"uri":["http://zotero.org/users/1122386/items/ZKEJW8GC"]}]} </w:instrText>
            </w:r>
            <w:r w:rsidR="0077101A">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77101A">
              <w:fldChar w:fldCharType="end"/>
            </w:r>
          </w:p>
        </w:tc>
        <w:tc>
          <w:tcPr>
            <w:tcW w:w="612" w:type="dxa"/>
            <w:textDirection w:val="btLr"/>
          </w:tcPr>
          <w:p w14:paraId="6052AE69" w14:textId="77777777" w:rsidR="00602B8B" w:rsidRDefault="00602B8B" w:rsidP="004D0EA1">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r>
              <w:t>TRUE</w:t>
            </w:r>
            <w:r w:rsidR="004D0EA1">
              <w:t xml:space="preserve"> </w:t>
            </w:r>
            <w:r w:rsidR="0077101A">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77101A">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77101A">
              <w:fldChar w:fldCharType="end"/>
            </w:r>
          </w:p>
        </w:tc>
        <w:tc>
          <w:tcPr>
            <w:tcW w:w="612" w:type="dxa"/>
            <w:textDirection w:val="btLr"/>
          </w:tcPr>
          <w:p w14:paraId="5EF9E78E" w14:textId="77777777" w:rsidR="00602B8B" w:rsidRDefault="00602B8B" w:rsidP="004D0EA1">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proofErr w:type="spellStart"/>
            <w:r>
              <w:t>Playtracer</w:t>
            </w:r>
            <w:proofErr w:type="spellEnd"/>
            <w:r w:rsidR="004D0EA1">
              <w:t xml:space="preserve"> </w:t>
            </w:r>
            <w:r w:rsidR="0077101A">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77101A">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77101A">
              <w:fldChar w:fldCharType="end"/>
            </w:r>
          </w:p>
        </w:tc>
        <w:tc>
          <w:tcPr>
            <w:tcW w:w="612" w:type="dxa"/>
            <w:textDirection w:val="btLr"/>
          </w:tcPr>
          <w:p w14:paraId="343524A1" w14:textId="77777777" w:rsidR="00602B8B" w:rsidRDefault="00602B8B" w:rsidP="004D0EA1">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pPr>
            <w:r>
              <w:t>Play-Graph</w:t>
            </w:r>
            <w:r w:rsidR="004D0EA1">
              <w:t xml:space="preserve"> </w:t>
            </w:r>
            <w:r w:rsidR="0077101A">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77101A">
              <w:fldChar w:fldCharType="separate"/>
            </w:r>
            <w:r w:rsidRPr="003568C6">
              <w:rPr>
                <w:rFonts w:cs="Times New Roman"/>
              </w:rPr>
              <w:t>(WALLNER, 2013)</w:t>
            </w:r>
            <w:r w:rsidR="0077101A">
              <w:fldChar w:fldCharType="end"/>
            </w:r>
          </w:p>
        </w:tc>
        <w:tc>
          <w:tcPr>
            <w:tcW w:w="612" w:type="dxa"/>
            <w:textDirection w:val="btLr"/>
          </w:tcPr>
          <w:p w14:paraId="75CAF97F" w14:textId="77777777" w:rsidR="00602B8B" w:rsidRPr="00394B80" w:rsidRDefault="00602B8B" w:rsidP="004D0EA1">
            <w:pPr>
              <w:spacing w:line="240" w:lineRule="auto"/>
              <w:ind w:left="113" w:right="113" w:firstLine="0"/>
              <w:jc w:val="center"/>
              <w:cnfStyle w:val="100000000000" w:firstRow="1" w:lastRow="0" w:firstColumn="0" w:lastColumn="0" w:oddVBand="0" w:evenVBand="0" w:oddHBand="0" w:evenHBand="0" w:firstRowFirstColumn="0" w:firstRowLastColumn="0" w:lastRowFirstColumn="0" w:lastRowLastColumn="0"/>
              <w:rPr>
                <w:u w:val="single"/>
                <w:rPrChange w:id="632" w:author="Micro" w:date="2013-07-17T16:35:00Z">
                  <w:rPr/>
                </w:rPrChange>
              </w:rPr>
            </w:pPr>
            <w:r w:rsidRPr="00394B80">
              <w:rPr>
                <w:u w:val="single"/>
                <w:rPrChange w:id="633" w:author="Micro" w:date="2013-07-17T16:35:00Z">
                  <w:rPr/>
                </w:rPrChange>
              </w:rPr>
              <w:t>Provenance in Games</w:t>
            </w:r>
          </w:p>
        </w:tc>
      </w:tr>
      <w:tr w:rsidR="00602B8B" w14:paraId="0C746BAA" w14:textId="77777777" w:rsidTr="00262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500BD339" w14:textId="77777777" w:rsidR="00602B8B" w:rsidRDefault="00602B8B" w:rsidP="004D0EA1">
            <w:pPr>
              <w:spacing w:line="240" w:lineRule="auto"/>
              <w:ind w:firstLine="0"/>
              <w:jc w:val="right"/>
            </w:pPr>
            <w:r>
              <w:t>Graph</w:t>
            </w:r>
          </w:p>
        </w:tc>
        <w:tc>
          <w:tcPr>
            <w:tcW w:w="612" w:type="dxa"/>
          </w:tcPr>
          <w:p w14:paraId="70B30ADE" w14:textId="77777777" w:rsidR="00602B8B" w:rsidRPr="00890CF0"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1FB4ECB3" w14:textId="77777777" w:rsidR="00602B8B" w:rsidRPr="00890CF0"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7AE940DA"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6169E361"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3644E791"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r>
      <w:tr w:rsidR="00602B8B" w14:paraId="622B3264" w14:textId="77777777" w:rsidTr="00262EE0">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6952FEE5" w14:textId="77777777" w:rsidR="00602B8B" w:rsidRDefault="00602B8B" w:rsidP="004D0EA1">
            <w:pPr>
              <w:spacing w:line="240" w:lineRule="auto"/>
              <w:ind w:firstLine="0"/>
              <w:jc w:val="right"/>
            </w:pPr>
            <w:r>
              <w:t>Graphic</w:t>
            </w:r>
          </w:p>
        </w:tc>
        <w:tc>
          <w:tcPr>
            <w:tcW w:w="612" w:type="dxa"/>
          </w:tcPr>
          <w:p w14:paraId="3009827D"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77DFD371"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60BF94AE"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30B7B027"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11ED92F3"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r>
      <w:tr w:rsidR="00602B8B" w14:paraId="24F0EA52" w14:textId="77777777" w:rsidTr="00262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2E39166C" w14:textId="77777777" w:rsidR="00602B8B" w:rsidRDefault="00602B8B" w:rsidP="004D0EA1">
            <w:pPr>
              <w:spacing w:line="240" w:lineRule="auto"/>
              <w:ind w:firstLine="0"/>
              <w:jc w:val="right"/>
            </w:pPr>
            <w:r>
              <w:t>State Machine</w:t>
            </w:r>
          </w:p>
        </w:tc>
        <w:tc>
          <w:tcPr>
            <w:tcW w:w="612" w:type="dxa"/>
          </w:tcPr>
          <w:p w14:paraId="5F1DFCE2" w14:textId="77777777" w:rsidR="00602B8B" w:rsidRPr="00890CF0"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1C7B472A" w14:textId="77777777" w:rsidR="00602B8B" w:rsidRPr="00890CF0"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7030A0"/>
              </w:rPr>
            </w:pPr>
            <w:r w:rsidRPr="00890CF0">
              <w:rPr>
                <w:b/>
                <w:color w:val="7030A0"/>
              </w:rPr>
              <w:t>?</w:t>
            </w:r>
          </w:p>
        </w:tc>
        <w:tc>
          <w:tcPr>
            <w:tcW w:w="612" w:type="dxa"/>
          </w:tcPr>
          <w:p w14:paraId="4065E0A9"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1F689B66"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0B1E5008"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r>
      <w:tr w:rsidR="00602B8B" w14:paraId="6BE0E0D3" w14:textId="77777777" w:rsidTr="00262EE0">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495A1418" w14:textId="77777777" w:rsidR="00602B8B" w:rsidRDefault="00602B8B" w:rsidP="004D0EA1">
            <w:pPr>
              <w:spacing w:line="240" w:lineRule="auto"/>
              <w:ind w:firstLine="0"/>
              <w:jc w:val="right"/>
            </w:pPr>
            <w:r>
              <w:t>Data Logging</w:t>
            </w:r>
          </w:p>
        </w:tc>
        <w:tc>
          <w:tcPr>
            <w:tcW w:w="612" w:type="dxa"/>
          </w:tcPr>
          <w:p w14:paraId="1FC1C16D"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67262ADE"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3E47704C"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7030A0"/>
              </w:rPr>
            </w:pPr>
            <w:r w:rsidRPr="00890CF0">
              <w:rPr>
                <w:b/>
                <w:color w:val="7030A0"/>
              </w:rPr>
              <w:t>?</w:t>
            </w:r>
          </w:p>
        </w:tc>
        <w:tc>
          <w:tcPr>
            <w:tcW w:w="612" w:type="dxa"/>
          </w:tcPr>
          <w:p w14:paraId="55ABF1CB"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7030A0"/>
              </w:rPr>
            </w:pPr>
            <w:r w:rsidRPr="00890CF0">
              <w:rPr>
                <w:b/>
                <w:color w:val="7030A0"/>
              </w:rPr>
              <w:t>?</w:t>
            </w:r>
          </w:p>
        </w:tc>
        <w:tc>
          <w:tcPr>
            <w:tcW w:w="612" w:type="dxa"/>
          </w:tcPr>
          <w:p w14:paraId="4067DEF3"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r>
      <w:tr w:rsidR="00602B8B" w14:paraId="22B95162" w14:textId="77777777" w:rsidTr="00262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2D1DE29C" w14:textId="77777777" w:rsidR="00602B8B" w:rsidRDefault="00602B8B" w:rsidP="004D0EA1">
            <w:pPr>
              <w:spacing w:line="240" w:lineRule="auto"/>
              <w:ind w:firstLine="0"/>
              <w:jc w:val="right"/>
            </w:pPr>
            <w:r>
              <w:t>Event Context</w:t>
            </w:r>
          </w:p>
        </w:tc>
        <w:tc>
          <w:tcPr>
            <w:tcW w:w="612" w:type="dxa"/>
          </w:tcPr>
          <w:p w14:paraId="6E8B3A22" w14:textId="77777777" w:rsidR="00602B8B" w:rsidRPr="00890CF0"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6E4224C8"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7A8A055D"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p>
        </w:tc>
        <w:tc>
          <w:tcPr>
            <w:tcW w:w="612" w:type="dxa"/>
          </w:tcPr>
          <w:p w14:paraId="1BFCB29B"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p>
        </w:tc>
        <w:tc>
          <w:tcPr>
            <w:tcW w:w="612" w:type="dxa"/>
          </w:tcPr>
          <w:p w14:paraId="485C947D"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r>
      <w:tr w:rsidR="00602B8B" w14:paraId="7C4152BA" w14:textId="77777777" w:rsidTr="00262EE0">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3A73EB80" w14:textId="77777777" w:rsidR="00602B8B" w:rsidRDefault="00602B8B" w:rsidP="004D0EA1">
            <w:pPr>
              <w:spacing w:line="240" w:lineRule="auto"/>
              <w:ind w:firstLine="0"/>
              <w:jc w:val="right"/>
            </w:pPr>
            <w:r>
              <w:t>Player Behavior</w:t>
            </w:r>
          </w:p>
        </w:tc>
        <w:tc>
          <w:tcPr>
            <w:tcW w:w="612" w:type="dxa"/>
          </w:tcPr>
          <w:p w14:paraId="0C1E719C"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7030A0"/>
              </w:rPr>
            </w:pPr>
            <w:r w:rsidRPr="00890CF0">
              <w:rPr>
                <w:b/>
                <w:color w:val="7030A0"/>
              </w:rPr>
              <w:t>?</w:t>
            </w:r>
          </w:p>
        </w:tc>
        <w:tc>
          <w:tcPr>
            <w:tcW w:w="612" w:type="dxa"/>
          </w:tcPr>
          <w:p w14:paraId="06F91490"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1C969635"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580D2414"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0B2DEF48"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E36C0A" w:themeColor="accent6" w:themeShade="BF"/>
                <w:u w:val="single"/>
              </w:rPr>
            </w:pPr>
            <w:r w:rsidRPr="00890CF0">
              <w:rPr>
                <w:b/>
                <w:color w:val="E36C0A" w:themeColor="accent6" w:themeShade="BF"/>
                <w:u w:val="single"/>
              </w:rPr>
              <w:sym w:font="Symbol" w:char="F0D6"/>
            </w:r>
          </w:p>
        </w:tc>
      </w:tr>
      <w:tr w:rsidR="00602B8B" w14:paraId="78217ABA" w14:textId="77777777" w:rsidTr="00262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710FA4E6" w14:textId="77777777" w:rsidR="00602B8B" w:rsidRDefault="00602B8B" w:rsidP="004D0EA1">
            <w:pPr>
              <w:spacing w:line="240" w:lineRule="auto"/>
              <w:ind w:firstLine="0"/>
              <w:jc w:val="right"/>
            </w:pPr>
            <w:r>
              <w:t>Actions</w:t>
            </w:r>
          </w:p>
        </w:tc>
        <w:tc>
          <w:tcPr>
            <w:tcW w:w="612" w:type="dxa"/>
          </w:tcPr>
          <w:p w14:paraId="00360B29" w14:textId="77777777" w:rsidR="00602B8B" w:rsidRPr="00890CF0"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612" w:type="dxa"/>
          </w:tcPr>
          <w:p w14:paraId="3456E442"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047F92F2"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p>
        </w:tc>
        <w:tc>
          <w:tcPr>
            <w:tcW w:w="612" w:type="dxa"/>
          </w:tcPr>
          <w:p w14:paraId="2D34FD0C"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64DC7280"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r>
      <w:tr w:rsidR="00602B8B" w14:paraId="091F94BF" w14:textId="77777777" w:rsidTr="00262EE0">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376E36CB" w14:textId="77777777" w:rsidR="00602B8B" w:rsidRDefault="00602B8B" w:rsidP="004D0EA1">
            <w:pPr>
              <w:spacing w:line="240" w:lineRule="auto"/>
              <w:ind w:firstLine="0"/>
              <w:jc w:val="right"/>
            </w:pPr>
            <w:r>
              <w:t>Statistical Data Mining</w:t>
            </w:r>
          </w:p>
        </w:tc>
        <w:tc>
          <w:tcPr>
            <w:tcW w:w="612" w:type="dxa"/>
          </w:tcPr>
          <w:p w14:paraId="1A38E217"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134645C1"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c>
          <w:tcPr>
            <w:tcW w:w="612" w:type="dxa"/>
          </w:tcPr>
          <w:p w14:paraId="09EEB5D6" w14:textId="77777777" w:rsidR="00602B8B" w:rsidRPr="00890CF0" w:rsidRDefault="00262EE0"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890CF0">
              <w:rPr>
                <w:b/>
                <w:color w:val="E36C0A" w:themeColor="accent6" w:themeShade="BF"/>
                <w:u w:val="single"/>
              </w:rPr>
              <w:sym w:font="Symbol" w:char="F0D6"/>
            </w:r>
          </w:p>
        </w:tc>
        <w:tc>
          <w:tcPr>
            <w:tcW w:w="612" w:type="dxa"/>
          </w:tcPr>
          <w:p w14:paraId="25C2997A" w14:textId="77777777" w:rsidR="00602B8B" w:rsidRPr="00890CF0" w:rsidRDefault="00262EE0"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r w:rsidRPr="00890CF0">
              <w:rPr>
                <w:b/>
                <w:color w:val="E36C0A" w:themeColor="accent6" w:themeShade="BF"/>
                <w:u w:val="single"/>
              </w:rPr>
              <w:sym w:font="Symbol" w:char="F0D6"/>
            </w:r>
          </w:p>
        </w:tc>
        <w:tc>
          <w:tcPr>
            <w:tcW w:w="612" w:type="dxa"/>
          </w:tcPr>
          <w:p w14:paraId="3586A2C8"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E36C0A" w:themeColor="accent6" w:themeShade="BF"/>
                <w:u w:val="single"/>
              </w:rPr>
            </w:pPr>
            <w:r w:rsidRPr="00890CF0">
              <w:rPr>
                <w:b/>
                <w:color w:val="E36C0A" w:themeColor="accent6" w:themeShade="BF"/>
                <w:u w:val="single"/>
              </w:rPr>
              <w:sym w:font="Symbol" w:char="F0D6"/>
            </w:r>
          </w:p>
        </w:tc>
      </w:tr>
      <w:tr w:rsidR="00602B8B" w14:paraId="424C60A2" w14:textId="77777777" w:rsidTr="00262E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8" w:type="dxa"/>
          </w:tcPr>
          <w:p w14:paraId="1B9A1ECF" w14:textId="77777777" w:rsidR="00602B8B" w:rsidRDefault="00602B8B" w:rsidP="004D0EA1">
            <w:pPr>
              <w:spacing w:line="240" w:lineRule="auto"/>
              <w:ind w:firstLine="0"/>
              <w:jc w:val="right"/>
            </w:pPr>
            <w:r>
              <w:t>Developer-Oriented</w:t>
            </w:r>
          </w:p>
        </w:tc>
        <w:tc>
          <w:tcPr>
            <w:tcW w:w="612" w:type="dxa"/>
          </w:tcPr>
          <w:p w14:paraId="029CA041"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4DBC81CE"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53CC8B69"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690D283D"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c>
          <w:tcPr>
            <w:tcW w:w="612" w:type="dxa"/>
          </w:tcPr>
          <w:p w14:paraId="38CD97FC" w14:textId="77777777" w:rsidR="00602B8B" w:rsidRPr="004D0EA1" w:rsidRDefault="00602B8B" w:rsidP="004D0EA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color w:val="00B050"/>
              </w:rPr>
            </w:pPr>
            <w:r w:rsidRPr="004D0EA1">
              <w:rPr>
                <w:b/>
                <w:color w:val="00B050"/>
              </w:rPr>
              <w:sym w:font="Symbol" w:char="F0D6"/>
            </w:r>
          </w:p>
        </w:tc>
      </w:tr>
      <w:tr w:rsidR="00602B8B" w14:paraId="7D7379E6" w14:textId="77777777" w:rsidTr="00262EE0">
        <w:trPr>
          <w:jc w:val="center"/>
        </w:trPr>
        <w:tc>
          <w:tcPr>
            <w:cnfStyle w:val="001000000000" w:firstRow="0" w:lastRow="0" w:firstColumn="1" w:lastColumn="0" w:oddVBand="0" w:evenVBand="0" w:oddHBand="0" w:evenHBand="0" w:firstRowFirstColumn="0" w:firstRowLastColumn="0" w:lastRowFirstColumn="0" w:lastRowLastColumn="0"/>
            <w:tcW w:w="2608" w:type="dxa"/>
          </w:tcPr>
          <w:p w14:paraId="072408A3" w14:textId="77777777" w:rsidR="00602B8B" w:rsidRDefault="00602B8B" w:rsidP="004D0EA1">
            <w:pPr>
              <w:spacing w:line="240" w:lineRule="auto"/>
              <w:ind w:firstLine="0"/>
              <w:jc w:val="right"/>
            </w:pPr>
            <w:r>
              <w:t>Player-Oriented</w:t>
            </w:r>
          </w:p>
        </w:tc>
        <w:tc>
          <w:tcPr>
            <w:tcW w:w="612" w:type="dxa"/>
          </w:tcPr>
          <w:p w14:paraId="0C6C0A44"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27D29D42"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55E7BC8D"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36394351" w14:textId="77777777" w:rsidR="00602B8B" w:rsidRPr="00890CF0"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612" w:type="dxa"/>
          </w:tcPr>
          <w:p w14:paraId="4DD848F3" w14:textId="77777777" w:rsidR="00602B8B" w:rsidRPr="004D0EA1" w:rsidRDefault="00602B8B" w:rsidP="004D0EA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color w:val="00B050"/>
              </w:rPr>
            </w:pPr>
            <w:r w:rsidRPr="004D0EA1">
              <w:rPr>
                <w:b/>
                <w:color w:val="00B050"/>
              </w:rPr>
              <w:sym w:font="Symbol" w:char="F0D6"/>
            </w:r>
          </w:p>
        </w:tc>
      </w:tr>
    </w:tbl>
    <w:p w14:paraId="521874C6" w14:textId="77777777" w:rsidR="00602B8B" w:rsidRPr="00602B8B" w:rsidRDefault="00602B8B" w:rsidP="00602B8B">
      <w:pPr>
        <w:pStyle w:val="Ttulo2"/>
        <w:rPr>
          <w:rStyle w:val="TabelaChar"/>
          <w:rFonts w:cstheme="majorBidi"/>
          <w:b/>
          <w:color w:val="auto"/>
          <w:sz w:val="24"/>
        </w:rPr>
      </w:pPr>
      <w:bookmarkStart w:id="634" w:name="_Toc361125409"/>
      <w:r w:rsidRPr="00602B8B">
        <w:rPr>
          <w:rStyle w:val="TabelaChar"/>
          <w:rFonts w:cstheme="majorBidi"/>
          <w:b/>
          <w:color w:val="auto"/>
          <w:sz w:val="24"/>
        </w:rPr>
        <w:t>Limitations</w:t>
      </w:r>
      <w:bookmarkEnd w:id="625"/>
      <w:bookmarkEnd w:id="634"/>
    </w:p>
    <w:p w14:paraId="0F44B277" w14:textId="2C5F311B"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ins w:id="635" w:author="Micro" w:date="2013-07-17T16:37:00Z">
        <w:r w:rsidR="00394B80">
          <w:rPr>
            <w:lang w:val="en-US"/>
          </w:rPr>
          <w:t xml:space="preserve">, although we developed a simple </w:t>
        </w:r>
      </w:ins>
      <w:ins w:id="636" w:author="Micro" w:date="2013-07-17T16:38:00Z">
        <w:r w:rsidR="00394B80">
          <w:rPr>
            <w:lang w:val="en-US"/>
          </w:rPr>
          <w:t xml:space="preserve">level of </w:t>
        </w:r>
        <w:proofErr w:type="gramStart"/>
        <w:r w:rsidR="00394B80">
          <w:rPr>
            <w:lang w:val="en-US"/>
          </w:rPr>
          <w:t xml:space="preserve">detail </w:t>
        </w:r>
      </w:ins>
      <w:ins w:id="637" w:author="Micro" w:date="2013-07-17T16:37:00Z">
        <w:r w:rsidR="00394B80">
          <w:rPr>
            <w:lang w:val="en-US"/>
          </w:rPr>
          <w:t xml:space="preserve"> method</w:t>
        </w:r>
      </w:ins>
      <w:proofErr w:type="gramEnd"/>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w:t>
      </w:r>
      <w:r>
        <w:rPr>
          <w:lang w:val="en-US"/>
        </w:rPr>
        <w:lastRenderedPageBreak/>
        <w:t xml:space="preserve">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14:paraId="597F2D3C" w14:textId="77777777"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14:paraId="7EF744DD" w14:textId="77777777" w:rsidR="00602B8B" w:rsidRPr="00602B8B" w:rsidRDefault="00602B8B" w:rsidP="00602B8B">
      <w:pPr>
        <w:pStyle w:val="Ttulo2"/>
        <w:rPr>
          <w:rStyle w:val="TabelaChar"/>
          <w:rFonts w:cstheme="majorBidi"/>
          <w:b/>
          <w:color w:val="auto"/>
          <w:sz w:val="24"/>
        </w:rPr>
      </w:pPr>
      <w:bookmarkStart w:id="638" w:name="_Toc354161761"/>
      <w:bookmarkStart w:id="639" w:name="_Toc361125410"/>
      <w:r w:rsidRPr="00602B8B">
        <w:rPr>
          <w:rStyle w:val="TabelaChar"/>
          <w:rFonts w:cstheme="majorBidi"/>
          <w:b/>
          <w:color w:val="auto"/>
          <w:sz w:val="24"/>
        </w:rPr>
        <w:t>Future Work</w:t>
      </w:r>
      <w:bookmarkEnd w:id="638"/>
      <w:bookmarkEnd w:id="639"/>
    </w:p>
    <w:p w14:paraId="6F19CBF7" w14:textId="77777777"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14:paraId="4BB2C255" w14:textId="77777777"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14:paraId="23D61D9C" w14:textId="77777777"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gameplay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commentRangeStart w:id="640"/>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without the need of changing the game’s source code.</w:t>
      </w:r>
      <w:commentRangeEnd w:id="640"/>
      <w:r w:rsidR="00394B80">
        <w:rPr>
          <w:rStyle w:val="Refdecomentrio"/>
        </w:rPr>
        <w:commentReference w:id="640"/>
      </w:r>
    </w:p>
    <w:p w14:paraId="683A9E45" w14:textId="77777777"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However, we provide the 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14:paraId="2BD6AA8A" w14:textId="77777777" w:rsidR="00602B8B" w:rsidRPr="00C1684F" w:rsidRDefault="00602B8B" w:rsidP="00602B8B">
      <w:pPr>
        <w:rPr>
          <w:lang w:val="en-US"/>
        </w:rPr>
      </w:pPr>
      <w:r w:rsidRPr="00C1684F">
        <w:rPr>
          <w:lang w:val="en-US"/>
        </w:rPr>
        <w:lastRenderedPageBreak/>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some filters selected instead of its 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14:paraId="65593211" w14:textId="77777777"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641" w:name="_GoBack"/>
      <w:r w:rsidRPr="00C1684F">
        <w:rPr>
          <w:lang w:val="en-US"/>
        </w:rPr>
        <w:t>v</w:t>
      </w:r>
      <w:bookmarkEnd w:id="641"/>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w:t>
      </w:r>
      <w:commentRangeStart w:id="642"/>
      <w:r w:rsidRPr="00C1684F">
        <w:rPr>
          <w:lang w:val="en-US"/>
        </w:rPr>
        <w:t xml:space="preserve">outcome. </w:t>
      </w:r>
    </w:p>
    <w:p w14:paraId="29E2B063" w14:textId="77777777" w:rsidR="00895E77" w:rsidRPr="001E187B"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it can also be used to open new researches in the field of behavior patterns data mining, gameplay design, detection of gameplay issues, and adjustment of gameplay features.</w:t>
      </w:r>
      <w:commentRangeEnd w:id="642"/>
      <w:r w:rsidR="002B5B2D">
        <w:rPr>
          <w:rStyle w:val="Refdecomentrio"/>
        </w:rPr>
        <w:commentReference w:id="642"/>
      </w:r>
      <w:r w:rsidR="00895E77" w:rsidRPr="001E187B">
        <w:rPr>
          <w:lang w:val="en-US"/>
        </w:rPr>
        <w:br w:type="page"/>
      </w:r>
    </w:p>
    <w:p w14:paraId="78958341" w14:textId="77777777" w:rsidR="00E274CE" w:rsidRPr="001E187B" w:rsidRDefault="00602B8B" w:rsidP="000D6AC9">
      <w:pPr>
        <w:pStyle w:val="Ttulo1"/>
        <w:numPr>
          <w:ilvl w:val="0"/>
          <w:numId w:val="0"/>
        </w:numPr>
        <w:rPr>
          <w:lang w:val="en-US"/>
        </w:rPr>
      </w:pPr>
      <w:bookmarkStart w:id="643" w:name="_Toc361125411"/>
      <w:commentRangeStart w:id="644"/>
      <w:r>
        <w:rPr>
          <w:lang w:val="en-US"/>
        </w:rPr>
        <w:lastRenderedPageBreak/>
        <w:t>Bibliogra</w:t>
      </w:r>
      <w:r w:rsidR="00E738AC">
        <w:rPr>
          <w:lang w:val="en-US"/>
        </w:rPr>
        <w:t>phy</w:t>
      </w:r>
      <w:bookmarkEnd w:id="643"/>
      <w:commentRangeEnd w:id="644"/>
      <w:r w:rsidR="00D50FA6">
        <w:rPr>
          <w:rStyle w:val="Refdecomentrio"/>
          <w:rFonts w:eastAsiaTheme="minorHAnsi" w:cstheme="minorBidi"/>
          <w:b w:val="0"/>
          <w:bCs w:val="0"/>
          <w:caps w:val="0"/>
        </w:rPr>
        <w:commentReference w:id="644"/>
      </w:r>
    </w:p>
    <w:p w14:paraId="1AD944C9" w14:textId="77777777" w:rsidR="00CD75C1" w:rsidRPr="00CD75C1" w:rsidRDefault="0077101A" w:rsidP="00CD75C1">
      <w:pPr>
        <w:pStyle w:val="Bibliografia"/>
        <w:rPr>
          <w:lang w:val="en-US"/>
        </w:rPr>
      </w:pPr>
      <w:r w:rsidRPr="001E187B">
        <w:rPr>
          <w:lang w:val="en-US"/>
        </w:rPr>
        <w:fldChar w:fldCharType="begin"/>
      </w:r>
      <w:r w:rsidR="00CD75C1">
        <w:rPr>
          <w:lang w:val="en-US"/>
        </w:rPr>
        <w:instrText xml:space="preserve"> ADDIN ZOTERO_BIBL {"custom":[]} </w:instrText>
      </w:r>
      <w:r w:rsidRPr="001E187B">
        <w:rPr>
          <w:lang w:val="en-US"/>
        </w:rPr>
        <w:fldChar w:fldCharType="separate"/>
      </w:r>
      <w:r w:rsidR="00CD75C1" w:rsidRPr="00CD75C1">
        <w:rPr>
          <w:lang w:val="en-US"/>
        </w:rPr>
        <w:t xml:space="preserve">ABT, Clark C. </w:t>
      </w:r>
      <w:r w:rsidR="00CD75C1" w:rsidRPr="00CD75C1">
        <w:rPr>
          <w:i/>
          <w:iCs/>
          <w:lang w:val="en-US"/>
        </w:rPr>
        <w:t>Serious Games</w:t>
      </w:r>
      <w:r w:rsidR="00CD75C1" w:rsidRPr="00CD75C1">
        <w:rPr>
          <w:lang w:val="en-US"/>
        </w:rPr>
        <w:t xml:space="preserve">. 1. ed. Abt Books: University Press of America, 1987. </w:t>
      </w:r>
    </w:p>
    <w:p w14:paraId="1C30835A" w14:textId="77777777" w:rsidR="00CD75C1" w:rsidRPr="00CD75C1" w:rsidRDefault="00CD75C1" w:rsidP="00CD75C1">
      <w:pPr>
        <w:pStyle w:val="Bibliografia"/>
        <w:rPr>
          <w:lang w:val="en-US"/>
        </w:rPr>
      </w:pPr>
      <w:r w:rsidRPr="00CD75C1">
        <w:rPr>
          <w:lang w:val="en-US"/>
        </w:rPr>
        <w:t xml:space="preserve">AMBINDER, Mike. Valve’s approach to playtesting: The application of empiricism. </w:t>
      </w:r>
      <w:r w:rsidRPr="00CD75C1">
        <w:rPr>
          <w:i/>
          <w:iCs/>
          <w:lang w:val="en-US"/>
        </w:rPr>
        <w:t>Game Developer Conference (GDC)</w:t>
      </w:r>
      <w:r w:rsidRPr="00CD75C1">
        <w:rPr>
          <w:lang w:val="en-US"/>
        </w:rPr>
        <w:t>, 2009.</w:t>
      </w:r>
    </w:p>
    <w:p w14:paraId="0C2BCD3E" w14:textId="77777777" w:rsidR="00CD75C1" w:rsidRPr="00CD75C1" w:rsidRDefault="00CD75C1" w:rsidP="00CD75C1">
      <w:pPr>
        <w:pStyle w:val="Bibliografia"/>
        <w:rPr>
          <w:lang w:val="en-US"/>
        </w:rPr>
      </w:pPr>
      <w:r w:rsidRPr="00CD75C1">
        <w:rPr>
          <w:lang w:val="en-US"/>
        </w:rPr>
        <w:t xml:space="preserve">ANDERSEN, Erik </w:t>
      </w:r>
      <w:r w:rsidRPr="00CD75C1">
        <w:rPr>
          <w:i/>
          <w:iCs/>
          <w:lang w:val="en-US"/>
        </w:rPr>
        <w:t>et al.</w:t>
      </w:r>
      <w:r w:rsidRPr="00CD75C1">
        <w:rPr>
          <w:lang w:val="en-US"/>
        </w:rPr>
        <w:t xml:space="preserve"> Gameplay analysis through state projection. </w:t>
      </w:r>
      <w:r w:rsidRPr="00CD75C1">
        <w:rPr>
          <w:i/>
          <w:iCs/>
          <w:lang w:val="en-US"/>
        </w:rPr>
        <w:t>Foundations of Digital Games (FDG)</w:t>
      </w:r>
      <w:r w:rsidRPr="00CD75C1">
        <w:rPr>
          <w:lang w:val="en-US"/>
        </w:rPr>
        <w:t>, p. 1–8, 2010.</w:t>
      </w:r>
    </w:p>
    <w:p w14:paraId="076D8A2F" w14:textId="77777777" w:rsidR="00CD75C1" w:rsidRPr="00CD75C1" w:rsidRDefault="00CD75C1" w:rsidP="00CD75C1">
      <w:pPr>
        <w:pStyle w:val="Bibliografia"/>
        <w:rPr>
          <w:lang w:val="en-US"/>
        </w:rPr>
      </w:pPr>
      <w:r w:rsidRPr="00CD75C1">
        <w:rPr>
          <w:lang w:val="en-US"/>
        </w:rPr>
        <w:t xml:space="preserve">BAEZA-YATES, Ricardo A.; RIBEIRO-NETO, Berthier. </w:t>
      </w:r>
      <w:r w:rsidRPr="00CD75C1">
        <w:rPr>
          <w:i/>
          <w:iCs/>
          <w:lang w:val="en-US"/>
        </w:rPr>
        <w:t>Modern Information Retrieval</w:t>
      </w:r>
      <w:r w:rsidRPr="00CD75C1">
        <w:rPr>
          <w:lang w:val="en-US"/>
        </w:rPr>
        <w:t xml:space="preserve">. Boston, MA, USA: Addison-Wesley Longman Publishing Co., Inc., 1999. </w:t>
      </w:r>
    </w:p>
    <w:p w14:paraId="105AEB91" w14:textId="77777777" w:rsidR="00CD75C1" w:rsidRPr="00CD75C1" w:rsidRDefault="00CD75C1" w:rsidP="00CD75C1">
      <w:pPr>
        <w:pStyle w:val="Bibliografia"/>
        <w:rPr>
          <w:lang w:val="en-US"/>
        </w:rPr>
      </w:pPr>
      <w:r w:rsidRPr="00CD75C1">
        <w:rPr>
          <w:lang w:val="en-US"/>
        </w:rPr>
        <w:t xml:space="preserve">BAKER, Alex </w:t>
      </w:r>
      <w:r w:rsidRPr="00CD75C1">
        <w:rPr>
          <w:i/>
          <w:iCs/>
          <w:lang w:val="en-US"/>
        </w:rPr>
        <w:t>et al.</w:t>
      </w:r>
      <w:r w:rsidRPr="00CD75C1">
        <w:rPr>
          <w:lang w:val="en-US"/>
        </w:rPr>
        <w:t xml:space="preserve"> Problems and Programmers: An Educational Software Engineering Card Game. </w:t>
      </w:r>
      <w:r w:rsidRPr="00CD75C1">
        <w:rPr>
          <w:i/>
          <w:iCs/>
          <w:lang w:val="en-US"/>
        </w:rPr>
        <w:t>International Conference on Software Engineering (ICSE)</w:t>
      </w:r>
      <w:r w:rsidRPr="00CD75C1">
        <w:rPr>
          <w:lang w:val="en-US"/>
        </w:rPr>
        <w:t>, p. 614–621, 2003.</w:t>
      </w:r>
    </w:p>
    <w:p w14:paraId="0B0BDFE3" w14:textId="77777777" w:rsidR="00CD75C1" w:rsidRPr="00CD75C1" w:rsidRDefault="00CD75C1" w:rsidP="00CD75C1">
      <w:pPr>
        <w:pStyle w:val="Bibliografia"/>
        <w:rPr>
          <w:lang w:val="en-US"/>
        </w:rPr>
      </w:pPr>
      <w:r w:rsidRPr="00CD75C1">
        <w:rPr>
          <w:lang w:val="en-US"/>
        </w:rPr>
        <w:t xml:space="preserve">BARNETT, Vic; LEWIS, Toby. </w:t>
      </w:r>
      <w:r w:rsidRPr="00CD75C1">
        <w:rPr>
          <w:i/>
          <w:iCs/>
          <w:lang w:val="en-US"/>
        </w:rPr>
        <w:t>Outliers in Statistical Data</w:t>
      </w:r>
      <w:r w:rsidRPr="00CD75C1">
        <w:rPr>
          <w:lang w:val="en-US"/>
        </w:rPr>
        <w:t xml:space="preserve">. Chichester; New York: Wiley, 1994. </w:t>
      </w:r>
    </w:p>
    <w:p w14:paraId="6198C282" w14:textId="77777777" w:rsidR="00CD75C1" w:rsidRPr="00CD75C1" w:rsidRDefault="00CD75C1" w:rsidP="00CD75C1">
      <w:pPr>
        <w:pStyle w:val="Bibliografia"/>
        <w:rPr>
          <w:lang w:val="en-US"/>
        </w:rPr>
      </w:pPr>
      <w:r w:rsidRPr="00CD75C1">
        <w:rPr>
          <w:lang w:val="en-US"/>
        </w:rPr>
        <w:t xml:space="preserve">BOSE, Rajendra </w:t>
      </w:r>
      <w:r w:rsidRPr="00CD75C1">
        <w:rPr>
          <w:i/>
          <w:iCs/>
          <w:lang w:val="en-US"/>
        </w:rPr>
        <w:t>et al.</w:t>
      </w:r>
      <w:r w:rsidRPr="00CD75C1">
        <w:rPr>
          <w:lang w:val="en-US"/>
        </w:rPr>
        <w:t xml:space="preserve"> Report on the International Provenance and Annotation Workshop: (IPAW’06) 3-5 May 2006, Chicago. </w:t>
      </w:r>
      <w:r w:rsidRPr="00CD75C1">
        <w:rPr>
          <w:i/>
          <w:iCs/>
          <w:lang w:val="en-US"/>
        </w:rPr>
        <w:t>ACM’s Special Interest Group on Management Of Data (SIGMOD)</w:t>
      </w:r>
      <w:r w:rsidRPr="00CD75C1">
        <w:rPr>
          <w:lang w:val="en-US"/>
        </w:rPr>
        <w:t>, v. 35, n. 3, p. 51–53, 2006.</w:t>
      </w:r>
    </w:p>
    <w:p w14:paraId="3C6AD429" w14:textId="77777777" w:rsidR="00CD75C1" w:rsidRPr="00CD75C1" w:rsidRDefault="00CD75C1" w:rsidP="00CD75C1">
      <w:pPr>
        <w:pStyle w:val="Bibliografia"/>
        <w:rPr>
          <w:lang w:val="en-US"/>
        </w:rPr>
      </w:pPr>
      <w:r w:rsidRPr="00CD75C1">
        <w:rPr>
          <w:lang w:val="en-US"/>
        </w:rPr>
        <w:t xml:space="preserve">BRISTOL, Edgar H. Pattern recognition: An alternative to parameter identification in adaptive control. </w:t>
      </w:r>
      <w:r w:rsidRPr="00CD75C1">
        <w:rPr>
          <w:i/>
          <w:iCs/>
          <w:lang w:val="en-US"/>
        </w:rPr>
        <w:t>Automatica</w:t>
      </w:r>
      <w:r w:rsidRPr="00CD75C1">
        <w:rPr>
          <w:lang w:val="en-US"/>
        </w:rPr>
        <w:t>, v. 13, n. 2, p. 197–202, 1977.</w:t>
      </w:r>
    </w:p>
    <w:p w14:paraId="695A080D" w14:textId="77777777" w:rsidR="00CD75C1" w:rsidRPr="00CD75C1" w:rsidRDefault="00CD75C1" w:rsidP="00CD75C1">
      <w:pPr>
        <w:pStyle w:val="Bibliografia"/>
        <w:rPr>
          <w:lang w:val="en-US"/>
        </w:rPr>
      </w:pPr>
      <w:r w:rsidRPr="00CD75C1">
        <w:rPr>
          <w:lang w:val="en-US"/>
        </w:rPr>
        <w:t xml:space="preserve">CHENEY, James. </w:t>
      </w:r>
      <w:r w:rsidRPr="00CD75C1">
        <w:rPr>
          <w:i/>
          <w:iCs/>
          <w:lang w:val="en-US"/>
        </w:rPr>
        <w:t>Semantics of the PROV Data Model</w:t>
      </w:r>
      <w:r w:rsidRPr="00CD75C1">
        <w:rPr>
          <w:lang w:val="en-US"/>
        </w:rPr>
        <w:t xml:space="preserve">. Available: &lt;http://www.w3.org/TR/2013/WD-prov-sem-20130312/&gt;. Accessed: 26 mar. 2013. </w:t>
      </w:r>
    </w:p>
    <w:p w14:paraId="3DF3CEC9" w14:textId="77777777" w:rsidR="00CD75C1" w:rsidRPr="009C73C1" w:rsidRDefault="00CD75C1" w:rsidP="00CD75C1">
      <w:pPr>
        <w:pStyle w:val="Bibliografia"/>
        <w:rPr>
          <w:lang w:val="es-ES_tradnl"/>
          <w:rPrChange w:id="645" w:author="Micro" w:date="2013-07-15T15:47:00Z">
            <w:rPr>
              <w:lang w:val="en-US"/>
            </w:rPr>
          </w:rPrChange>
        </w:rPr>
      </w:pPr>
      <w:r w:rsidRPr="00CD75C1">
        <w:rPr>
          <w:lang w:val="en-US"/>
        </w:rPr>
        <w:t xml:space="preserve">CHIALVO, Dante R.; BAK, Per. Learning From Mistakes. </w:t>
      </w:r>
      <w:r w:rsidRPr="009C73C1">
        <w:rPr>
          <w:i/>
          <w:iCs/>
          <w:lang w:val="es-ES_tradnl"/>
          <w:rPrChange w:id="646" w:author="Micro" w:date="2013-07-15T15:47:00Z">
            <w:rPr>
              <w:i/>
              <w:iCs/>
              <w:lang w:val="en-US"/>
            </w:rPr>
          </w:rPrChange>
        </w:rPr>
        <w:t>Neuroscience</w:t>
      </w:r>
      <w:r w:rsidRPr="009C73C1">
        <w:rPr>
          <w:lang w:val="es-ES_tradnl"/>
          <w:rPrChange w:id="647" w:author="Micro" w:date="2013-07-15T15:47:00Z">
            <w:rPr>
              <w:lang w:val="en-US"/>
            </w:rPr>
          </w:rPrChange>
        </w:rPr>
        <w:t>, v. 90, n. 4, p. 1137–1148, 1999.</w:t>
      </w:r>
    </w:p>
    <w:p w14:paraId="4D50DCB8" w14:textId="77777777" w:rsidR="00CD75C1" w:rsidRPr="00CD75C1" w:rsidRDefault="00CD75C1" w:rsidP="00CD75C1">
      <w:pPr>
        <w:pStyle w:val="Bibliografia"/>
        <w:rPr>
          <w:lang w:val="en-US"/>
        </w:rPr>
      </w:pPr>
      <w:r w:rsidRPr="009C73C1">
        <w:rPr>
          <w:lang w:val="es-ES_tradnl"/>
          <w:rPrChange w:id="648" w:author="Micro" w:date="2013-07-15T15:47:00Z">
            <w:rPr>
              <w:lang w:val="en-US"/>
            </w:rPr>
          </w:rPrChange>
        </w:rPr>
        <w:t xml:space="preserve">CIOS, K.J. </w:t>
      </w:r>
      <w:r w:rsidRPr="009C73C1">
        <w:rPr>
          <w:i/>
          <w:iCs/>
          <w:lang w:val="es-ES_tradnl"/>
          <w:rPrChange w:id="649" w:author="Micro" w:date="2013-07-15T15:47:00Z">
            <w:rPr>
              <w:i/>
              <w:iCs/>
              <w:lang w:val="en-US"/>
            </w:rPr>
          </w:rPrChange>
        </w:rPr>
        <w:t>et al.</w:t>
      </w:r>
      <w:r w:rsidRPr="009C73C1">
        <w:rPr>
          <w:lang w:val="es-ES_tradnl"/>
          <w:rPrChange w:id="650" w:author="Micro" w:date="2013-07-15T15:47:00Z">
            <w:rPr>
              <w:lang w:val="en-US"/>
            </w:rPr>
          </w:rPrChange>
        </w:rPr>
        <w:t xml:space="preserve"> </w:t>
      </w:r>
      <w:r w:rsidRPr="00CD75C1">
        <w:rPr>
          <w:lang w:val="en-US"/>
        </w:rPr>
        <w:t xml:space="preserve">Data Mining Methods for Knowledge Discovery. </w:t>
      </w:r>
      <w:r w:rsidRPr="00CD75C1">
        <w:rPr>
          <w:i/>
          <w:iCs/>
          <w:lang w:val="en-US"/>
        </w:rPr>
        <w:t>IEEE Transactions on Neural Networks</w:t>
      </w:r>
      <w:r w:rsidRPr="00CD75C1">
        <w:rPr>
          <w:lang w:val="en-US"/>
        </w:rPr>
        <w:t>, v. 9, n. 6, p. 1533–1534, 1998.</w:t>
      </w:r>
    </w:p>
    <w:p w14:paraId="323067AB" w14:textId="77777777" w:rsidR="00CD75C1" w:rsidRPr="00CD75C1" w:rsidRDefault="00CD75C1" w:rsidP="00CD75C1">
      <w:pPr>
        <w:pStyle w:val="Bibliografia"/>
        <w:rPr>
          <w:lang w:val="en-US"/>
        </w:rPr>
      </w:pPr>
      <w:r w:rsidRPr="00CD75C1">
        <w:rPr>
          <w:lang w:val="en-US"/>
        </w:rPr>
        <w:t xml:space="preserve">CLARK, George. The organization of behavior: A neuropsychological theory. </w:t>
      </w:r>
      <w:r w:rsidRPr="00CD75C1">
        <w:rPr>
          <w:i/>
          <w:iCs/>
          <w:lang w:val="en-US"/>
        </w:rPr>
        <w:t>The Journal of Comparative Neurology</w:t>
      </w:r>
      <w:r w:rsidRPr="00CD75C1">
        <w:rPr>
          <w:lang w:val="en-US"/>
        </w:rPr>
        <w:t>, v. 93, n. 3, p. 459–460, 1950.</w:t>
      </w:r>
    </w:p>
    <w:p w14:paraId="0605E962" w14:textId="77777777" w:rsidR="00CD75C1" w:rsidRPr="00CD75C1" w:rsidRDefault="00CD75C1" w:rsidP="00CD75C1">
      <w:pPr>
        <w:pStyle w:val="Bibliografia"/>
        <w:rPr>
          <w:lang w:val="en-US"/>
        </w:rPr>
      </w:pPr>
      <w:r w:rsidRPr="00CD75C1">
        <w:rPr>
          <w:lang w:val="en-US"/>
        </w:rPr>
        <w:t xml:space="preserve">COX, Trevor; COX, Michael. </w:t>
      </w:r>
      <w:r w:rsidRPr="00CD75C1">
        <w:rPr>
          <w:i/>
          <w:iCs/>
          <w:lang w:val="en-US"/>
        </w:rPr>
        <w:t>Multidimensional Scaling, Second Edition</w:t>
      </w:r>
      <w:r w:rsidRPr="00CD75C1">
        <w:rPr>
          <w:lang w:val="en-US"/>
        </w:rPr>
        <w:t xml:space="preserve">. United Kingdom: CRC Press, 2010. </w:t>
      </w:r>
    </w:p>
    <w:p w14:paraId="2BD71B69" w14:textId="77777777" w:rsidR="00CD75C1" w:rsidRPr="00CD75C1" w:rsidRDefault="00CD75C1" w:rsidP="00CD75C1">
      <w:pPr>
        <w:pStyle w:val="Bibliografia"/>
        <w:rPr>
          <w:lang w:val="en-US"/>
        </w:rPr>
      </w:pPr>
      <w:r w:rsidRPr="00CD75C1">
        <w:rPr>
          <w:lang w:val="en-US"/>
        </w:rPr>
        <w:t xml:space="preserve">DANKOFF, Jonathan. Game telemetry with playtest DNA on Assassin’s Creed. </w:t>
      </w:r>
      <w:r w:rsidRPr="00CD75C1">
        <w:rPr>
          <w:i/>
          <w:iCs/>
          <w:lang w:val="en-US"/>
        </w:rPr>
        <w:t>Ubisoft Montreal</w:t>
      </w:r>
      <w:r w:rsidRPr="00CD75C1">
        <w:rPr>
          <w:lang w:val="en-US"/>
        </w:rPr>
        <w:t>, 2011. Available: &lt;http://engineroom.ubi.com/game-telemetry-with-playtest-dna-on-assassins-creed/&gt;.</w:t>
      </w:r>
    </w:p>
    <w:p w14:paraId="76435792" w14:textId="77777777" w:rsidR="00CD75C1" w:rsidRPr="00CD75C1" w:rsidRDefault="00CD75C1" w:rsidP="00CD75C1">
      <w:pPr>
        <w:pStyle w:val="Bibliografia"/>
        <w:rPr>
          <w:lang w:val="en-US"/>
        </w:rPr>
      </w:pPr>
      <w:r w:rsidRPr="00CD75C1">
        <w:rPr>
          <w:lang w:val="en-US"/>
        </w:rPr>
        <w:t xml:space="preserve">DAVIDSON, Susan B.; FREIRE, Juliana. Provenance and scientific workflows: challenges and opportunities. </w:t>
      </w:r>
      <w:r w:rsidRPr="00CD75C1">
        <w:rPr>
          <w:i/>
          <w:iCs/>
          <w:lang w:val="en-US"/>
        </w:rPr>
        <w:t>ACM’s Special Interest Group on Management Of Data (SIGMOD)</w:t>
      </w:r>
      <w:r w:rsidRPr="00CD75C1">
        <w:rPr>
          <w:lang w:val="en-US"/>
        </w:rPr>
        <w:t>, p. 1345–1350, 2008.</w:t>
      </w:r>
    </w:p>
    <w:p w14:paraId="1083605F" w14:textId="77777777" w:rsidR="00CD75C1" w:rsidRPr="00CD75C1" w:rsidRDefault="00CD75C1" w:rsidP="00CD75C1">
      <w:pPr>
        <w:pStyle w:val="Bibliografia"/>
        <w:rPr>
          <w:lang w:val="en-US"/>
        </w:rPr>
      </w:pPr>
      <w:r w:rsidRPr="00CD75C1">
        <w:rPr>
          <w:lang w:val="en-US"/>
        </w:rPr>
        <w:t xml:space="preserve">DEROSA, Phillip. </w:t>
      </w:r>
      <w:r w:rsidRPr="00CD75C1">
        <w:rPr>
          <w:i/>
          <w:iCs/>
          <w:lang w:val="en-US"/>
        </w:rPr>
        <w:t>Tracking Player Feedback To Improve Game Design</w:t>
      </w:r>
      <w:r w:rsidRPr="00CD75C1">
        <w:rPr>
          <w:lang w:val="en-US"/>
        </w:rPr>
        <w:t xml:space="preserve">. Gamasutra. Available: </w:t>
      </w:r>
      <w:r w:rsidRPr="00CD75C1">
        <w:rPr>
          <w:lang w:val="en-US"/>
        </w:rPr>
        <w:lastRenderedPageBreak/>
        <w:t xml:space="preserve">&lt;http://www.gamasutra.com/view/feature/129969/tracking_player_feedback_to_.php&gt;. Accessed: 28 jun. 2013. </w:t>
      </w:r>
    </w:p>
    <w:p w14:paraId="1B14D862" w14:textId="77777777" w:rsidR="00CD75C1" w:rsidRPr="00CD75C1" w:rsidRDefault="00CD75C1" w:rsidP="00CD75C1">
      <w:pPr>
        <w:pStyle w:val="Bibliografia"/>
        <w:rPr>
          <w:lang w:val="en-US"/>
        </w:rPr>
      </w:pPr>
      <w:r w:rsidRPr="00CD75C1">
        <w:rPr>
          <w:lang w:val="en-US"/>
        </w:rPr>
        <w:t xml:space="preserve">DIEHL, Stephan. </w:t>
      </w:r>
      <w:r w:rsidRPr="00CD75C1">
        <w:rPr>
          <w:i/>
          <w:iCs/>
          <w:lang w:val="en-US"/>
        </w:rPr>
        <w:t>Software Visualization: Visualizing the Structure, Behaviour, and Evolution of Software</w:t>
      </w:r>
      <w:r w:rsidRPr="00CD75C1">
        <w:rPr>
          <w:lang w:val="en-US"/>
        </w:rPr>
        <w:t xml:space="preserve">. Secaucus, NJ, USA: Springer-Verlag New York, Inc., 2007. </w:t>
      </w:r>
    </w:p>
    <w:p w14:paraId="09BDE01A" w14:textId="77777777" w:rsidR="00CD75C1" w:rsidRPr="00CD75C1" w:rsidRDefault="00CD75C1" w:rsidP="00CD75C1">
      <w:pPr>
        <w:pStyle w:val="Bibliografia"/>
        <w:rPr>
          <w:lang w:val="en-US"/>
        </w:rPr>
      </w:pPr>
      <w:r w:rsidRPr="00CD75C1">
        <w:rPr>
          <w:lang w:val="en-US"/>
        </w:rPr>
        <w:t xml:space="preserve">DIXIT, Priyesh; YOUNGBLOOD, Michael. Understanding playtest data through visual data mining in interactive 3D environments. </w:t>
      </w:r>
      <w:r w:rsidRPr="00CD75C1">
        <w:rPr>
          <w:i/>
          <w:iCs/>
          <w:lang w:val="en-US"/>
        </w:rPr>
        <w:t>12th International Conference on Computer Games: AI, Animation, Mobile, Interactive Multimedia and Serious Games (CGAMES)</w:t>
      </w:r>
      <w:r w:rsidRPr="00CD75C1">
        <w:rPr>
          <w:lang w:val="en-US"/>
        </w:rPr>
        <w:t>, p. 34–42, 2008.</w:t>
      </w:r>
    </w:p>
    <w:p w14:paraId="544AF746" w14:textId="77777777" w:rsidR="00CD75C1" w:rsidRPr="00CD75C1" w:rsidRDefault="00CD75C1" w:rsidP="00CD75C1">
      <w:pPr>
        <w:pStyle w:val="Bibliografia"/>
        <w:rPr>
          <w:lang w:val="en-US"/>
        </w:rPr>
      </w:pPr>
      <w:r w:rsidRPr="00CD75C1">
        <w:rPr>
          <w:lang w:val="en-US"/>
        </w:rPr>
        <w:t xml:space="preserve">DRACHEN, Anders; CANOSSA, Alessandro. Analyzing spatial user behavior in computer games using geographic information systems. </w:t>
      </w:r>
      <w:r w:rsidRPr="00CD75C1">
        <w:rPr>
          <w:i/>
          <w:iCs/>
          <w:lang w:val="en-US"/>
        </w:rPr>
        <w:t>MindTrek Conference: Everyday Life in the Ubiquitous Era</w:t>
      </w:r>
      <w:r w:rsidRPr="00CD75C1">
        <w:rPr>
          <w:lang w:val="en-US"/>
        </w:rPr>
        <w:t>, p. 182–189, 2009.</w:t>
      </w:r>
    </w:p>
    <w:p w14:paraId="5AFD0A40" w14:textId="77777777" w:rsidR="00CD75C1" w:rsidRPr="00CD75C1" w:rsidRDefault="00CD75C1" w:rsidP="00CD75C1">
      <w:pPr>
        <w:pStyle w:val="Bibliografia"/>
        <w:rPr>
          <w:lang w:val="en-US"/>
        </w:rPr>
      </w:pPr>
      <w:r w:rsidRPr="00CD75C1">
        <w:rPr>
          <w:lang w:val="en-US"/>
        </w:rPr>
        <w:t xml:space="preserve">FAYYAD, Usama </w:t>
      </w:r>
      <w:r w:rsidRPr="00CD75C1">
        <w:rPr>
          <w:i/>
          <w:iCs/>
          <w:lang w:val="en-US"/>
        </w:rPr>
        <w:t>et al.</w:t>
      </w:r>
      <w:r w:rsidRPr="00CD75C1">
        <w:rPr>
          <w:lang w:val="en-US"/>
        </w:rPr>
        <w:t xml:space="preserve"> From Data Mining to Knowledge Discovery in Databases. </w:t>
      </w:r>
      <w:r w:rsidRPr="00CD75C1">
        <w:rPr>
          <w:i/>
          <w:iCs/>
          <w:lang w:val="en-US"/>
        </w:rPr>
        <w:t>AI Magazine</w:t>
      </w:r>
      <w:r w:rsidRPr="00CD75C1">
        <w:rPr>
          <w:lang w:val="en-US"/>
        </w:rPr>
        <w:t>, v. 17, n. 3, p. 37, 1996.</w:t>
      </w:r>
    </w:p>
    <w:p w14:paraId="387F2094" w14:textId="77777777" w:rsidR="00CD75C1" w:rsidRPr="00CD75C1" w:rsidRDefault="00CD75C1" w:rsidP="00CD75C1">
      <w:pPr>
        <w:pStyle w:val="Bibliografia"/>
        <w:rPr>
          <w:lang w:val="en-US"/>
        </w:rPr>
      </w:pPr>
      <w:r w:rsidRPr="00CD75C1">
        <w:rPr>
          <w:lang w:val="en-US"/>
        </w:rPr>
        <w:t xml:space="preserve">FREIRE, J. </w:t>
      </w:r>
      <w:r w:rsidRPr="00CD75C1">
        <w:rPr>
          <w:i/>
          <w:iCs/>
          <w:lang w:val="en-US"/>
        </w:rPr>
        <w:t>et al.</w:t>
      </w:r>
      <w:r w:rsidRPr="00CD75C1">
        <w:rPr>
          <w:lang w:val="en-US"/>
        </w:rPr>
        <w:t xml:space="preserve"> Provenance for Computational Tasks: A Survey. </w:t>
      </w:r>
      <w:r w:rsidRPr="00CD75C1">
        <w:rPr>
          <w:i/>
          <w:iCs/>
          <w:lang w:val="en-US"/>
        </w:rPr>
        <w:t>Computing in Science Engineering</w:t>
      </w:r>
      <w:r w:rsidRPr="00CD75C1">
        <w:rPr>
          <w:lang w:val="en-US"/>
        </w:rPr>
        <w:t>, v. 10, n. 3, p. 11–21, 2008.</w:t>
      </w:r>
    </w:p>
    <w:p w14:paraId="001193C1" w14:textId="77777777" w:rsidR="00CD75C1" w:rsidRPr="00CD75C1" w:rsidRDefault="00CD75C1" w:rsidP="00CD75C1">
      <w:pPr>
        <w:pStyle w:val="Bibliografia"/>
        <w:rPr>
          <w:lang w:val="en-US"/>
        </w:rPr>
      </w:pPr>
      <w:r w:rsidRPr="00CD75C1">
        <w:rPr>
          <w:lang w:val="en-US"/>
        </w:rPr>
        <w:t xml:space="preserve">FULLERTON, Tracy; SWAIN, Christopher. </w:t>
      </w:r>
      <w:r w:rsidRPr="00CD75C1">
        <w:rPr>
          <w:i/>
          <w:iCs/>
          <w:lang w:val="en-US"/>
        </w:rPr>
        <w:t>Game Design Workshop: A playcentric approach to creating innovative games</w:t>
      </w:r>
      <w:r w:rsidRPr="00CD75C1">
        <w:rPr>
          <w:lang w:val="en-US"/>
        </w:rPr>
        <w:t xml:space="preserve">. Amsterdam: Morgan Kaufmann/Elsevier, 2008. </w:t>
      </w:r>
    </w:p>
    <w:p w14:paraId="3D5DF941" w14:textId="77777777" w:rsidR="00CD75C1" w:rsidRPr="00CD75C1" w:rsidRDefault="00CD75C1" w:rsidP="00CD75C1">
      <w:pPr>
        <w:pStyle w:val="Bibliografia"/>
        <w:rPr>
          <w:lang w:val="en-US"/>
        </w:rPr>
      </w:pPr>
      <w:r w:rsidRPr="00CD75C1">
        <w:rPr>
          <w:lang w:val="en-US"/>
        </w:rPr>
        <w:t xml:space="preserve">GARIJO, Daniel </w:t>
      </w:r>
      <w:r w:rsidRPr="00CD75C1">
        <w:rPr>
          <w:i/>
          <w:iCs/>
          <w:lang w:val="en-US"/>
        </w:rPr>
        <w:t>et al.</w:t>
      </w:r>
      <w:r w:rsidRPr="00CD75C1">
        <w:rPr>
          <w:lang w:val="en-US"/>
        </w:rPr>
        <w:t xml:space="preserve"> </w:t>
      </w:r>
      <w:r w:rsidRPr="00CD75C1">
        <w:rPr>
          <w:i/>
          <w:iCs/>
          <w:lang w:val="en-US"/>
        </w:rPr>
        <w:t>Dublin Core to PROV Mapping</w:t>
      </w:r>
      <w:r w:rsidRPr="00CD75C1">
        <w:rPr>
          <w:lang w:val="en-US"/>
        </w:rPr>
        <w:t xml:space="preserve">. Available: &lt;http://www.w3.org/TR/2013/WD-prov-dc-20130312/&gt;. Accessed: 26 mar. 2013. </w:t>
      </w:r>
    </w:p>
    <w:p w14:paraId="592FF78C" w14:textId="77777777" w:rsidR="00CD75C1" w:rsidRPr="00CD75C1" w:rsidRDefault="00CD75C1" w:rsidP="00CD75C1">
      <w:pPr>
        <w:pStyle w:val="Bibliografia"/>
        <w:rPr>
          <w:lang w:val="en-US"/>
        </w:rPr>
      </w:pPr>
      <w:r w:rsidRPr="00CD75C1">
        <w:rPr>
          <w:lang w:val="en-US"/>
        </w:rPr>
        <w:t xml:space="preserve">GIL, Yolanda </w:t>
      </w:r>
      <w:r w:rsidRPr="00CD75C1">
        <w:rPr>
          <w:i/>
          <w:iCs/>
          <w:lang w:val="en-US"/>
        </w:rPr>
        <w:t>et al.</w:t>
      </w:r>
      <w:r w:rsidRPr="00CD75C1">
        <w:rPr>
          <w:lang w:val="en-US"/>
        </w:rPr>
        <w:t xml:space="preserve"> Examining the Challenges of Scientific Workflows. </w:t>
      </w:r>
      <w:r w:rsidRPr="00CD75C1">
        <w:rPr>
          <w:i/>
          <w:iCs/>
          <w:lang w:val="en-US"/>
        </w:rPr>
        <w:t>Computer</w:t>
      </w:r>
      <w:r w:rsidRPr="00CD75C1">
        <w:rPr>
          <w:lang w:val="en-US"/>
        </w:rPr>
        <w:t>, v. 40, n. 12, p. 24–32, 2007.</w:t>
      </w:r>
    </w:p>
    <w:p w14:paraId="2038A189" w14:textId="77777777" w:rsidR="00CD75C1" w:rsidRPr="009C73C1" w:rsidRDefault="00CD75C1" w:rsidP="00CD75C1">
      <w:pPr>
        <w:pStyle w:val="Bibliografia"/>
        <w:rPr>
          <w:lang w:val="es-ES_tradnl"/>
          <w:rPrChange w:id="651" w:author="Micro" w:date="2013-07-15T15:47:00Z">
            <w:rPr>
              <w:lang w:val="en-US"/>
            </w:rPr>
          </w:rPrChange>
        </w:rPr>
      </w:pPr>
      <w:r w:rsidRPr="00CD75C1">
        <w:rPr>
          <w:lang w:val="en-US"/>
        </w:rPr>
        <w:t xml:space="preserve">GIL, Yolanda </w:t>
      </w:r>
      <w:r w:rsidRPr="00CD75C1">
        <w:rPr>
          <w:i/>
          <w:iCs/>
          <w:lang w:val="en-US"/>
        </w:rPr>
        <w:t>et al.</w:t>
      </w:r>
      <w:r w:rsidRPr="00CD75C1">
        <w:rPr>
          <w:lang w:val="en-US"/>
        </w:rPr>
        <w:t xml:space="preserve"> </w:t>
      </w:r>
      <w:r w:rsidRPr="00CD75C1">
        <w:rPr>
          <w:i/>
          <w:iCs/>
          <w:lang w:val="en-US"/>
        </w:rPr>
        <w:t>W3C Provenance Incubator Group</w:t>
      </w:r>
      <w:r w:rsidRPr="00CD75C1">
        <w:rPr>
          <w:lang w:val="en-US"/>
        </w:rPr>
        <w:t xml:space="preserve">. Available: &lt;http://www.w3.org/2005/Incubator/prov/wiki/Main_Page&gt;. </w:t>
      </w:r>
      <w:r w:rsidRPr="009C73C1">
        <w:rPr>
          <w:lang w:val="es-ES_tradnl"/>
          <w:rPrChange w:id="652" w:author="Micro" w:date="2013-07-15T15:47:00Z">
            <w:rPr>
              <w:lang w:val="en-US"/>
            </w:rPr>
          </w:rPrChange>
        </w:rPr>
        <w:t xml:space="preserve">Accessed: 22 mar. 2013. </w:t>
      </w:r>
    </w:p>
    <w:p w14:paraId="3799B8EC" w14:textId="77777777" w:rsidR="00CD75C1" w:rsidRPr="00CD75C1" w:rsidRDefault="00CD75C1" w:rsidP="00CD75C1">
      <w:pPr>
        <w:pStyle w:val="Bibliografia"/>
        <w:rPr>
          <w:lang w:val="en-US"/>
        </w:rPr>
      </w:pPr>
      <w:r w:rsidRPr="009C73C1">
        <w:rPr>
          <w:lang w:val="es-ES_tradnl"/>
          <w:rPrChange w:id="653" w:author="Micro" w:date="2013-07-15T15:47:00Z">
            <w:rPr>
              <w:lang w:val="en-US"/>
            </w:rPr>
          </w:rPrChange>
        </w:rPr>
        <w:t xml:space="preserve">GIL, Yolanda; MILES, Simon. </w:t>
      </w:r>
      <w:r w:rsidRPr="009C73C1">
        <w:rPr>
          <w:i/>
          <w:iCs/>
          <w:lang w:val="es-ES_tradnl"/>
          <w:rPrChange w:id="654" w:author="Micro" w:date="2013-07-15T15:47:00Z">
            <w:rPr>
              <w:i/>
              <w:iCs/>
              <w:lang w:val="en-US"/>
            </w:rPr>
          </w:rPrChange>
        </w:rPr>
        <w:t>PROV Model Primer</w:t>
      </w:r>
      <w:r w:rsidRPr="009C73C1">
        <w:rPr>
          <w:lang w:val="es-ES_tradnl"/>
          <w:rPrChange w:id="655" w:author="Micro" w:date="2013-07-15T15:47:00Z">
            <w:rPr>
              <w:lang w:val="en-US"/>
            </w:rPr>
          </w:rPrChange>
        </w:rPr>
        <w:t xml:space="preserve">. Available: &lt;http://www.w3.org/TR/prov-primer/&gt;. </w:t>
      </w:r>
      <w:r w:rsidRPr="00CD75C1">
        <w:rPr>
          <w:lang w:val="en-US"/>
        </w:rPr>
        <w:t xml:space="preserve">Accessed: 21 mar. 2013. </w:t>
      </w:r>
    </w:p>
    <w:p w14:paraId="1F57F966" w14:textId="77777777" w:rsidR="00CD75C1" w:rsidRPr="00CD75C1" w:rsidRDefault="00CD75C1" w:rsidP="00CD75C1">
      <w:pPr>
        <w:pStyle w:val="Bibliografia"/>
        <w:rPr>
          <w:lang w:val="en-US"/>
        </w:rPr>
      </w:pPr>
      <w:r w:rsidRPr="00CD75C1">
        <w:rPr>
          <w:lang w:val="en-US"/>
        </w:rPr>
        <w:t xml:space="preserve">GOODMAN, Leo A. Snowball Sampling. </w:t>
      </w:r>
      <w:r w:rsidRPr="00CD75C1">
        <w:rPr>
          <w:i/>
          <w:iCs/>
          <w:lang w:val="en-US"/>
        </w:rPr>
        <w:t>The Annals of Mathematical Statistics</w:t>
      </w:r>
      <w:r w:rsidRPr="00CD75C1">
        <w:rPr>
          <w:lang w:val="en-US"/>
        </w:rPr>
        <w:t>, v. 32, n. 1, p. 148–170, 1961.</w:t>
      </w:r>
    </w:p>
    <w:p w14:paraId="0D07725C" w14:textId="77777777" w:rsidR="00CD75C1" w:rsidRPr="00CD75C1" w:rsidRDefault="00CD75C1" w:rsidP="00CD75C1">
      <w:pPr>
        <w:pStyle w:val="Bibliografia"/>
        <w:rPr>
          <w:lang w:val="en-US"/>
        </w:rPr>
      </w:pPr>
      <w:r w:rsidRPr="00CD75C1">
        <w:rPr>
          <w:lang w:val="en-US"/>
        </w:rPr>
        <w:t xml:space="preserve">GROTH, Paul </w:t>
      </w:r>
      <w:r w:rsidRPr="00CD75C1">
        <w:rPr>
          <w:i/>
          <w:iCs/>
          <w:lang w:val="en-US"/>
        </w:rPr>
        <w:t>et al.</w:t>
      </w:r>
      <w:r w:rsidRPr="00CD75C1">
        <w:rPr>
          <w:lang w:val="en-US"/>
        </w:rPr>
        <w:t xml:space="preserve"> </w:t>
      </w:r>
      <w:r w:rsidRPr="00CD75C1">
        <w:rPr>
          <w:i/>
          <w:iCs/>
          <w:lang w:val="en-US"/>
        </w:rPr>
        <w:t>ProvImplementations</w:t>
      </w:r>
      <w:r w:rsidRPr="00CD75C1">
        <w:rPr>
          <w:lang w:val="en-US"/>
        </w:rPr>
        <w:t xml:space="preserve">. Available: &lt;http://www.w3.org/2011/prov/wiki/ProvImplementations&gt;. Accessed: 26 mar. 2013. </w:t>
      </w:r>
    </w:p>
    <w:p w14:paraId="71BADEA7" w14:textId="77777777" w:rsidR="00CD75C1" w:rsidRPr="00CD75C1" w:rsidRDefault="00CD75C1" w:rsidP="00CD75C1">
      <w:pPr>
        <w:pStyle w:val="Bibliografia"/>
        <w:rPr>
          <w:lang w:val="en-US"/>
        </w:rPr>
      </w:pPr>
      <w:r w:rsidRPr="00CD75C1">
        <w:rPr>
          <w:lang w:val="en-US"/>
        </w:rPr>
        <w:t xml:space="preserve">GROTH, Paul; MOREAU, Luc. </w:t>
      </w:r>
      <w:r w:rsidRPr="00CD75C1">
        <w:rPr>
          <w:i/>
          <w:iCs/>
          <w:lang w:val="en-US"/>
        </w:rPr>
        <w:t>PROV-Overview</w:t>
      </w:r>
      <w:r w:rsidRPr="00CD75C1">
        <w:rPr>
          <w:lang w:val="en-US"/>
        </w:rPr>
        <w:t xml:space="preserve">. Available: &lt;http://www.w3.org/TR/prov-overview/&gt;. Accessed: 26 mar. 2013. </w:t>
      </w:r>
    </w:p>
    <w:p w14:paraId="28FCA574" w14:textId="77777777" w:rsidR="00CD75C1" w:rsidRPr="00CD75C1" w:rsidRDefault="00CD75C1" w:rsidP="00CD75C1">
      <w:pPr>
        <w:pStyle w:val="Bibliografia"/>
        <w:rPr>
          <w:lang w:val="en-US"/>
        </w:rPr>
      </w:pPr>
      <w:r w:rsidRPr="00CD75C1">
        <w:rPr>
          <w:lang w:val="en-US"/>
        </w:rPr>
        <w:t xml:space="preserve">HAN, Jiawei; KAMBER, Micheline. </w:t>
      </w:r>
      <w:r w:rsidRPr="00CD75C1">
        <w:rPr>
          <w:i/>
          <w:iCs/>
          <w:lang w:val="en-US"/>
        </w:rPr>
        <w:t>Data Mining: Concepts and Techniques</w:t>
      </w:r>
      <w:r w:rsidRPr="00CD75C1">
        <w:rPr>
          <w:lang w:val="en-US"/>
        </w:rPr>
        <w:t xml:space="preserve">. San Francisco, CA, USA: Morgan Kaufmann Publishers Inc., 2006. </w:t>
      </w:r>
    </w:p>
    <w:p w14:paraId="7F64257C" w14:textId="77777777" w:rsidR="00CD75C1" w:rsidRPr="00CD75C1" w:rsidRDefault="00CD75C1" w:rsidP="00CD75C1">
      <w:pPr>
        <w:pStyle w:val="Bibliografia"/>
        <w:rPr>
          <w:lang w:val="en-US"/>
        </w:rPr>
      </w:pPr>
      <w:r w:rsidRPr="00CD75C1">
        <w:rPr>
          <w:lang w:val="en-US"/>
        </w:rPr>
        <w:t xml:space="preserve">HIGGINS, T. </w:t>
      </w:r>
      <w:r w:rsidRPr="00CD75C1">
        <w:rPr>
          <w:i/>
          <w:iCs/>
          <w:lang w:val="en-US"/>
        </w:rPr>
        <w:t>Unity - 3D Game Engine</w:t>
      </w:r>
      <w:r w:rsidRPr="00CD75C1">
        <w:rPr>
          <w:lang w:val="en-US"/>
        </w:rPr>
        <w:t xml:space="preserve">. Available: &lt;http://unity3d.com/&gt;. Accessed: 5 maio 2011. </w:t>
      </w:r>
    </w:p>
    <w:p w14:paraId="3FFEF7CA" w14:textId="77777777" w:rsidR="00CD75C1" w:rsidRPr="00CD75C1" w:rsidRDefault="00CD75C1" w:rsidP="00CD75C1">
      <w:pPr>
        <w:pStyle w:val="Bibliografia"/>
        <w:rPr>
          <w:lang w:val="en-US"/>
        </w:rPr>
      </w:pPr>
      <w:r w:rsidRPr="00CD75C1">
        <w:rPr>
          <w:lang w:val="en-US"/>
        </w:rPr>
        <w:lastRenderedPageBreak/>
        <w:t xml:space="preserve">HOOBLER, Nate </w:t>
      </w:r>
      <w:r w:rsidRPr="00CD75C1">
        <w:rPr>
          <w:i/>
          <w:iCs/>
          <w:lang w:val="en-US"/>
        </w:rPr>
        <w:t>et al.</w:t>
      </w:r>
      <w:r w:rsidRPr="00CD75C1">
        <w:rPr>
          <w:lang w:val="en-US"/>
        </w:rPr>
        <w:t xml:space="preserve"> Visualizing Competitive Behaviors in Multi-User Virtual Environments. </w:t>
      </w:r>
      <w:r w:rsidRPr="00CD75C1">
        <w:rPr>
          <w:i/>
          <w:iCs/>
          <w:lang w:val="en-US"/>
        </w:rPr>
        <w:t>Visualization (VIS)</w:t>
      </w:r>
      <w:r w:rsidRPr="00CD75C1">
        <w:rPr>
          <w:lang w:val="en-US"/>
        </w:rPr>
        <w:t>, p. 163–170, 2004.</w:t>
      </w:r>
    </w:p>
    <w:p w14:paraId="3374D008" w14:textId="77777777" w:rsidR="00CD75C1" w:rsidRPr="00CD75C1" w:rsidRDefault="00CD75C1" w:rsidP="00CD75C1">
      <w:pPr>
        <w:pStyle w:val="Bibliografia"/>
        <w:rPr>
          <w:lang w:val="en-US"/>
        </w:rPr>
      </w:pPr>
      <w:r w:rsidRPr="00CD75C1">
        <w:rPr>
          <w:lang w:val="en-US"/>
        </w:rPr>
        <w:t xml:space="preserve">HUA, Hook </w:t>
      </w:r>
      <w:r w:rsidRPr="00CD75C1">
        <w:rPr>
          <w:i/>
          <w:iCs/>
          <w:lang w:val="en-US"/>
        </w:rPr>
        <w:t>et al.</w:t>
      </w:r>
      <w:r w:rsidRPr="00CD75C1">
        <w:rPr>
          <w:lang w:val="en-US"/>
        </w:rPr>
        <w:t xml:space="preserve"> </w:t>
      </w:r>
      <w:r w:rsidRPr="00CD75C1">
        <w:rPr>
          <w:i/>
          <w:iCs/>
          <w:lang w:val="en-US"/>
        </w:rPr>
        <w:t>PROV-XML: The PROV XML Schema</w:t>
      </w:r>
      <w:r w:rsidRPr="00CD75C1">
        <w:rPr>
          <w:lang w:val="en-US"/>
        </w:rPr>
        <w:t xml:space="preserve">. Available: &lt;http://www.w3.org/TR/prov-xml/&gt;. Accessed: 26 mar. 2013. </w:t>
      </w:r>
    </w:p>
    <w:p w14:paraId="235D9FF8" w14:textId="77777777" w:rsidR="00CD75C1" w:rsidRPr="00CD75C1" w:rsidRDefault="00CD75C1" w:rsidP="00CD75C1">
      <w:pPr>
        <w:pStyle w:val="Bibliografia"/>
        <w:rPr>
          <w:lang w:val="en-US"/>
        </w:rPr>
      </w:pPr>
      <w:r w:rsidRPr="00CD75C1">
        <w:rPr>
          <w:lang w:val="en-US"/>
        </w:rPr>
        <w:t xml:space="preserve">JOSHUA O’MADADHAIN </w:t>
      </w:r>
      <w:r w:rsidRPr="00CD75C1">
        <w:rPr>
          <w:i/>
          <w:iCs/>
          <w:lang w:val="en-US"/>
        </w:rPr>
        <w:t>et al.</w:t>
      </w:r>
      <w:r w:rsidRPr="00CD75C1">
        <w:rPr>
          <w:lang w:val="en-US"/>
        </w:rPr>
        <w:t xml:space="preserve"> </w:t>
      </w:r>
      <w:r w:rsidRPr="00CD75C1">
        <w:rPr>
          <w:i/>
          <w:iCs/>
          <w:lang w:val="en-US"/>
        </w:rPr>
        <w:t>JUNG: Java Universal Network/Graph Framework</w:t>
      </w:r>
      <w:r w:rsidRPr="00CD75C1">
        <w:rPr>
          <w:lang w:val="en-US"/>
        </w:rPr>
        <w:t xml:space="preserve">. Available: &lt;http://jung.sourceforge.net/&gt;. </w:t>
      </w:r>
    </w:p>
    <w:p w14:paraId="59CEB77F" w14:textId="77777777" w:rsidR="00CD75C1" w:rsidRPr="00CD75C1" w:rsidRDefault="00CD75C1" w:rsidP="00CD75C1">
      <w:pPr>
        <w:pStyle w:val="Bibliografia"/>
        <w:rPr>
          <w:lang w:val="en-US"/>
        </w:rPr>
      </w:pPr>
      <w:r w:rsidRPr="00CD75C1">
        <w:rPr>
          <w:lang w:val="en-US"/>
        </w:rPr>
        <w:t xml:space="preserve">JOSLIN, Simon </w:t>
      </w:r>
      <w:r w:rsidRPr="00CD75C1">
        <w:rPr>
          <w:i/>
          <w:iCs/>
          <w:lang w:val="en-US"/>
        </w:rPr>
        <w:t>et al.</w:t>
      </w:r>
      <w:r w:rsidRPr="00CD75C1">
        <w:rPr>
          <w:lang w:val="en-US"/>
        </w:rPr>
        <w:t xml:space="preserve"> The gameplay visualization manifesto: a framework for logging and visualization of online gameplay data. </w:t>
      </w:r>
      <w:r w:rsidRPr="00CD75C1">
        <w:rPr>
          <w:i/>
          <w:iCs/>
          <w:lang w:val="en-US"/>
        </w:rPr>
        <w:t>Comput. Entertain.</w:t>
      </w:r>
      <w:r w:rsidRPr="00CD75C1">
        <w:rPr>
          <w:lang w:val="en-US"/>
        </w:rPr>
        <w:t>, v. 5, n. 3, p. 6, 2007.</w:t>
      </w:r>
    </w:p>
    <w:p w14:paraId="6A626B23" w14:textId="77777777" w:rsidR="00CD75C1" w:rsidRPr="00CD75C1" w:rsidRDefault="00CD75C1" w:rsidP="00CD75C1">
      <w:pPr>
        <w:pStyle w:val="Bibliografia"/>
        <w:rPr>
          <w:lang w:val="en-US"/>
        </w:rPr>
      </w:pPr>
      <w:r w:rsidRPr="00CD75C1">
        <w:rPr>
          <w:lang w:val="en-US"/>
        </w:rPr>
        <w:t xml:space="preserve">KIM, Jun H. </w:t>
      </w:r>
      <w:r w:rsidRPr="00CD75C1">
        <w:rPr>
          <w:i/>
          <w:iCs/>
          <w:lang w:val="en-US"/>
        </w:rPr>
        <w:t>et al.</w:t>
      </w:r>
      <w:r w:rsidRPr="00CD75C1">
        <w:rPr>
          <w:lang w:val="en-US"/>
        </w:rPr>
        <w:t xml:space="preserve"> Tracking real-time user experience (TRUE): a comprehensive instrumentation solution for complex systems. </w:t>
      </w:r>
      <w:r w:rsidRPr="00CD75C1">
        <w:rPr>
          <w:i/>
          <w:iCs/>
          <w:lang w:val="en-US"/>
        </w:rPr>
        <w:t>Human Factors in Computing Systems (CHI)</w:t>
      </w:r>
      <w:r w:rsidRPr="00CD75C1">
        <w:rPr>
          <w:lang w:val="en-US"/>
        </w:rPr>
        <w:t>, p. 443–452, 2008.</w:t>
      </w:r>
    </w:p>
    <w:p w14:paraId="5CB4FC0C" w14:textId="77777777" w:rsidR="00CD75C1" w:rsidRPr="00CD75C1" w:rsidRDefault="00CD75C1" w:rsidP="00CD75C1">
      <w:pPr>
        <w:pStyle w:val="Bibliografia"/>
        <w:rPr>
          <w:lang w:val="en-US"/>
        </w:rPr>
      </w:pPr>
      <w:r w:rsidRPr="00CD75C1">
        <w:rPr>
          <w:lang w:val="en-US"/>
        </w:rPr>
        <w:t xml:space="preserve">KOHWALTER, Troy </w:t>
      </w:r>
      <w:r w:rsidRPr="00CD75C1">
        <w:rPr>
          <w:i/>
          <w:iCs/>
          <w:lang w:val="en-US"/>
        </w:rPr>
        <w:t>et al.</w:t>
      </w:r>
      <w:r w:rsidRPr="00CD75C1">
        <w:rPr>
          <w:lang w:val="en-US"/>
        </w:rPr>
        <w:t xml:space="preserve"> SDM – An Educational Game for Software Engineering. </w:t>
      </w:r>
      <w:r w:rsidRPr="00CD75C1">
        <w:rPr>
          <w:i/>
          <w:iCs/>
          <w:lang w:val="en-US"/>
        </w:rPr>
        <w:t>X Brazilian Symposium on Games and Digital Entertainment (SBGAMES)</w:t>
      </w:r>
      <w:r w:rsidRPr="00CD75C1">
        <w:rPr>
          <w:lang w:val="en-US"/>
        </w:rPr>
        <w:t>, p. 222–231, 2011.</w:t>
      </w:r>
    </w:p>
    <w:p w14:paraId="26364C80" w14:textId="77777777" w:rsidR="00CD75C1" w:rsidRPr="00CD75C1" w:rsidRDefault="00CD75C1" w:rsidP="00CD75C1">
      <w:pPr>
        <w:pStyle w:val="Bibliografia"/>
        <w:rPr>
          <w:lang w:val="en-US"/>
        </w:rPr>
      </w:pPr>
      <w:r w:rsidRPr="00CD75C1">
        <w:rPr>
          <w:lang w:val="en-US"/>
        </w:rPr>
        <w:t xml:space="preserve">LEBO, Timothy </w:t>
      </w:r>
      <w:r w:rsidRPr="00CD75C1">
        <w:rPr>
          <w:i/>
          <w:iCs/>
          <w:lang w:val="en-US"/>
        </w:rPr>
        <w:t>et al.</w:t>
      </w:r>
      <w:r w:rsidRPr="00CD75C1">
        <w:rPr>
          <w:lang w:val="en-US"/>
        </w:rPr>
        <w:t xml:space="preserve"> </w:t>
      </w:r>
      <w:r w:rsidRPr="00CD75C1">
        <w:rPr>
          <w:i/>
          <w:iCs/>
          <w:lang w:val="en-US"/>
        </w:rPr>
        <w:t>PROV-O: The PROV Ontology</w:t>
      </w:r>
      <w:r w:rsidRPr="00CD75C1">
        <w:rPr>
          <w:lang w:val="en-US"/>
        </w:rPr>
        <w:t xml:space="preserve">. Available: &lt;http://www.w3.org/TR/prov-o/&gt;. Accessed: 21 mar. 2013. </w:t>
      </w:r>
    </w:p>
    <w:p w14:paraId="0C2192CF" w14:textId="77777777" w:rsidR="00CD75C1" w:rsidRPr="00CD75C1" w:rsidRDefault="00CD75C1" w:rsidP="00CD75C1">
      <w:pPr>
        <w:pStyle w:val="Bibliografia"/>
        <w:rPr>
          <w:lang w:val="en-US"/>
        </w:rPr>
      </w:pPr>
      <w:r w:rsidRPr="00CD75C1">
        <w:rPr>
          <w:lang w:val="en-US"/>
        </w:rPr>
        <w:t xml:space="preserve">LIU, Yun-En </w:t>
      </w:r>
      <w:r w:rsidRPr="00CD75C1">
        <w:rPr>
          <w:i/>
          <w:iCs/>
          <w:lang w:val="en-US"/>
        </w:rPr>
        <w:t>et al.</w:t>
      </w:r>
      <w:r w:rsidRPr="00CD75C1">
        <w:rPr>
          <w:lang w:val="en-US"/>
        </w:rPr>
        <w:t xml:space="preserve"> Feature-based projections for effective playtrace analysis. </w:t>
      </w:r>
      <w:r w:rsidRPr="00CD75C1">
        <w:rPr>
          <w:i/>
          <w:iCs/>
          <w:lang w:val="en-US"/>
        </w:rPr>
        <w:t>Foundations of Digital Games (FDG)</w:t>
      </w:r>
      <w:r w:rsidRPr="00CD75C1">
        <w:rPr>
          <w:lang w:val="en-US"/>
        </w:rPr>
        <w:t>, p. 69–76, 2011.</w:t>
      </w:r>
    </w:p>
    <w:p w14:paraId="7F09CD89" w14:textId="77777777" w:rsidR="00CD75C1" w:rsidRPr="00CD75C1" w:rsidRDefault="00CD75C1" w:rsidP="00CD75C1">
      <w:pPr>
        <w:pStyle w:val="Bibliografia"/>
        <w:rPr>
          <w:lang w:val="en-US"/>
        </w:rPr>
      </w:pPr>
      <w:r w:rsidRPr="00CD75C1">
        <w:rPr>
          <w:lang w:val="en-US"/>
        </w:rPr>
        <w:t xml:space="preserve">MILES, Simon </w:t>
      </w:r>
      <w:r w:rsidRPr="00CD75C1">
        <w:rPr>
          <w:i/>
          <w:iCs/>
          <w:lang w:val="en-US"/>
        </w:rPr>
        <w:t>et al.</w:t>
      </w:r>
      <w:r w:rsidRPr="00CD75C1">
        <w:rPr>
          <w:lang w:val="en-US"/>
        </w:rPr>
        <w:t xml:space="preserve"> </w:t>
      </w:r>
      <w:r w:rsidRPr="00CD75C1">
        <w:rPr>
          <w:i/>
          <w:iCs/>
          <w:lang w:val="en-US"/>
        </w:rPr>
        <w:t>Provenance Challenge WIKI</w:t>
      </w:r>
      <w:r w:rsidRPr="00CD75C1">
        <w:rPr>
          <w:lang w:val="en-US"/>
        </w:rPr>
        <w:t xml:space="preserve">. Available: &lt;http://twiki.ipaw.info/bin/view/Challenge/&gt;. Accessed: 26 mar. 2013. </w:t>
      </w:r>
    </w:p>
    <w:p w14:paraId="361F05C5" w14:textId="77777777" w:rsidR="00CD75C1" w:rsidRPr="00CD75C1" w:rsidRDefault="00CD75C1" w:rsidP="00CD75C1">
      <w:pPr>
        <w:pStyle w:val="Bibliografia"/>
        <w:rPr>
          <w:lang w:val="en-US"/>
        </w:rPr>
      </w:pPr>
      <w:r w:rsidRPr="00CD75C1">
        <w:rPr>
          <w:lang w:val="en-US"/>
        </w:rPr>
        <w:t xml:space="preserve">MISSIER, Paolo </w:t>
      </w:r>
      <w:r w:rsidRPr="00CD75C1">
        <w:rPr>
          <w:i/>
          <w:iCs/>
          <w:lang w:val="en-US"/>
        </w:rPr>
        <w:t>et al.</w:t>
      </w:r>
      <w:r w:rsidRPr="00CD75C1">
        <w:rPr>
          <w:lang w:val="en-US"/>
        </w:rPr>
        <w:t xml:space="preserve"> </w:t>
      </w:r>
      <w:r w:rsidRPr="00CD75C1">
        <w:rPr>
          <w:i/>
          <w:iCs/>
          <w:lang w:val="en-US"/>
        </w:rPr>
        <w:t>PROV Dictionary</w:t>
      </w:r>
      <w:r w:rsidRPr="00CD75C1">
        <w:rPr>
          <w:lang w:val="en-US"/>
        </w:rPr>
        <w:t xml:space="preserve">. Available: &lt;http://www.w3.org/TR/2013/WD-prov-dictionary-20130312/&gt;. Accessed: 26 mar. 2013. </w:t>
      </w:r>
    </w:p>
    <w:p w14:paraId="5F2D19ED" w14:textId="77777777" w:rsidR="00CD75C1" w:rsidRPr="00CD75C1" w:rsidRDefault="00CD75C1" w:rsidP="00CD75C1">
      <w:pPr>
        <w:pStyle w:val="Bibliografia"/>
        <w:rPr>
          <w:lang w:val="en-US"/>
        </w:rPr>
      </w:pPr>
      <w:r w:rsidRPr="00CD75C1">
        <w:rPr>
          <w:lang w:val="en-US"/>
        </w:rPr>
        <w:t xml:space="preserve">MOREAU, Luc </w:t>
      </w:r>
      <w:r w:rsidRPr="00CD75C1">
        <w:rPr>
          <w:i/>
          <w:iCs/>
          <w:lang w:val="en-US"/>
        </w:rPr>
        <w:t>et al.</w:t>
      </w:r>
      <w:r w:rsidRPr="00CD75C1">
        <w:rPr>
          <w:lang w:val="en-US"/>
        </w:rPr>
        <w:t xml:space="preserve"> </w:t>
      </w:r>
      <w:r w:rsidRPr="00CD75C1">
        <w:rPr>
          <w:i/>
          <w:iCs/>
          <w:lang w:val="en-US"/>
        </w:rPr>
        <w:t>IPAW</w:t>
      </w:r>
      <w:r w:rsidRPr="00CD75C1">
        <w:rPr>
          <w:lang w:val="en-US"/>
        </w:rPr>
        <w:t xml:space="preserve">. Available: &lt;http://www.ipaw.info/&gt;. Accessed: 2 abr. 2013. </w:t>
      </w:r>
    </w:p>
    <w:p w14:paraId="60487E40" w14:textId="77777777" w:rsidR="00CD75C1" w:rsidRPr="00CD75C1" w:rsidRDefault="00CD75C1" w:rsidP="00CD75C1">
      <w:pPr>
        <w:pStyle w:val="Bibliografia"/>
        <w:rPr>
          <w:lang w:val="en-US"/>
        </w:rPr>
      </w:pPr>
      <w:r w:rsidRPr="00CD75C1">
        <w:rPr>
          <w:lang w:val="en-US"/>
        </w:rPr>
        <w:t xml:space="preserve">MOREAU, Luc; DING, Li; </w:t>
      </w:r>
      <w:r w:rsidRPr="00CD75C1">
        <w:rPr>
          <w:i/>
          <w:iCs/>
          <w:lang w:val="en-US"/>
        </w:rPr>
        <w:t>et al.</w:t>
      </w:r>
      <w:r w:rsidRPr="00CD75C1">
        <w:rPr>
          <w:lang w:val="en-US"/>
        </w:rPr>
        <w:t xml:space="preserve"> </w:t>
      </w:r>
      <w:r w:rsidRPr="00CD75C1">
        <w:rPr>
          <w:i/>
          <w:iCs/>
          <w:lang w:val="en-US"/>
        </w:rPr>
        <w:t>Open Provenance Model (OPM) OWL Specification</w:t>
      </w:r>
      <w:r w:rsidRPr="00CD75C1">
        <w:rPr>
          <w:lang w:val="en-US"/>
        </w:rPr>
        <w:t xml:space="preserve">. Available: &lt;http://openprovenance.org/model/opmo&gt;. Accessed: 2 abr. 2013. </w:t>
      </w:r>
    </w:p>
    <w:p w14:paraId="58203F54" w14:textId="77777777" w:rsidR="00CD75C1" w:rsidRPr="00CD75C1" w:rsidRDefault="00CD75C1" w:rsidP="00CD75C1">
      <w:pPr>
        <w:pStyle w:val="Bibliografia"/>
        <w:rPr>
          <w:lang w:val="en-US"/>
        </w:rPr>
      </w:pPr>
      <w:r w:rsidRPr="00CD75C1">
        <w:rPr>
          <w:lang w:val="en-US"/>
        </w:rPr>
        <w:t xml:space="preserve">MOREAU, Luc; GROTH, Paul; </w:t>
      </w:r>
      <w:r w:rsidRPr="00CD75C1">
        <w:rPr>
          <w:i/>
          <w:iCs/>
          <w:lang w:val="en-US"/>
        </w:rPr>
        <w:t>et al.</w:t>
      </w:r>
      <w:r w:rsidRPr="00CD75C1">
        <w:rPr>
          <w:lang w:val="en-US"/>
        </w:rPr>
        <w:t xml:space="preserve"> </w:t>
      </w:r>
      <w:r w:rsidRPr="00CD75C1">
        <w:rPr>
          <w:i/>
          <w:iCs/>
          <w:lang w:val="en-US"/>
        </w:rPr>
        <w:t>Open Provenance Model (OPM) XML Schema Specification</w:t>
      </w:r>
      <w:r w:rsidRPr="00CD75C1">
        <w:rPr>
          <w:lang w:val="en-US"/>
        </w:rPr>
        <w:t xml:space="preserve">. Available: &lt;http://openprovenance.org/model/opmx&gt;. Accessed: 2 abr. 2013. </w:t>
      </w:r>
    </w:p>
    <w:p w14:paraId="682A70CD" w14:textId="77777777" w:rsidR="00CD75C1" w:rsidRPr="00CD75C1" w:rsidRDefault="00CD75C1" w:rsidP="00CD75C1">
      <w:pPr>
        <w:pStyle w:val="Bibliografia"/>
        <w:rPr>
          <w:lang w:val="en-US"/>
        </w:rPr>
      </w:pPr>
      <w:r w:rsidRPr="00CD75C1">
        <w:rPr>
          <w:lang w:val="en-US"/>
        </w:rPr>
        <w:t xml:space="preserve">MOREAU, Luc. </w:t>
      </w:r>
      <w:r w:rsidRPr="00CD75C1">
        <w:rPr>
          <w:i/>
          <w:iCs/>
          <w:lang w:val="en-US"/>
        </w:rPr>
        <w:t>OPM Toolbox</w:t>
      </w:r>
      <w:r w:rsidRPr="00CD75C1">
        <w:rPr>
          <w:lang w:val="en-US"/>
        </w:rPr>
        <w:t xml:space="preserve">. Available: &lt;http://openprovenance.org/toolbox.html&gt;. Accessed: 2 abr. 2013a. </w:t>
      </w:r>
    </w:p>
    <w:p w14:paraId="3F3648E8" w14:textId="77777777" w:rsidR="00CD75C1" w:rsidRPr="00CD75C1" w:rsidRDefault="00CD75C1" w:rsidP="00CD75C1">
      <w:pPr>
        <w:pStyle w:val="Bibliografia"/>
        <w:rPr>
          <w:lang w:val="en-US"/>
        </w:rPr>
      </w:pPr>
      <w:r w:rsidRPr="00CD75C1">
        <w:rPr>
          <w:lang w:val="en-US"/>
        </w:rPr>
        <w:t xml:space="preserve">MOREAU, Luc. </w:t>
      </w:r>
      <w:r w:rsidRPr="00CD75C1">
        <w:rPr>
          <w:i/>
          <w:iCs/>
          <w:lang w:val="en-US"/>
        </w:rPr>
        <w:t>OPM4J: The Open Provenance Model Java Library</w:t>
      </w:r>
      <w:r w:rsidRPr="00CD75C1">
        <w:rPr>
          <w:lang w:val="en-US"/>
        </w:rPr>
        <w:t xml:space="preserve">. Available: &lt;http://openprovenance.org/java/site/1_1_8/apidocs/org/openprovenance/model/package-summary.html&gt;. Accessed: 2 abr. 2013b. </w:t>
      </w:r>
    </w:p>
    <w:p w14:paraId="2097BD5B" w14:textId="77777777" w:rsidR="00CD75C1" w:rsidRPr="00CD75C1" w:rsidRDefault="00CD75C1" w:rsidP="00CD75C1">
      <w:pPr>
        <w:pStyle w:val="Bibliografia"/>
        <w:rPr>
          <w:lang w:val="en-US"/>
        </w:rPr>
      </w:pPr>
      <w:r w:rsidRPr="00CD75C1">
        <w:rPr>
          <w:lang w:val="en-US"/>
        </w:rPr>
        <w:t xml:space="preserve">MOREAU, Luc </w:t>
      </w:r>
      <w:r w:rsidRPr="00CD75C1">
        <w:rPr>
          <w:i/>
          <w:iCs/>
          <w:lang w:val="en-US"/>
        </w:rPr>
        <w:t>et al.</w:t>
      </w:r>
      <w:r w:rsidRPr="00CD75C1">
        <w:rPr>
          <w:lang w:val="en-US"/>
        </w:rPr>
        <w:t xml:space="preserve"> The Open Provenance Model core specification (v1.1). </w:t>
      </w:r>
      <w:r w:rsidRPr="00CD75C1">
        <w:rPr>
          <w:i/>
          <w:iCs/>
          <w:lang w:val="en-US"/>
        </w:rPr>
        <w:t>Future Generation Computer Systems</w:t>
      </w:r>
      <w:r w:rsidRPr="00CD75C1">
        <w:rPr>
          <w:lang w:val="en-US"/>
        </w:rPr>
        <w:t>, v. 27, n. 6, p. 743–756, 2007.</w:t>
      </w:r>
    </w:p>
    <w:p w14:paraId="78481410" w14:textId="77777777" w:rsidR="00CD75C1" w:rsidRPr="00CD75C1" w:rsidRDefault="00CD75C1" w:rsidP="00CD75C1">
      <w:pPr>
        <w:pStyle w:val="Bibliografia"/>
        <w:rPr>
          <w:lang w:val="en-US"/>
        </w:rPr>
      </w:pPr>
      <w:r w:rsidRPr="00CD75C1">
        <w:rPr>
          <w:lang w:val="en-US"/>
        </w:rPr>
        <w:t xml:space="preserve">MOREAU, Luc; LEBO, Timothy. </w:t>
      </w:r>
      <w:r w:rsidRPr="00CD75C1">
        <w:rPr>
          <w:i/>
          <w:iCs/>
          <w:lang w:val="en-US"/>
        </w:rPr>
        <w:t>Linking Across Provenance Bundles</w:t>
      </w:r>
      <w:r w:rsidRPr="00CD75C1">
        <w:rPr>
          <w:lang w:val="en-US"/>
        </w:rPr>
        <w:t xml:space="preserve">. Available: &lt;http://www.w3.org/TR/2013/WD-prov-links-20130312/&gt;. Accessed: 26 mar. 2013. </w:t>
      </w:r>
    </w:p>
    <w:p w14:paraId="00369903" w14:textId="77777777" w:rsidR="00CD75C1" w:rsidRPr="00CD75C1" w:rsidRDefault="00CD75C1" w:rsidP="00CD75C1">
      <w:pPr>
        <w:pStyle w:val="Bibliografia"/>
        <w:rPr>
          <w:lang w:val="en-US"/>
        </w:rPr>
      </w:pPr>
      <w:r w:rsidRPr="00CD75C1">
        <w:rPr>
          <w:lang w:val="en-US"/>
        </w:rPr>
        <w:lastRenderedPageBreak/>
        <w:t xml:space="preserve">MOREAU, Luc; MISSIER, Paolo. </w:t>
      </w:r>
      <w:r w:rsidRPr="00CD75C1">
        <w:rPr>
          <w:i/>
          <w:iCs/>
          <w:lang w:val="en-US"/>
        </w:rPr>
        <w:t>PROV-DM: The PROV Data Model</w:t>
      </w:r>
      <w:r w:rsidRPr="00CD75C1">
        <w:rPr>
          <w:lang w:val="en-US"/>
        </w:rPr>
        <w:t xml:space="preserve">. Available: &lt;http://www.w3.org/TR/prov-dm/&gt;. Accessed: 21 mar. 2013a. </w:t>
      </w:r>
    </w:p>
    <w:p w14:paraId="4998AA7B" w14:textId="77777777" w:rsidR="00CD75C1" w:rsidRPr="00CD75C1" w:rsidRDefault="00CD75C1" w:rsidP="00CD75C1">
      <w:pPr>
        <w:pStyle w:val="Bibliografia"/>
        <w:rPr>
          <w:lang w:val="en-US"/>
        </w:rPr>
      </w:pPr>
      <w:r w:rsidRPr="00CD75C1">
        <w:rPr>
          <w:lang w:val="en-US"/>
        </w:rPr>
        <w:t xml:space="preserve">MOREAU, Luc; MISSIER, Paolo. </w:t>
      </w:r>
      <w:r w:rsidRPr="00CD75C1">
        <w:rPr>
          <w:i/>
          <w:iCs/>
          <w:lang w:val="en-US"/>
        </w:rPr>
        <w:t>PROV-N: The Provenance Notation</w:t>
      </w:r>
      <w:r w:rsidRPr="00CD75C1">
        <w:rPr>
          <w:lang w:val="en-US"/>
        </w:rPr>
        <w:t xml:space="preserve">. Available: &lt;http://www.w3.org/TR/prov-n/&gt;. Accessed: 21 mar. 2013b. </w:t>
      </w:r>
    </w:p>
    <w:p w14:paraId="00D118D7" w14:textId="77777777" w:rsidR="00CD75C1" w:rsidRPr="00CD75C1" w:rsidRDefault="00CD75C1" w:rsidP="00CD75C1">
      <w:pPr>
        <w:pStyle w:val="Bibliografia"/>
        <w:rPr>
          <w:lang w:val="en-US"/>
        </w:rPr>
      </w:pPr>
      <w:r w:rsidRPr="00CD75C1">
        <w:rPr>
          <w:lang w:val="en-US"/>
        </w:rPr>
        <w:t xml:space="preserve">MORET, Bernard. Decision Trees and Diagrams. </w:t>
      </w:r>
      <w:r w:rsidRPr="00CD75C1">
        <w:rPr>
          <w:i/>
          <w:iCs/>
          <w:lang w:val="en-US"/>
        </w:rPr>
        <w:t>ACM Computing Surveys (CSUR)</w:t>
      </w:r>
      <w:r w:rsidRPr="00CD75C1">
        <w:rPr>
          <w:lang w:val="en-US"/>
        </w:rPr>
        <w:t>, v. 14, n. 4, p. 593–623, 1982.</w:t>
      </w:r>
    </w:p>
    <w:p w14:paraId="70B29E09" w14:textId="77777777" w:rsidR="00CD75C1" w:rsidRPr="00CD75C1" w:rsidRDefault="00CD75C1" w:rsidP="00CD75C1">
      <w:pPr>
        <w:pStyle w:val="Bibliografia"/>
        <w:rPr>
          <w:lang w:val="en-US"/>
        </w:rPr>
      </w:pPr>
      <w:r w:rsidRPr="009C73C1">
        <w:rPr>
          <w:lang w:val="es-ES_tradnl"/>
          <w:rPrChange w:id="656" w:author="Micro" w:date="2013-07-15T15:47:00Z">
            <w:rPr>
              <w:lang w:val="en-US"/>
            </w:rPr>
          </w:rPrChange>
        </w:rPr>
        <w:t xml:space="preserve">NAVARRO, Emily Oh; VAN DER HOEK, André. </w:t>
      </w:r>
      <w:r w:rsidRPr="00CD75C1">
        <w:rPr>
          <w:lang w:val="en-US"/>
        </w:rPr>
        <w:t xml:space="preserve">SimSE: an educational simulation game for teaching the Software engineering process. </w:t>
      </w:r>
      <w:r w:rsidRPr="00CD75C1">
        <w:rPr>
          <w:i/>
          <w:iCs/>
          <w:lang w:val="en-US"/>
        </w:rPr>
        <w:t>ACM Special Interest Group on Computer Science Education (SIGCSE)</w:t>
      </w:r>
      <w:r w:rsidRPr="00CD75C1">
        <w:rPr>
          <w:lang w:val="en-US"/>
        </w:rPr>
        <w:t>, v. 36, n. 3, p. 233–233, 2004.</w:t>
      </w:r>
    </w:p>
    <w:p w14:paraId="0F65A660" w14:textId="77777777" w:rsidR="00CD75C1" w:rsidRPr="00CD75C1" w:rsidRDefault="00CD75C1" w:rsidP="00CD75C1">
      <w:pPr>
        <w:pStyle w:val="Bibliografia"/>
        <w:rPr>
          <w:lang w:val="en-US"/>
        </w:rPr>
      </w:pPr>
      <w:r w:rsidRPr="009C73C1">
        <w:rPr>
          <w:lang w:val="es-ES_tradnl"/>
          <w:rPrChange w:id="657" w:author="Micro" w:date="2013-07-15T15:47:00Z">
            <w:rPr/>
          </w:rPrChange>
        </w:rPr>
        <w:t xml:space="preserve">NIES, Tom De </w:t>
      </w:r>
      <w:r w:rsidRPr="009C73C1">
        <w:rPr>
          <w:i/>
          <w:iCs/>
          <w:lang w:val="es-ES_tradnl"/>
          <w:rPrChange w:id="658" w:author="Micro" w:date="2013-07-15T15:47:00Z">
            <w:rPr>
              <w:i/>
              <w:iCs/>
            </w:rPr>
          </w:rPrChange>
        </w:rPr>
        <w:t>et al.</w:t>
      </w:r>
      <w:r w:rsidRPr="009C73C1">
        <w:rPr>
          <w:lang w:val="es-ES_tradnl"/>
          <w:rPrChange w:id="659" w:author="Micro" w:date="2013-07-15T15:47:00Z">
            <w:rPr/>
          </w:rPrChange>
        </w:rPr>
        <w:t xml:space="preserve"> </w:t>
      </w:r>
      <w:r w:rsidRPr="00CD75C1">
        <w:rPr>
          <w:i/>
          <w:iCs/>
          <w:lang w:val="en-US"/>
        </w:rPr>
        <w:t>Constraints of the PROV Data Model</w:t>
      </w:r>
      <w:r w:rsidRPr="00CD75C1">
        <w:rPr>
          <w:lang w:val="en-US"/>
        </w:rPr>
        <w:t xml:space="preserve">. Available: &lt;http://www.w3.org/TR/prov-constraints/&gt;. Accessed: 21 mar. 2013. </w:t>
      </w:r>
    </w:p>
    <w:p w14:paraId="49AC6D7E" w14:textId="77777777" w:rsidR="00CD75C1" w:rsidRPr="00CD75C1" w:rsidRDefault="00CD75C1" w:rsidP="00CD75C1">
      <w:pPr>
        <w:pStyle w:val="Bibliografia"/>
        <w:rPr>
          <w:lang w:val="en-US"/>
        </w:rPr>
      </w:pPr>
      <w:r w:rsidRPr="00CD75C1">
        <w:rPr>
          <w:lang w:val="en-US"/>
        </w:rPr>
        <w:t xml:space="preserve">PASSOS, Erick Baptista </w:t>
      </w:r>
      <w:r w:rsidRPr="00CD75C1">
        <w:rPr>
          <w:i/>
          <w:iCs/>
          <w:lang w:val="en-US"/>
        </w:rPr>
        <w:t>et al.</w:t>
      </w:r>
      <w:r w:rsidRPr="00CD75C1">
        <w:rPr>
          <w:lang w:val="en-US"/>
        </w:rPr>
        <w:t xml:space="preserve"> A bidimensional data structure and spatial optimization for supermassive crowd simulation on GPU. </w:t>
      </w:r>
      <w:r w:rsidRPr="00CD75C1">
        <w:rPr>
          <w:i/>
          <w:iCs/>
          <w:lang w:val="en-US"/>
        </w:rPr>
        <w:t>Computers in Entertainment (CIE)</w:t>
      </w:r>
      <w:r w:rsidRPr="00CD75C1">
        <w:rPr>
          <w:lang w:val="en-US"/>
        </w:rPr>
        <w:t>, v. 7, n. 4, p. 60, 2009.</w:t>
      </w:r>
    </w:p>
    <w:p w14:paraId="76F15296" w14:textId="77777777" w:rsidR="00CD75C1" w:rsidRPr="00CD75C1" w:rsidRDefault="00CD75C1" w:rsidP="00CD75C1">
      <w:pPr>
        <w:pStyle w:val="Bibliografia"/>
        <w:rPr>
          <w:lang w:val="en-US"/>
        </w:rPr>
      </w:pPr>
      <w:r w:rsidRPr="00CD75C1">
        <w:rPr>
          <w:lang w:val="en-US"/>
        </w:rPr>
        <w:t xml:space="preserve">PREMIS WORKING GROUP. </w:t>
      </w:r>
      <w:r w:rsidRPr="00CD75C1">
        <w:rPr>
          <w:i/>
          <w:iCs/>
          <w:lang w:val="en-US"/>
        </w:rPr>
        <w:t>Data Dictionary for Preservation Metadata</w:t>
      </w:r>
      <w:r w:rsidRPr="00CD75C1">
        <w:rPr>
          <w:lang w:val="en-US"/>
        </w:rPr>
        <w:t>. Final report. OCLC Online Computer Library Center &amp; Research Libraries Group: Implementation Strategies (PREMIS), 2005.</w:t>
      </w:r>
    </w:p>
    <w:p w14:paraId="22FA4033" w14:textId="77777777" w:rsidR="00CD75C1" w:rsidRPr="00CD75C1" w:rsidRDefault="00CD75C1" w:rsidP="00CD75C1">
      <w:pPr>
        <w:pStyle w:val="Bibliografia"/>
        <w:rPr>
          <w:lang w:val="en-US"/>
        </w:rPr>
      </w:pPr>
      <w:r w:rsidRPr="00CD75C1">
        <w:rPr>
          <w:lang w:val="en-US"/>
        </w:rPr>
        <w:t xml:space="preserve">PRENSKY, Marc. Fun, Play and Games: What Makes Games Engaging. </w:t>
      </w:r>
      <w:r w:rsidRPr="00CD75C1">
        <w:rPr>
          <w:i/>
          <w:iCs/>
          <w:lang w:val="en-US"/>
        </w:rPr>
        <w:t>Digital Game-Based Learning</w:t>
      </w:r>
      <w:r w:rsidRPr="00CD75C1">
        <w:rPr>
          <w:lang w:val="en-US"/>
        </w:rPr>
        <w:t>, p. 1–31, 2001.</w:t>
      </w:r>
    </w:p>
    <w:p w14:paraId="757DBA2B" w14:textId="77777777" w:rsidR="00CD75C1" w:rsidRPr="00E738AC" w:rsidRDefault="00CD75C1" w:rsidP="00CD75C1">
      <w:pPr>
        <w:pStyle w:val="Bibliografia"/>
        <w:rPr>
          <w:lang w:val="en-US"/>
        </w:rPr>
      </w:pPr>
      <w:r w:rsidRPr="00CD75C1">
        <w:rPr>
          <w:lang w:val="en-US"/>
        </w:rPr>
        <w:t xml:space="preserve">ROMERO, Ramon. Successful instrumentation: Tracking attitudes and behaviors to improve games. </w:t>
      </w:r>
      <w:r w:rsidRPr="00E738AC">
        <w:rPr>
          <w:i/>
          <w:iCs/>
          <w:lang w:val="en-US"/>
        </w:rPr>
        <w:t>Game Developer Conference (GDC)</w:t>
      </w:r>
      <w:r w:rsidRPr="00E738AC">
        <w:rPr>
          <w:lang w:val="en-US"/>
        </w:rPr>
        <w:t>, 2008.</w:t>
      </w:r>
    </w:p>
    <w:p w14:paraId="735BF50F" w14:textId="77777777" w:rsidR="00CD75C1" w:rsidRPr="00CD75C1" w:rsidRDefault="00CD75C1" w:rsidP="00CD75C1">
      <w:pPr>
        <w:pStyle w:val="Bibliografia"/>
        <w:rPr>
          <w:lang w:val="en-US"/>
        </w:rPr>
      </w:pPr>
      <w:r w:rsidRPr="00CD75C1">
        <w:rPr>
          <w:lang w:val="en-US"/>
        </w:rPr>
        <w:t xml:space="preserve">SCHULTZ, Warren. </w:t>
      </w:r>
      <w:r w:rsidRPr="00CD75C1">
        <w:rPr>
          <w:i/>
          <w:iCs/>
          <w:lang w:val="en-US"/>
        </w:rPr>
        <w:t>AAA Game</w:t>
      </w:r>
      <w:r w:rsidRPr="00CD75C1">
        <w:rPr>
          <w:lang w:val="en-US"/>
        </w:rPr>
        <w:t xml:space="preserve">. Available: &lt;http://gameindustry.about.com/od/glossary/g/Aaa-Game.htm&gt;. Accessed: 3 jul. 2013. </w:t>
      </w:r>
    </w:p>
    <w:p w14:paraId="29D540F4" w14:textId="77777777" w:rsidR="00CD75C1" w:rsidRPr="00CD75C1" w:rsidRDefault="00CD75C1" w:rsidP="00CD75C1">
      <w:pPr>
        <w:pStyle w:val="Bibliografia"/>
        <w:rPr>
          <w:lang w:val="en-US"/>
        </w:rPr>
      </w:pPr>
      <w:r w:rsidRPr="00CD75C1">
        <w:rPr>
          <w:lang w:val="en-US"/>
        </w:rPr>
        <w:t xml:space="preserve">SHAPIRO, S. S.; WILK, M. B. An Analysis of Variance Test for Normality (Complete Samples). </w:t>
      </w:r>
      <w:r w:rsidRPr="00CD75C1">
        <w:rPr>
          <w:i/>
          <w:iCs/>
          <w:lang w:val="en-US"/>
        </w:rPr>
        <w:t>Biometrika</w:t>
      </w:r>
      <w:r w:rsidRPr="00CD75C1">
        <w:rPr>
          <w:lang w:val="en-US"/>
        </w:rPr>
        <w:t>, v. 52, n. 3/4, p. 591, 1965.</w:t>
      </w:r>
    </w:p>
    <w:p w14:paraId="752997E5" w14:textId="77777777" w:rsidR="00CD75C1" w:rsidRPr="00CD75C1" w:rsidRDefault="00CD75C1" w:rsidP="00CD75C1">
      <w:pPr>
        <w:pStyle w:val="Bibliografia"/>
        <w:rPr>
          <w:lang w:val="en-US"/>
        </w:rPr>
      </w:pPr>
      <w:r w:rsidRPr="00CD75C1">
        <w:rPr>
          <w:lang w:val="en-US"/>
        </w:rPr>
        <w:t xml:space="preserve">SIMMHAN, Yogesh L. </w:t>
      </w:r>
      <w:r w:rsidRPr="00CD75C1">
        <w:rPr>
          <w:i/>
          <w:iCs/>
          <w:lang w:val="en-US"/>
        </w:rPr>
        <w:t>et al.</w:t>
      </w:r>
      <w:r w:rsidRPr="00CD75C1">
        <w:rPr>
          <w:lang w:val="en-US"/>
        </w:rPr>
        <w:t xml:space="preserve"> A survey of data provenance in e-science. </w:t>
      </w:r>
      <w:r w:rsidRPr="00CD75C1">
        <w:rPr>
          <w:i/>
          <w:iCs/>
          <w:lang w:val="en-US"/>
        </w:rPr>
        <w:t>ACM’s Special Interest Group on Management Of Data (SIGMOD)</w:t>
      </w:r>
      <w:r w:rsidRPr="00CD75C1">
        <w:rPr>
          <w:lang w:val="en-US"/>
        </w:rPr>
        <w:t>, v. 34, n. 3, p. 31–36, set. 2005.</w:t>
      </w:r>
    </w:p>
    <w:p w14:paraId="57B5226D" w14:textId="77777777" w:rsidR="00CD75C1" w:rsidRPr="00CD75C1" w:rsidRDefault="00CD75C1" w:rsidP="00CD75C1">
      <w:pPr>
        <w:pStyle w:val="Bibliografia"/>
        <w:rPr>
          <w:lang w:val="en-US"/>
        </w:rPr>
      </w:pPr>
      <w:r w:rsidRPr="00CD75C1">
        <w:rPr>
          <w:lang w:val="en-US"/>
        </w:rPr>
        <w:t xml:space="preserve">THOMPSON, Clive. Halo 3: How Microsoft Labs Invented a New Science of Play. </w:t>
      </w:r>
      <w:r w:rsidRPr="00CD75C1">
        <w:rPr>
          <w:i/>
          <w:iCs/>
          <w:lang w:val="en-US"/>
        </w:rPr>
        <w:t>Wired Magazine</w:t>
      </w:r>
      <w:r w:rsidRPr="00CD75C1">
        <w:rPr>
          <w:lang w:val="en-US"/>
        </w:rPr>
        <w:t>, v. 15, n. 9, 2007.</w:t>
      </w:r>
    </w:p>
    <w:p w14:paraId="5AF6A1B6" w14:textId="77777777" w:rsidR="00CD75C1" w:rsidRPr="00CD75C1" w:rsidRDefault="00CD75C1" w:rsidP="00CD75C1">
      <w:pPr>
        <w:pStyle w:val="Bibliografia"/>
        <w:rPr>
          <w:lang w:val="en-US"/>
        </w:rPr>
      </w:pPr>
      <w:r w:rsidRPr="00CD75C1">
        <w:rPr>
          <w:lang w:val="en-US"/>
        </w:rPr>
        <w:t xml:space="preserve">THOMPSON, Jim </w:t>
      </w:r>
      <w:r w:rsidRPr="00CD75C1">
        <w:rPr>
          <w:i/>
          <w:iCs/>
          <w:lang w:val="en-US"/>
        </w:rPr>
        <w:t>et al.</w:t>
      </w:r>
      <w:r w:rsidRPr="00CD75C1">
        <w:rPr>
          <w:lang w:val="en-US"/>
        </w:rPr>
        <w:t xml:space="preserve"> </w:t>
      </w:r>
      <w:r w:rsidRPr="00CD75C1">
        <w:rPr>
          <w:i/>
          <w:iCs/>
          <w:lang w:val="en-US"/>
        </w:rPr>
        <w:t>Game Design: Principles, Practice, and Techniques - The Ultimate Guide for the Aspiring Game Designer</w:t>
      </w:r>
      <w:r w:rsidRPr="00CD75C1">
        <w:rPr>
          <w:lang w:val="en-US"/>
        </w:rPr>
        <w:t xml:space="preserve">. 1. ed. United States: Wiley, 2007. </w:t>
      </w:r>
    </w:p>
    <w:p w14:paraId="42A6B575" w14:textId="77777777" w:rsidR="00CD75C1" w:rsidRPr="00CD75C1" w:rsidRDefault="00CD75C1" w:rsidP="00CD75C1">
      <w:pPr>
        <w:pStyle w:val="Bibliografia"/>
        <w:rPr>
          <w:lang w:val="en-US"/>
        </w:rPr>
      </w:pPr>
      <w:r w:rsidRPr="00CD75C1">
        <w:rPr>
          <w:lang w:val="en-US"/>
        </w:rPr>
        <w:t xml:space="preserve">WALLNER, Günter. Play-Graph: A Methodology and Visualization Approach for the Analysis of Gameplay Data. </w:t>
      </w:r>
      <w:r w:rsidRPr="00CD75C1">
        <w:rPr>
          <w:i/>
          <w:iCs/>
          <w:lang w:val="en-US"/>
        </w:rPr>
        <w:t>Foundations of Digital Games (FDG)</w:t>
      </w:r>
      <w:r w:rsidRPr="00CD75C1">
        <w:rPr>
          <w:lang w:val="en-US"/>
        </w:rPr>
        <w:t>, p. 253–260, 2013.</w:t>
      </w:r>
    </w:p>
    <w:p w14:paraId="108C2A64" w14:textId="77777777" w:rsidR="00CD75C1" w:rsidRPr="00CD75C1" w:rsidRDefault="00CD75C1" w:rsidP="00CD75C1">
      <w:pPr>
        <w:pStyle w:val="Bibliografia"/>
        <w:rPr>
          <w:lang w:val="en-US"/>
        </w:rPr>
      </w:pPr>
      <w:r w:rsidRPr="00CD75C1">
        <w:rPr>
          <w:lang w:val="en-US"/>
        </w:rPr>
        <w:t xml:space="preserve">WALLNER, Günter; KRIGLSTEIN, Simone. A spatiotemporal visualization approach for the analysis of gameplay data. </w:t>
      </w:r>
      <w:r w:rsidRPr="00CD75C1">
        <w:rPr>
          <w:i/>
          <w:iCs/>
          <w:lang w:val="en-US"/>
        </w:rPr>
        <w:t>Human Factors in Computing Systems (CHI)</w:t>
      </w:r>
      <w:r w:rsidRPr="00CD75C1">
        <w:rPr>
          <w:lang w:val="en-US"/>
        </w:rPr>
        <w:t>, p. 1115–1124, 2012.</w:t>
      </w:r>
    </w:p>
    <w:p w14:paraId="6C42EC7B" w14:textId="77777777" w:rsidR="00CD75C1" w:rsidRPr="00CD75C1" w:rsidRDefault="00CD75C1" w:rsidP="00CD75C1">
      <w:pPr>
        <w:pStyle w:val="Bibliografia"/>
        <w:rPr>
          <w:lang w:val="en-US"/>
        </w:rPr>
      </w:pPr>
      <w:r w:rsidRPr="00CD75C1">
        <w:rPr>
          <w:lang w:val="en-US"/>
        </w:rPr>
        <w:lastRenderedPageBreak/>
        <w:t xml:space="preserve">WEITZNER, Daniel J. </w:t>
      </w:r>
      <w:r w:rsidRPr="00CD75C1">
        <w:rPr>
          <w:i/>
          <w:iCs/>
          <w:lang w:val="en-US"/>
        </w:rPr>
        <w:t>et al.</w:t>
      </w:r>
      <w:r w:rsidRPr="00CD75C1">
        <w:rPr>
          <w:lang w:val="en-US"/>
        </w:rPr>
        <w:t xml:space="preserve"> Information accountability. </w:t>
      </w:r>
      <w:r w:rsidRPr="00CD75C1">
        <w:rPr>
          <w:i/>
          <w:iCs/>
          <w:lang w:val="en-US"/>
        </w:rPr>
        <w:t>Communications of the ACM</w:t>
      </w:r>
      <w:r w:rsidRPr="00CD75C1">
        <w:rPr>
          <w:lang w:val="en-US"/>
        </w:rPr>
        <w:t>, v. 51, n. 6, p. 82–87, 2008.</w:t>
      </w:r>
    </w:p>
    <w:p w14:paraId="5E7726B0" w14:textId="77777777" w:rsidR="00CD75C1" w:rsidRPr="00CD75C1" w:rsidRDefault="00CD75C1" w:rsidP="00CD75C1">
      <w:pPr>
        <w:pStyle w:val="Bibliografia"/>
        <w:rPr>
          <w:lang w:val="en-US"/>
        </w:rPr>
      </w:pPr>
      <w:r w:rsidRPr="00CD75C1">
        <w:rPr>
          <w:lang w:val="en-US"/>
        </w:rPr>
        <w:t xml:space="preserve">WITTEN, Ian; FRANK, Eibe. </w:t>
      </w:r>
      <w:r w:rsidRPr="00CD75C1">
        <w:rPr>
          <w:i/>
          <w:iCs/>
          <w:lang w:val="en-US"/>
        </w:rPr>
        <w:t>Data Mining: Practical Machine Learning Tools and Techniques, Second Edition</w:t>
      </w:r>
      <w:r w:rsidRPr="00CD75C1">
        <w:rPr>
          <w:lang w:val="en-US"/>
        </w:rPr>
        <w:t xml:space="preserve">. San Francisco, CA, USA: Morgan Kaufmann Publishers Inc., 2005. </w:t>
      </w:r>
    </w:p>
    <w:p w14:paraId="1C141F75" w14:textId="77777777" w:rsidR="00CD75C1" w:rsidRPr="00CD75C1" w:rsidRDefault="00CD75C1" w:rsidP="00CD75C1">
      <w:pPr>
        <w:pStyle w:val="Bibliografia"/>
        <w:rPr>
          <w:lang w:val="en-US"/>
        </w:rPr>
      </w:pPr>
      <w:r w:rsidRPr="00CD75C1">
        <w:rPr>
          <w:lang w:val="en-US"/>
        </w:rPr>
        <w:t xml:space="preserve">WOHLIN, Claes </w:t>
      </w:r>
      <w:r w:rsidRPr="00CD75C1">
        <w:rPr>
          <w:i/>
          <w:iCs/>
          <w:lang w:val="en-US"/>
        </w:rPr>
        <w:t>et al.</w:t>
      </w:r>
      <w:r w:rsidRPr="00CD75C1">
        <w:rPr>
          <w:lang w:val="en-US"/>
        </w:rPr>
        <w:t xml:space="preserve"> </w:t>
      </w:r>
      <w:r w:rsidRPr="00CD75C1">
        <w:rPr>
          <w:i/>
          <w:iCs/>
          <w:lang w:val="en-US"/>
        </w:rPr>
        <w:t>Experimentation in software engineering: an introduction</w:t>
      </w:r>
      <w:r w:rsidRPr="00CD75C1">
        <w:rPr>
          <w:lang w:val="en-US"/>
        </w:rPr>
        <w:t xml:space="preserve">. Norwell, MA, USA: Kluwer Academic Publishers, 2000. </w:t>
      </w:r>
    </w:p>
    <w:p w14:paraId="4B078619" w14:textId="77777777" w:rsidR="00CD75C1" w:rsidRPr="00CD75C1" w:rsidRDefault="00CD75C1" w:rsidP="00CD75C1">
      <w:pPr>
        <w:pStyle w:val="Bibliografia"/>
        <w:rPr>
          <w:lang w:val="en-US"/>
        </w:rPr>
      </w:pPr>
      <w:r w:rsidRPr="00CD75C1">
        <w:rPr>
          <w:lang w:val="en-US"/>
        </w:rPr>
        <w:t xml:space="preserve">ZHAO, Jun. </w:t>
      </w:r>
      <w:r w:rsidRPr="00CD75C1">
        <w:rPr>
          <w:i/>
          <w:iCs/>
          <w:lang w:val="en-US"/>
        </w:rPr>
        <w:t>Open Provenance Model Vocabulary Specification</w:t>
      </w:r>
      <w:r w:rsidRPr="00CD75C1">
        <w:rPr>
          <w:lang w:val="en-US"/>
        </w:rPr>
        <w:t xml:space="preserve">. Available: &lt;http://open-biomed.sourceforge.net/opmv/ns.html&gt;. Accessed: 2 abr. 2013. </w:t>
      </w:r>
    </w:p>
    <w:p w14:paraId="7AB04891" w14:textId="77777777" w:rsidR="00CD75C1" w:rsidRPr="00E738AC" w:rsidRDefault="00CD75C1" w:rsidP="00CD75C1">
      <w:pPr>
        <w:pStyle w:val="Bibliografia"/>
        <w:rPr>
          <w:lang w:val="en-US"/>
        </w:rPr>
      </w:pPr>
      <w:r w:rsidRPr="00CD75C1">
        <w:rPr>
          <w:lang w:val="en-US"/>
        </w:rPr>
        <w:t xml:space="preserve">ZOELLER, Georg. Development telemetry in video games projects. </w:t>
      </w:r>
      <w:r w:rsidRPr="00E738AC">
        <w:rPr>
          <w:i/>
          <w:iCs/>
          <w:lang w:val="en-US"/>
        </w:rPr>
        <w:t>Game Developer Conference (GDC)</w:t>
      </w:r>
      <w:r w:rsidRPr="00E738AC">
        <w:rPr>
          <w:lang w:val="en-US"/>
        </w:rPr>
        <w:t>, 2010.</w:t>
      </w:r>
    </w:p>
    <w:p w14:paraId="57DCDA8F" w14:textId="77777777" w:rsidR="00895E77" w:rsidRPr="002A7959" w:rsidRDefault="0077101A"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14:paraId="4EB991C4" w14:textId="77777777" w:rsidR="00E274CE" w:rsidRPr="002A7959" w:rsidRDefault="0019204B" w:rsidP="0019204B">
      <w:pPr>
        <w:pStyle w:val="Ttulo1"/>
        <w:numPr>
          <w:ilvl w:val="0"/>
          <w:numId w:val="0"/>
        </w:numPr>
        <w:ind w:left="432"/>
        <w:rPr>
          <w:lang w:val="en-US"/>
        </w:rPr>
      </w:pPr>
      <w:bookmarkStart w:id="660" w:name="_Toc361125412"/>
      <w:r w:rsidRPr="002A7959">
        <w:rPr>
          <w:lang w:val="en-US"/>
        </w:rPr>
        <w:lastRenderedPageBreak/>
        <w:t>Appendix</w:t>
      </w:r>
      <w:r w:rsidR="007372F3" w:rsidRPr="002A7959">
        <w:rPr>
          <w:lang w:val="en-US"/>
        </w:rPr>
        <w:t xml:space="preserve"> A – </w:t>
      </w:r>
      <w:r w:rsidR="00456ED7" w:rsidRPr="002A7959">
        <w:rPr>
          <w:lang w:val="en-US"/>
        </w:rPr>
        <w:t>Consent Form</w:t>
      </w:r>
      <w:bookmarkEnd w:id="660"/>
    </w:p>
    <w:p w14:paraId="4019E2AC" w14:textId="77777777" w:rsidR="003677B4" w:rsidRPr="00A24C71" w:rsidRDefault="003677B4" w:rsidP="003677B4">
      <w:pPr>
        <w:pStyle w:val="ABNT2"/>
        <w:spacing w:before="0" w:after="0" w:line="240" w:lineRule="auto"/>
        <w:ind w:firstLine="0"/>
        <w:rPr>
          <w:b/>
          <w:sz w:val="20"/>
        </w:rPr>
      </w:pPr>
      <w:r w:rsidRPr="00A24C71">
        <w:rPr>
          <w:b/>
          <w:sz w:val="20"/>
        </w:rPr>
        <w:t>Estudo</w:t>
      </w:r>
    </w:p>
    <w:p w14:paraId="3C19AB7D" w14:textId="77777777"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14:paraId="3FD4AD6E" w14:textId="77777777" w:rsidR="003677B4" w:rsidRPr="00A24C71" w:rsidRDefault="003677B4" w:rsidP="003677B4">
      <w:pPr>
        <w:pStyle w:val="ABNT2"/>
        <w:spacing w:before="0" w:after="0" w:line="240" w:lineRule="auto"/>
        <w:rPr>
          <w:sz w:val="20"/>
        </w:rPr>
      </w:pPr>
    </w:p>
    <w:p w14:paraId="5D0E38B0" w14:textId="77777777" w:rsidR="003677B4" w:rsidRPr="00A24C71" w:rsidRDefault="003677B4" w:rsidP="003677B4">
      <w:pPr>
        <w:pStyle w:val="ABNT2"/>
        <w:spacing w:before="0" w:after="0" w:line="240" w:lineRule="auto"/>
        <w:ind w:firstLine="0"/>
        <w:rPr>
          <w:b/>
          <w:sz w:val="20"/>
        </w:rPr>
      </w:pPr>
      <w:r w:rsidRPr="00A24C71">
        <w:rPr>
          <w:b/>
          <w:sz w:val="20"/>
        </w:rPr>
        <w:t>Idade</w:t>
      </w:r>
    </w:p>
    <w:p w14:paraId="05A1AF14" w14:textId="77777777"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r w:rsidRPr="00A24C71">
        <w:rPr>
          <w:i/>
          <w:sz w:val="20"/>
        </w:rPr>
        <w:t xml:space="preserve">Troy Costa </w:t>
      </w:r>
      <w:proofErr w:type="spellStart"/>
      <w:r w:rsidRPr="00A24C71">
        <w:rPr>
          <w:i/>
          <w:sz w:val="20"/>
        </w:rPr>
        <w:t>Kohwalter</w:t>
      </w:r>
      <w:proofErr w:type="spellEnd"/>
      <w:r w:rsidRPr="00A24C71">
        <w:rPr>
          <w:sz w:val="20"/>
        </w:rPr>
        <w:t xml:space="preserve"> da Universidade Federal Fluminense.</w:t>
      </w:r>
    </w:p>
    <w:p w14:paraId="26C63E66" w14:textId="77777777" w:rsidR="003677B4" w:rsidRPr="00A24C71" w:rsidRDefault="003677B4" w:rsidP="003677B4">
      <w:pPr>
        <w:pStyle w:val="ABNT2"/>
        <w:spacing w:before="0" w:after="0" w:line="240" w:lineRule="auto"/>
        <w:rPr>
          <w:sz w:val="20"/>
        </w:rPr>
      </w:pPr>
    </w:p>
    <w:p w14:paraId="1E54A85F" w14:textId="77777777" w:rsidR="003677B4" w:rsidRPr="00A24C71" w:rsidRDefault="003677B4" w:rsidP="003677B4">
      <w:pPr>
        <w:pStyle w:val="ABNT2"/>
        <w:spacing w:before="0" w:after="0" w:line="240" w:lineRule="auto"/>
        <w:ind w:firstLine="0"/>
        <w:rPr>
          <w:b/>
          <w:sz w:val="20"/>
        </w:rPr>
      </w:pPr>
      <w:r w:rsidRPr="00A24C71">
        <w:rPr>
          <w:b/>
          <w:sz w:val="20"/>
        </w:rPr>
        <w:t>Procedimento</w:t>
      </w:r>
    </w:p>
    <w:p w14:paraId="30CC0BC5" w14:textId="77777777"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14:paraId="1EEC5471" w14:textId="77777777" w:rsidR="003677B4" w:rsidRPr="00A24C71" w:rsidRDefault="003677B4" w:rsidP="003677B4">
      <w:pPr>
        <w:pStyle w:val="ABNT2"/>
        <w:spacing w:before="0" w:after="0" w:line="240" w:lineRule="auto"/>
        <w:rPr>
          <w:sz w:val="20"/>
        </w:rPr>
      </w:pPr>
    </w:p>
    <w:p w14:paraId="6B703EA7" w14:textId="77777777" w:rsidR="003677B4" w:rsidRPr="00A24C71" w:rsidRDefault="003677B4" w:rsidP="003677B4">
      <w:pPr>
        <w:pStyle w:val="ABNT2"/>
        <w:spacing w:before="0" w:after="0" w:line="240" w:lineRule="auto"/>
        <w:ind w:firstLine="0"/>
        <w:rPr>
          <w:b/>
          <w:sz w:val="20"/>
        </w:rPr>
      </w:pPr>
      <w:r w:rsidRPr="00A24C71">
        <w:rPr>
          <w:b/>
          <w:sz w:val="20"/>
        </w:rPr>
        <w:t>Confidencialidade</w:t>
      </w:r>
    </w:p>
    <w:p w14:paraId="4C207112" w14:textId="77777777"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14:paraId="139EA8AB" w14:textId="77777777" w:rsidR="003677B4" w:rsidRPr="00A24C71" w:rsidRDefault="003677B4" w:rsidP="003677B4">
      <w:pPr>
        <w:pStyle w:val="ABNT2"/>
        <w:spacing w:before="0" w:after="0" w:line="240" w:lineRule="auto"/>
        <w:rPr>
          <w:sz w:val="20"/>
        </w:rPr>
      </w:pPr>
    </w:p>
    <w:p w14:paraId="48B95587" w14:textId="77777777"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14:paraId="0912F8BC" w14:textId="77777777"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14:paraId="37DCEBDC" w14:textId="77777777" w:rsidR="003677B4" w:rsidRPr="00A24C71" w:rsidRDefault="003677B4" w:rsidP="003677B4">
      <w:pPr>
        <w:pStyle w:val="ABNT2"/>
        <w:spacing w:before="0" w:after="0" w:line="240" w:lineRule="auto"/>
        <w:rPr>
          <w:sz w:val="20"/>
        </w:rPr>
      </w:pPr>
    </w:p>
    <w:p w14:paraId="31512D2A" w14:textId="77777777" w:rsidR="003677B4" w:rsidRPr="00A24C71" w:rsidRDefault="003677B4" w:rsidP="003677B4">
      <w:pPr>
        <w:pStyle w:val="ABNT2"/>
        <w:spacing w:before="0" w:after="0" w:line="240" w:lineRule="auto"/>
        <w:ind w:firstLine="0"/>
        <w:rPr>
          <w:b/>
          <w:sz w:val="20"/>
        </w:rPr>
      </w:pPr>
      <w:r w:rsidRPr="00A24C71">
        <w:rPr>
          <w:b/>
          <w:sz w:val="20"/>
        </w:rPr>
        <w:t>Pesquisador responsável</w:t>
      </w:r>
    </w:p>
    <w:p w14:paraId="123E80B9" w14:textId="77777777" w:rsidR="003677B4" w:rsidRPr="00A24C71" w:rsidRDefault="003677B4" w:rsidP="003677B4">
      <w:pPr>
        <w:pStyle w:val="ABNT2"/>
        <w:spacing w:before="0" w:after="0" w:line="240" w:lineRule="auto"/>
        <w:ind w:firstLine="0"/>
        <w:rPr>
          <w:sz w:val="20"/>
        </w:rPr>
      </w:pPr>
      <w:r w:rsidRPr="00A24C71">
        <w:rPr>
          <w:sz w:val="20"/>
        </w:rPr>
        <w:t xml:space="preserve">Troy Costa </w:t>
      </w:r>
      <w:proofErr w:type="spellStart"/>
      <w:r w:rsidRPr="00A24C71">
        <w:rPr>
          <w:sz w:val="20"/>
        </w:rPr>
        <w:t>Kohwalter</w:t>
      </w:r>
      <w:proofErr w:type="spellEnd"/>
    </w:p>
    <w:p w14:paraId="02DCF23B" w14:textId="77777777"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14:paraId="71457DAC" w14:textId="77777777"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14:paraId="11F33131" w14:textId="77777777"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14:paraId="39B2D907" w14:textId="77777777"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14:paraId="1D3CAC2D" w14:textId="77777777"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Clua</w:t>
      </w:r>
    </w:p>
    <w:p w14:paraId="3BA5EA87" w14:textId="77777777"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14:paraId="67230F03" w14:textId="77777777" w:rsidR="003677B4" w:rsidRPr="00A24C71" w:rsidRDefault="003677B4" w:rsidP="003677B4">
      <w:pPr>
        <w:pStyle w:val="ABNT2"/>
        <w:spacing w:before="0" w:after="0" w:line="240" w:lineRule="auto"/>
        <w:ind w:firstLine="0"/>
        <w:rPr>
          <w:sz w:val="20"/>
        </w:rPr>
      </w:pPr>
    </w:p>
    <w:p w14:paraId="4703DB5A" w14:textId="77777777"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14:paraId="7A02EFCC" w14:textId="77777777"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14:paraId="5DB658B9" w14:textId="77777777" w:rsidR="003677B4" w:rsidRPr="00A24C71" w:rsidRDefault="003677B4" w:rsidP="003677B4">
      <w:pPr>
        <w:pStyle w:val="ABNT2"/>
        <w:spacing w:before="0" w:after="0" w:line="240" w:lineRule="auto"/>
        <w:rPr>
          <w:b/>
          <w:sz w:val="20"/>
        </w:rPr>
      </w:pPr>
      <w:r w:rsidRPr="00A24C71">
        <w:rPr>
          <w:b/>
          <w:sz w:val="20"/>
        </w:rPr>
        <w:t>Data:___/___/___</w:t>
      </w:r>
    </w:p>
    <w:p w14:paraId="37769589" w14:textId="77777777" w:rsidR="003677B4" w:rsidRPr="00A24C71" w:rsidRDefault="003677B4" w:rsidP="003677B4">
      <w:pPr>
        <w:pStyle w:val="ABNT2"/>
        <w:spacing w:before="0" w:after="0" w:line="240" w:lineRule="auto"/>
        <w:rPr>
          <w:b/>
          <w:sz w:val="20"/>
        </w:rPr>
      </w:pPr>
    </w:p>
    <w:p w14:paraId="5B538AED" w14:textId="77777777"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14:paraId="2F057DFD" w14:textId="77777777" w:rsidR="003677B4" w:rsidRPr="00A24C71" w:rsidRDefault="003677B4" w:rsidP="003677B4">
      <w:pPr>
        <w:pStyle w:val="ABNT2"/>
        <w:spacing w:before="0" w:after="0" w:line="240" w:lineRule="auto"/>
        <w:rPr>
          <w:b/>
          <w:sz w:val="20"/>
        </w:rPr>
      </w:pPr>
      <w:r w:rsidRPr="00A24C71">
        <w:rPr>
          <w:b/>
          <w:sz w:val="20"/>
        </w:rPr>
        <w:t>Desde já, agradecemos a sua disponibilidade.</w:t>
      </w:r>
    </w:p>
    <w:p w14:paraId="00BF2F3A" w14:textId="77777777" w:rsidR="00895E77" w:rsidRDefault="00895E77">
      <w:pPr>
        <w:spacing w:after="200" w:line="276" w:lineRule="auto"/>
        <w:jc w:val="left"/>
      </w:pPr>
      <w:r w:rsidRPr="006D4E74">
        <w:br w:type="page"/>
      </w:r>
    </w:p>
    <w:p w14:paraId="41836F28" w14:textId="77777777" w:rsidR="003677B4" w:rsidRPr="00456ED7" w:rsidRDefault="003677B4" w:rsidP="003677B4">
      <w:pPr>
        <w:pStyle w:val="Ttulo1"/>
        <w:numPr>
          <w:ilvl w:val="0"/>
          <w:numId w:val="0"/>
        </w:numPr>
        <w:ind w:left="432"/>
        <w:rPr>
          <w:lang w:val="en-US"/>
        </w:rPr>
      </w:pPr>
      <w:bookmarkStart w:id="661" w:name="_Toc361125413"/>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661"/>
    </w:p>
    <w:p w14:paraId="6A4C1604" w14:textId="77777777" w:rsidR="003677B4" w:rsidRPr="00A24C71" w:rsidRDefault="003677B4" w:rsidP="003677B4">
      <w:pPr>
        <w:pStyle w:val="ABNT2"/>
        <w:numPr>
          <w:ilvl w:val="0"/>
          <w:numId w:val="25"/>
        </w:numPr>
        <w:rPr>
          <w:sz w:val="20"/>
        </w:rPr>
      </w:pPr>
      <w:r w:rsidRPr="00A24C71">
        <w:rPr>
          <w:sz w:val="20"/>
        </w:rPr>
        <w:t>Formação Acadêmica</w:t>
      </w:r>
    </w:p>
    <w:p w14:paraId="03F57D82" w14:textId="77777777" w:rsidR="003677B4" w:rsidRPr="00A24C71" w:rsidRDefault="003677B4" w:rsidP="003677B4">
      <w:pPr>
        <w:pStyle w:val="ABNT2"/>
        <w:ind w:left="708" w:firstLine="0"/>
        <w:rPr>
          <w:sz w:val="20"/>
        </w:rPr>
      </w:pPr>
      <w:r w:rsidRPr="00A24C71">
        <w:rPr>
          <w:sz w:val="20"/>
        </w:rPr>
        <w:t>( ) Doutorado</w:t>
      </w:r>
    </w:p>
    <w:p w14:paraId="7BDCA6D6" w14:textId="77777777" w:rsidR="003677B4" w:rsidRPr="00A24C71" w:rsidRDefault="003677B4" w:rsidP="003677B4">
      <w:pPr>
        <w:pStyle w:val="ABNT2"/>
        <w:ind w:left="708" w:firstLine="0"/>
        <w:rPr>
          <w:sz w:val="20"/>
        </w:rPr>
      </w:pPr>
      <w:r w:rsidRPr="00A24C71">
        <w:rPr>
          <w:sz w:val="20"/>
        </w:rPr>
        <w:t>( ) Doutorando</w:t>
      </w:r>
    </w:p>
    <w:p w14:paraId="5AF94BF0" w14:textId="77777777" w:rsidR="003677B4" w:rsidRPr="00A24C71" w:rsidRDefault="003677B4" w:rsidP="003677B4">
      <w:pPr>
        <w:pStyle w:val="ABNT2"/>
        <w:ind w:left="708" w:firstLine="0"/>
        <w:rPr>
          <w:sz w:val="20"/>
        </w:rPr>
      </w:pPr>
      <w:r w:rsidRPr="00A24C71">
        <w:rPr>
          <w:sz w:val="20"/>
        </w:rPr>
        <w:t>( ) Mestrado</w:t>
      </w:r>
    </w:p>
    <w:p w14:paraId="28E31B1E" w14:textId="77777777" w:rsidR="003677B4" w:rsidRPr="00A24C71" w:rsidRDefault="003677B4" w:rsidP="003677B4">
      <w:pPr>
        <w:pStyle w:val="ABNT2"/>
        <w:ind w:left="708" w:firstLine="0"/>
        <w:rPr>
          <w:sz w:val="20"/>
        </w:rPr>
      </w:pPr>
      <w:r w:rsidRPr="00A24C71">
        <w:rPr>
          <w:sz w:val="20"/>
        </w:rPr>
        <w:t>( ) Mestrando</w:t>
      </w:r>
    </w:p>
    <w:p w14:paraId="2B941B13" w14:textId="77777777" w:rsidR="003677B4" w:rsidRPr="00A24C71" w:rsidRDefault="003677B4" w:rsidP="003677B4">
      <w:pPr>
        <w:pStyle w:val="ABNT2"/>
        <w:ind w:left="708" w:firstLine="0"/>
        <w:rPr>
          <w:sz w:val="20"/>
        </w:rPr>
      </w:pPr>
      <w:r w:rsidRPr="00A24C71">
        <w:rPr>
          <w:sz w:val="20"/>
        </w:rPr>
        <w:t>( ) Graduação</w:t>
      </w:r>
    </w:p>
    <w:p w14:paraId="6BDF8530" w14:textId="77777777" w:rsidR="003677B4" w:rsidRPr="00A24C71" w:rsidRDefault="003677B4" w:rsidP="003677B4">
      <w:pPr>
        <w:pStyle w:val="ABNT2"/>
        <w:ind w:left="708" w:firstLine="0"/>
        <w:rPr>
          <w:sz w:val="20"/>
        </w:rPr>
      </w:pPr>
      <w:r w:rsidRPr="00A24C71">
        <w:rPr>
          <w:sz w:val="20"/>
        </w:rPr>
        <w:t>( ) Graduando</w:t>
      </w:r>
    </w:p>
    <w:p w14:paraId="790561BE" w14:textId="77777777" w:rsidR="003677B4" w:rsidRPr="00A24C71" w:rsidRDefault="003677B4" w:rsidP="003677B4">
      <w:pPr>
        <w:pStyle w:val="ABNT2"/>
        <w:ind w:firstLine="708"/>
        <w:rPr>
          <w:sz w:val="20"/>
        </w:rPr>
      </w:pPr>
      <w:r w:rsidRPr="00A24C71">
        <w:rPr>
          <w:sz w:val="20"/>
        </w:rPr>
        <w:t>Ano de ingresso: ________ Ano de conclusão (ou previsão de conclusão): _________</w:t>
      </w:r>
    </w:p>
    <w:p w14:paraId="5E83B806" w14:textId="77777777" w:rsidR="003677B4" w:rsidRPr="00A24C71" w:rsidRDefault="003677B4" w:rsidP="003677B4">
      <w:pPr>
        <w:pStyle w:val="ABNT2"/>
        <w:numPr>
          <w:ilvl w:val="0"/>
          <w:numId w:val="25"/>
        </w:numPr>
        <w:rPr>
          <w:sz w:val="20"/>
        </w:rPr>
      </w:pPr>
      <w:r w:rsidRPr="00A24C71">
        <w:rPr>
          <w:sz w:val="20"/>
        </w:rPr>
        <w:t>Formação Geral</w:t>
      </w:r>
    </w:p>
    <w:p w14:paraId="7E379DB6" w14:textId="77777777"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14:paraId="36AA3FA9" w14:textId="77777777" w:rsidR="003677B4" w:rsidRPr="00A24C71" w:rsidRDefault="003677B4" w:rsidP="003677B4">
      <w:pPr>
        <w:pStyle w:val="ABNT2"/>
        <w:ind w:left="708" w:firstLine="708"/>
        <w:rPr>
          <w:sz w:val="20"/>
        </w:rPr>
      </w:pPr>
      <w:r w:rsidRPr="00A24C71">
        <w:rPr>
          <w:sz w:val="20"/>
        </w:rPr>
        <w:t>( ) Nunca aprendi Engenharia de Software.</w:t>
      </w:r>
    </w:p>
    <w:p w14:paraId="3C5909A4" w14:textId="77777777" w:rsidR="003677B4" w:rsidRPr="00A24C71" w:rsidRDefault="003677B4" w:rsidP="003677B4">
      <w:pPr>
        <w:pStyle w:val="ABNT2"/>
        <w:ind w:left="708" w:firstLine="708"/>
        <w:rPr>
          <w:sz w:val="20"/>
        </w:rPr>
      </w:pPr>
      <w:r w:rsidRPr="00A24C71">
        <w:rPr>
          <w:sz w:val="20"/>
        </w:rPr>
        <w:t>( ) Já li material sobre Engenharia de Software.</w:t>
      </w:r>
    </w:p>
    <w:p w14:paraId="3ED3AADA" w14:textId="77777777" w:rsidR="003677B4" w:rsidRPr="00A24C71" w:rsidRDefault="003677B4" w:rsidP="003677B4">
      <w:pPr>
        <w:pStyle w:val="ABNT2"/>
        <w:ind w:left="708" w:firstLine="708"/>
        <w:rPr>
          <w:sz w:val="20"/>
        </w:rPr>
      </w:pPr>
      <w:r w:rsidRPr="00A24C71">
        <w:rPr>
          <w:sz w:val="20"/>
        </w:rPr>
        <w:t>( ) Estou fazendo uma disciplina sobre Engenharia de Software.</w:t>
      </w:r>
    </w:p>
    <w:p w14:paraId="594E319B" w14:textId="77777777" w:rsidR="003677B4" w:rsidRPr="00A24C71" w:rsidRDefault="003677B4" w:rsidP="003677B4">
      <w:pPr>
        <w:pStyle w:val="ABNT2"/>
        <w:ind w:left="708" w:firstLine="708"/>
        <w:rPr>
          <w:sz w:val="20"/>
        </w:rPr>
      </w:pPr>
      <w:r w:rsidRPr="00A24C71">
        <w:rPr>
          <w:sz w:val="20"/>
        </w:rPr>
        <w:t>( ) Já fiz uma disciplina de Engenharia de Software.</w:t>
      </w:r>
    </w:p>
    <w:p w14:paraId="27D1DAEE" w14:textId="77777777" w:rsidR="003677B4" w:rsidRDefault="003677B4" w:rsidP="003677B4">
      <w:pPr>
        <w:pStyle w:val="ABNT2"/>
        <w:ind w:left="708" w:firstLine="708"/>
        <w:rPr>
          <w:sz w:val="20"/>
        </w:rPr>
      </w:pPr>
      <w:r w:rsidRPr="00A24C71">
        <w:rPr>
          <w:sz w:val="20"/>
        </w:rPr>
        <w:t>( ) Dou aula de Engenharia de Software.</w:t>
      </w:r>
    </w:p>
    <w:p w14:paraId="38C8AB36" w14:textId="77777777" w:rsidR="003677B4" w:rsidRDefault="003677B4" w:rsidP="003677B4"/>
    <w:p w14:paraId="055D0CCA" w14:textId="77777777" w:rsidR="003677B4" w:rsidRDefault="003677B4">
      <w:pPr>
        <w:spacing w:after="200" w:line="276" w:lineRule="auto"/>
        <w:ind w:firstLine="0"/>
        <w:jc w:val="left"/>
        <w:rPr>
          <w:rFonts w:eastAsiaTheme="majorEastAsia" w:cstheme="majorBidi"/>
          <w:b/>
          <w:bCs/>
          <w:caps/>
          <w:sz w:val="28"/>
          <w:szCs w:val="28"/>
        </w:rPr>
      </w:pPr>
      <w:r>
        <w:br w:type="page"/>
      </w:r>
    </w:p>
    <w:p w14:paraId="5DC05083" w14:textId="77777777" w:rsidR="003677B4" w:rsidRPr="00456ED7" w:rsidRDefault="003677B4" w:rsidP="003677B4">
      <w:pPr>
        <w:pStyle w:val="Ttulo1"/>
        <w:numPr>
          <w:ilvl w:val="0"/>
          <w:numId w:val="0"/>
        </w:numPr>
        <w:ind w:left="432"/>
      </w:pPr>
      <w:bookmarkStart w:id="662" w:name="_Toc361125414"/>
      <w:r w:rsidRPr="00456ED7">
        <w:lastRenderedPageBreak/>
        <w:t xml:space="preserve">Appendix C – </w:t>
      </w:r>
      <w:r w:rsidR="00456ED7" w:rsidRPr="00456ED7">
        <w:t>Pilot Experiment Questionnaire</w:t>
      </w:r>
      <w:bookmarkEnd w:id="662"/>
    </w:p>
    <w:p w14:paraId="35DD9518" w14:textId="77777777" w:rsidR="003677B4" w:rsidRPr="003677B4" w:rsidRDefault="003677B4" w:rsidP="003677B4">
      <w:pPr>
        <w:jc w:val="center"/>
      </w:pPr>
      <w:r w:rsidRPr="00A24C71">
        <w:rPr>
          <w:b/>
          <w:sz w:val="22"/>
          <w:szCs w:val="28"/>
        </w:rPr>
        <w:t>Questionário de Avaliação do Conteúdo</w:t>
      </w:r>
    </w:p>
    <w:p w14:paraId="10AD9BF4" w14:textId="77777777"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14:paraId="6F449822" w14:textId="77777777"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14:paraId="358D4EE8" w14:textId="77777777" w:rsidR="003677B4" w:rsidRPr="00A24C71" w:rsidRDefault="003677B4" w:rsidP="003677B4">
      <w:pPr>
        <w:pStyle w:val="ABNT2"/>
        <w:spacing w:before="0" w:after="0"/>
        <w:ind w:left="706" w:firstLine="706"/>
        <w:rPr>
          <w:sz w:val="20"/>
        </w:rPr>
      </w:pPr>
      <w:r w:rsidRPr="00A24C71">
        <w:rPr>
          <w:sz w:val="20"/>
        </w:rPr>
        <w:t>( ) Sim.</w:t>
      </w:r>
    </w:p>
    <w:p w14:paraId="0918EC2E" w14:textId="77777777" w:rsidR="003677B4" w:rsidRPr="00A24C71" w:rsidRDefault="003677B4" w:rsidP="003677B4">
      <w:pPr>
        <w:pStyle w:val="ABNT2"/>
        <w:spacing w:before="0" w:after="0"/>
        <w:ind w:left="706" w:firstLine="706"/>
        <w:rPr>
          <w:sz w:val="20"/>
        </w:rPr>
      </w:pPr>
      <w:r w:rsidRPr="00A24C71">
        <w:rPr>
          <w:sz w:val="20"/>
        </w:rPr>
        <w:t>( ) Não.</w:t>
      </w:r>
    </w:p>
    <w:p w14:paraId="1C2968A5" w14:textId="77777777"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14:paraId="7BA043CD" w14:textId="77777777"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14:paraId="4E5602B6" w14:textId="77777777"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14:paraId="54B2E80B" w14:textId="77777777"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14:paraId="6E7CC55C" w14:textId="77777777"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14:paraId="43AC52AF" w14:textId="77777777"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14:paraId="44ECCB95" w14:textId="77777777"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14:paraId="4B4ADBF5" w14:textId="77777777"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14:paraId="11E53520" w14:textId="77777777"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14:paraId="2133CE6A" w14:textId="77777777"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14:paraId="5B827E6A" w14:textId="77777777"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14:paraId="38389468" w14:textId="77777777"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14:paraId="6DA222D5" w14:textId="77777777"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14:paraId="001F4968" w14:textId="77777777" w:rsidR="003677B4" w:rsidRDefault="003677B4" w:rsidP="003677B4">
      <w:pPr>
        <w:pStyle w:val="ABNT2"/>
        <w:spacing w:before="0" w:after="0" w:line="480" w:lineRule="auto"/>
        <w:rPr>
          <w:sz w:val="20"/>
        </w:rPr>
      </w:pPr>
    </w:p>
    <w:p w14:paraId="4B4FD05B" w14:textId="77777777" w:rsidR="003677B4" w:rsidRDefault="003677B4" w:rsidP="003677B4">
      <w:pPr>
        <w:pStyle w:val="ABNT2"/>
        <w:spacing w:before="0" w:after="0" w:line="480" w:lineRule="auto"/>
        <w:rPr>
          <w:sz w:val="20"/>
        </w:rPr>
      </w:pPr>
    </w:p>
    <w:p w14:paraId="4FF90807" w14:textId="77777777" w:rsidR="003677B4" w:rsidRDefault="003677B4" w:rsidP="003677B4">
      <w:pPr>
        <w:pStyle w:val="ABNT2"/>
        <w:spacing w:before="0" w:after="0" w:line="480" w:lineRule="auto"/>
        <w:rPr>
          <w:sz w:val="20"/>
        </w:rPr>
      </w:pPr>
    </w:p>
    <w:p w14:paraId="1FB5DC05" w14:textId="77777777" w:rsidR="003677B4" w:rsidRDefault="003677B4" w:rsidP="003677B4">
      <w:pPr>
        <w:pStyle w:val="ABNT2"/>
        <w:spacing w:before="0" w:after="0" w:line="480" w:lineRule="auto"/>
        <w:rPr>
          <w:sz w:val="20"/>
        </w:rPr>
      </w:pPr>
    </w:p>
    <w:p w14:paraId="1EC67FBD" w14:textId="77777777"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14:paraId="401F39EC" w14:textId="77777777" w:rsidR="003677B4" w:rsidRDefault="003677B4" w:rsidP="003677B4">
      <w:pPr>
        <w:pStyle w:val="ABNT2"/>
        <w:ind w:hanging="360"/>
        <w:jc w:val="center"/>
        <w:rPr>
          <w:b/>
          <w:sz w:val="22"/>
          <w:szCs w:val="28"/>
        </w:rPr>
      </w:pPr>
      <w:r>
        <w:rPr>
          <w:b/>
          <w:sz w:val="22"/>
          <w:szCs w:val="28"/>
        </w:rPr>
        <w:t xml:space="preserve">Gabarito </w:t>
      </w:r>
    </w:p>
    <w:p w14:paraId="08FDD86C" w14:textId="77777777" w:rsidR="003677B4" w:rsidRDefault="003677B4" w:rsidP="003677B4">
      <w:pPr>
        <w:pStyle w:val="ABNT2"/>
        <w:ind w:hanging="360"/>
        <w:jc w:val="center"/>
        <w:rPr>
          <w:b/>
          <w:sz w:val="22"/>
          <w:szCs w:val="28"/>
        </w:rPr>
      </w:pPr>
      <w:r>
        <w:rPr>
          <w:b/>
          <w:sz w:val="22"/>
          <w:szCs w:val="28"/>
        </w:rPr>
        <w:t>(Resposta similar ou com mesmo sentido/significado é considerado correto)</w:t>
      </w:r>
    </w:p>
    <w:p w14:paraId="0D6457DE" w14:textId="77777777"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14:paraId="5D8B8EB4" w14:textId="77777777"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14:paraId="4DEE6BED" w14:textId="77777777" w:rsidR="003677B4" w:rsidRPr="00A24C71" w:rsidRDefault="003677B4" w:rsidP="003677B4">
      <w:pPr>
        <w:pStyle w:val="ABNT2"/>
        <w:spacing w:before="0" w:after="0"/>
        <w:ind w:left="706" w:firstLine="706"/>
        <w:rPr>
          <w:sz w:val="20"/>
        </w:rPr>
      </w:pPr>
      <w:r w:rsidRPr="00A24C71">
        <w:rPr>
          <w:sz w:val="20"/>
        </w:rPr>
        <w:t>( ) Sim.</w:t>
      </w:r>
    </w:p>
    <w:p w14:paraId="4EAF4973" w14:textId="77777777" w:rsidR="003677B4" w:rsidRPr="00A24C71" w:rsidRDefault="003677B4" w:rsidP="003677B4">
      <w:pPr>
        <w:pStyle w:val="ABNT2"/>
        <w:spacing w:before="0" w:after="0"/>
        <w:ind w:left="706" w:firstLine="706"/>
        <w:rPr>
          <w:sz w:val="20"/>
        </w:rPr>
      </w:pPr>
      <w:r w:rsidRPr="00A24C71">
        <w:rPr>
          <w:sz w:val="20"/>
        </w:rPr>
        <w:t>( ) Não.</w:t>
      </w:r>
    </w:p>
    <w:p w14:paraId="35A19F43" w14:textId="77777777"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14:paraId="1467A90E" w14:textId="77777777"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14:paraId="67CD3E26" w14:textId="77777777"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14:paraId="47D61D42" w14:textId="77777777" w:rsidR="003677B4" w:rsidRPr="00DF0926" w:rsidRDefault="003677B4" w:rsidP="003677B4">
      <w:pPr>
        <w:pStyle w:val="ABNT2"/>
        <w:spacing w:before="0" w:after="0" w:line="480" w:lineRule="auto"/>
        <w:ind w:left="1440" w:firstLine="0"/>
        <w:rPr>
          <w:sz w:val="20"/>
          <w:u w:val="single"/>
        </w:rPr>
      </w:pPr>
      <w:r w:rsidRPr="00DF0926">
        <w:rPr>
          <w:sz w:val="20"/>
          <w:u w:val="single"/>
        </w:rPr>
        <w:t>Horas extras decrementaram a estamina e consequentemente o moral</w:t>
      </w:r>
    </w:p>
    <w:p w14:paraId="7C2D4490" w14:textId="77777777"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14:paraId="6FAC557A" w14:textId="77777777"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14:paraId="41580B40" w14:textId="77777777"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14:paraId="69B47FAC" w14:textId="77777777" w:rsidR="003677B4" w:rsidRPr="00DF0926" w:rsidRDefault="003677B4" w:rsidP="003677B4">
      <w:pPr>
        <w:pStyle w:val="ABNT2"/>
        <w:spacing w:before="0" w:after="0" w:line="480" w:lineRule="auto"/>
        <w:ind w:left="1416" w:firstLine="0"/>
        <w:rPr>
          <w:sz w:val="20"/>
          <w:u w:val="single"/>
        </w:rPr>
      </w:pPr>
      <w:r w:rsidRPr="00DF0926">
        <w:rPr>
          <w:sz w:val="20"/>
          <w:u w:val="single"/>
        </w:rPr>
        <w:t>Semana 5 (dias 28-34). Estamina e Moral baixos. Iniciou a semana com metade da equipe por causa de pedidos de demissão</w:t>
      </w:r>
    </w:p>
    <w:p w14:paraId="4C92D921" w14:textId="77777777"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14:paraId="38A09331" w14:textId="77777777"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14:paraId="033B8E3B" w14:textId="77777777"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14:paraId="1ECC0F3B" w14:textId="77777777"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14:paraId="1570FAD8" w14:textId="77777777"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14:paraId="2A53E1A0" w14:textId="77777777" w:rsidR="003677B4" w:rsidRPr="003677B4" w:rsidRDefault="003677B4" w:rsidP="003677B4"/>
    <w:p w14:paraId="6F037098" w14:textId="77777777" w:rsidR="003677B4" w:rsidRDefault="003677B4">
      <w:pPr>
        <w:spacing w:after="200" w:line="276" w:lineRule="auto"/>
        <w:ind w:firstLine="0"/>
        <w:jc w:val="left"/>
        <w:rPr>
          <w:rFonts w:eastAsiaTheme="majorEastAsia" w:cstheme="majorBidi"/>
          <w:b/>
          <w:bCs/>
          <w:caps/>
          <w:sz w:val="28"/>
          <w:szCs w:val="28"/>
        </w:rPr>
      </w:pPr>
      <w:r>
        <w:br w:type="page"/>
      </w:r>
    </w:p>
    <w:p w14:paraId="72035D45" w14:textId="77777777" w:rsidR="003677B4" w:rsidRDefault="003677B4" w:rsidP="003677B4">
      <w:pPr>
        <w:pStyle w:val="Ttulo1"/>
        <w:numPr>
          <w:ilvl w:val="0"/>
          <w:numId w:val="0"/>
        </w:numPr>
        <w:ind w:left="432"/>
      </w:pPr>
      <w:bookmarkStart w:id="663" w:name="_Toc361125415"/>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663"/>
    </w:p>
    <w:p w14:paraId="061E0932" w14:textId="77777777"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14:paraId="495370A5" w14:textId="77777777"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14:paraId="21154D99" w14:textId="77777777"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14:paraId="494EB063" w14:textId="77777777" w:rsidR="003677B4" w:rsidRPr="00A854EF" w:rsidRDefault="003677B4" w:rsidP="003677B4">
      <w:pPr>
        <w:pStyle w:val="ABNT2"/>
        <w:spacing w:before="0" w:after="0" w:line="240" w:lineRule="auto"/>
        <w:ind w:left="706" w:hanging="360"/>
        <w:rPr>
          <w:sz w:val="20"/>
        </w:rPr>
      </w:pPr>
      <w:r w:rsidRPr="00A854EF">
        <w:rPr>
          <w:sz w:val="20"/>
        </w:rPr>
        <w:t>( ) Sim.</w:t>
      </w:r>
    </w:p>
    <w:p w14:paraId="6AD19C94" w14:textId="77777777" w:rsidR="003677B4" w:rsidRPr="00A854EF" w:rsidRDefault="003677B4" w:rsidP="003677B4">
      <w:pPr>
        <w:pStyle w:val="ABNT2"/>
        <w:spacing w:before="0" w:after="0" w:line="240" w:lineRule="auto"/>
        <w:ind w:left="706" w:hanging="360"/>
        <w:rPr>
          <w:sz w:val="20"/>
        </w:rPr>
      </w:pPr>
      <w:r w:rsidRPr="00A854EF">
        <w:rPr>
          <w:sz w:val="20"/>
        </w:rPr>
        <w:t>( ) Não.</w:t>
      </w:r>
    </w:p>
    <w:p w14:paraId="0670D913"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14:paraId="32445265" w14:textId="77777777"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14:paraId="0219B1C8"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14:paraId="2EC5E4E7" w14:textId="77777777"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14:paraId="78EB41F1"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14:paraId="744DAB17" w14:textId="77777777"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14:paraId="62A98AF6"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14:paraId="1D44F814" w14:textId="77777777"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14:paraId="79EDE2A4"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r w:rsidRPr="00A854EF">
        <w:rPr>
          <w:i/>
          <w:sz w:val="20"/>
        </w:rPr>
        <w:t>bugs</w:t>
      </w:r>
      <w:r w:rsidRPr="00A854EF">
        <w:rPr>
          <w:sz w:val="20"/>
        </w:rPr>
        <w:t xml:space="preserve"> não encontrados/corrigidos, qual foi o maior fator contribuinte que permitiu entregar o projeto a tempo?</w:t>
      </w:r>
    </w:p>
    <w:p w14:paraId="361CA371" w14:textId="77777777"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14:paraId="03B6F541"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14:paraId="1CEB71DE" w14:textId="77777777"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14:paraId="0F7C0E6B" w14:textId="77777777"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14:paraId="2541DE43" w14:textId="77777777"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14:paraId="6AF87D70" w14:textId="77777777"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14:paraId="59F12E5E" w14:textId="77777777" w:rsidR="003677B4" w:rsidRPr="00A854EF" w:rsidRDefault="003677B4" w:rsidP="003677B4">
      <w:pPr>
        <w:pStyle w:val="ABNT2"/>
        <w:autoSpaceDN w:val="0"/>
        <w:spacing w:before="0" w:after="0" w:line="240" w:lineRule="auto"/>
        <w:textAlignment w:val="baseline"/>
        <w:rPr>
          <w:sz w:val="20"/>
        </w:rPr>
      </w:pPr>
    </w:p>
    <w:p w14:paraId="148CAF95" w14:textId="77777777"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14:paraId="74389C07" w14:textId="77777777" w:rsidR="003677B4" w:rsidRPr="00410668" w:rsidRDefault="003677B4" w:rsidP="003677B4">
      <w:pPr>
        <w:ind w:hanging="360"/>
      </w:pPr>
    </w:p>
    <w:p w14:paraId="3AC69B86" w14:textId="77777777" w:rsidR="003677B4" w:rsidRDefault="003677B4" w:rsidP="003677B4"/>
    <w:p w14:paraId="70493B91" w14:textId="77777777" w:rsidR="003677B4" w:rsidRDefault="003677B4" w:rsidP="003677B4">
      <w:pPr>
        <w:spacing w:after="200" w:line="276" w:lineRule="auto"/>
        <w:ind w:firstLine="0"/>
        <w:jc w:val="left"/>
        <w:rPr>
          <w:rFonts w:eastAsiaTheme="majorEastAsia" w:cstheme="majorBidi"/>
          <w:b/>
          <w:bCs/>
          <w:caps/>
          <w:sz w:val="28"/>
          <w:szCs w:val="28"/>
        </w:rPr>
      </w:pPr>
      <w:r>
        <w:br w:type="page"/>
      </w:r>
    </w:p>
    <w:p w14:paraId="447F2C5A" w14:textId="77777777"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14:paraId="5DD54A24" w14:textId="77777777" w:rsidR="003677B4" w:rsidRDefault="003677B4" w:rsidP="003677B4">
      <w:pPr>
        <w:pStyle w:val="ABNT2"/>
        <w:ind w:hanging="360"/>
        <w:jc w:val="center"/>
        <w:rPr>
          <w:b/>
          <w:sz w:val="22"/>
          <w:szCs w:val="28"/>
        </w:rPr>
      </w:pPr>
      <w:r>
        <w:rPr>
          <w:b/>
          <w:sz w:val="22"/>
          <w:szCs w:val="28"/>
        </w:rPr>
        <w:t xml:space="preserve">Gabarito </w:t>
      </w:r>
    </w:p>
    <w:p w14:paraId="5A8A31ED" w14:textId="77777777"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14:paraId="02AA2BB1" w14:textId="77777777"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14:paraId="555AC991" w14:textId="77777777"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14:paraId="16F39639" w14:textId="77777777" w:rsidR="003677B4" w:rsidRPr="00985ADE" w:rsidRDefault="003677B4" w:rsidP="003677B4">
      <w:pPr>
        <w:pStyle w:val="ABNT2"/>
        <w:spacing w:before="0" w:after="0" w:line="240" w:lineRule="auto"/>
        <w:rPr>
          <w:sz w:val="20"/>
        </w:rPr>
      </w:pPr>
      <w:r w:rsidRPr="00985ADE">
        <w:rPr>
          <w:sz w:val="20"/>
        </w:rPr>
        <w:t>( ) Sim.</w:t>
      </w:r>
    </w:p>
    <w:p w14:paraId="19D6CB52" w14:textId="77777777" w:rsidR="003677B4" w:rsidRPr="00985ADE" w:rsidRDefault="003677B4" w:rsidP="003677B4">
      <w:pPr>
        <w:pStyle w:val="ABNT2"/>
        <w:spacing w:before="0" w:after="0" w:line="240" w:lineRule="auto"/>
        <w:rPr>
          <w:sz w:val="20"/>
        </w:rPr>
      </w:pPr>
      <w:r w:rsidRPr="00985ADE">
        <w:rPr>
          <w:sz w:val="20"/>
        </w:rPr>
        <w:t>( ) Não.</w:t>
      </w:r>
    </w:p>
    <w:p w14:paraId="6042CE9F"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14:paraId="7DFD8EB0" w14:textId="77777777"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14:paraId="0357E97B"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14:paraId="5EA4CAC1" w14:textId="77777777"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14:paraId="73033B5B"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14:paraId="5E090BD1" w14:textId="77777777"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14:paraId="1C173136"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14:paraId="40C7A7C1" w14:textId="77777777"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14:paraId="467B675D"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r w:rsidRPr="00985ADE">
        <w:rPr>
          <w:i/>
          <w:sz w:val="20"/>
        </w:rPr>
        <w:t>bugs</w:t>
      </w:r>
      <w:r w:rsidRPr="00985ADE">
        <w:rPr>
          <w:sz w:val="20"/>
        </w:rPr>
        <w:t xml:space="preserve"> não encontrados/corrigidos, qual foi o maior fator contribuinte que permitiu entregar o projeto a tempo?</w:t>
      </w:r>
    </w:p>
    <w:p w14:paraId="073922DF" w14:textId="77777777"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14:paraId="35FB6E73"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14:paraId="09C8F66A" w14:textId="77777777"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14:paraId="7DA202AB" w14:textId="77777777"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14:paraId="4B4D42DF" w14:textId="77777777"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14:paraId="6E0B3C73" w14:textId="77777777"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14:paraId="401B0702" w14:textId="77777777" w:rsidR="003677B4" w:rsidRPr="00985ADE" w:rsidRDefault="003677B4" w:rsidP="003677B4">
      <w:pPr>
        <w:pStyle w:val="ABNT2"/>
        <w:autoSpaceDN w:val="0"/>
        <w:spacing w:before="0" w:after="0" w:line="240" w:lineRule="auto"/>
        <w:textAlignment w:val="baseline"/>
        <w:rPr>
          <w:sz w:val="20"/>
        </w:rPr>
      </w:pPr>
    </w:p>
    <w:p w14:paraId="67E89BAF" w14:textId="77777777"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14:paraId="61A97F1C" w14:textId="77777777" w:rsidR="003677B4" w:rsidRPr="003677B4" w:rsidRDefault="003677B4" w:rsidP="003677B4"/>
    <w:p w14:paraId="3E7E3CA6" w14:textId="77777777" w:rsidR="003677B4" w:rsidRPr="006D4E74" w:rsidRDefault="003677B4">
      <w:pPr>
        <w:spacing w:after="200" w:line="276" w:lineRule="auto"/>
        <w:jc w:val="left"/>
        <w:rPr>
          <w:rFonts w:cs="Arial"/>
          <w:caps/>
          <w:color w:val="000000"/>
          <w:szCs w:val="20"/>
        </w:rPr>
      </w:pPr>
    </w:p>
    <w:p w14:paraId="0BE9803A" w14:textId="77777777" w:rsidR="00F1255E" w:rsidRPr="006D4E74" w:rsidRDefault="00F1255E" w:rsidP="00E41149">
      <w:pPr>
        <w:spacing w:after="200" w:line="276" w:lineRule="auto"/>
        <w:ind w:firstLine="0"/>
        <w:jc w:val="left"/>
      </w:pPr>
    </w:p>
    <w:sectPr w:rsidR="00F1255E" w:rsidRPr="006D4E74" w:rsidSect="00FE6AAA">
      <w:headerReference w:type="default" r:id="rId4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esteban clua" w:date="2013-07-15T16:39:00Z" w:initials="ec">
    <w:p w14:paraId="26AB9D82" w14:textId="77777777" w:rsidR="00F03781" w:rsidRDefault="00F03781">
      <w:pPr>
        <w:pStyle w:val="Textodecomentrio"/>
      </w:pPr>
      <w:r>
        <w:rPr>
          <w:rStyle w:val="Refdecomentrio"/>
        </w:rPr>
        <w:annotationRef/>
      </w:r>
      <w:r>
        <w:t>Vamos seguir o conselho de revisores para focar mais nos desenvolvedores do que dos usuários? Eu acho melhor dar esta ênfase no desenvolvedor. Nunca que ao jogar um jogo vou ter paciência para ficar olhando um grafo de proveniência.</w:t>
      </w:r>
    </w:p>
  </w:comment>
  <w:comment w:id="87" w:author="esteban clua" w:date="2013-07-15T16:39:00Z" w:initials="ec">
    <w:p w14:paraId="20C65719" w14:textId="77777777" w:rsidR="00F03781" w:rsidRDefault="00F03781">
      <w:pPr>
        <w:pStyle w:val="Textodecomentrio"/>
      </w:pPr>
      <w:r>
        <w:rPr>
          <w:rStyle w:val="Refdecomentrio"/>
        </w:rPr>
        <w:annotationRef/>
      </w:r>
      <w:r>
        <w:t>Veja os comentários e revisões do resumo</w:t>
      </w:r>
    </w:p>
  </w:comment>
  <w:comment w:id="96" w:author="esteban clua" w:date="2013-07-15T16:39:00Z" w:initials="ec">
    <w:p w14:paraId="74082FDF" w14:textId="77777777" w:rsidR="00F03781" w:rsidRDefault="00F03781">
      <w:pPr>
        <w:pStyle w:val="Textodecomentrio"/>
      </w:pPr>
      <w:r>
        <w:rPr>
          <w:rStyle w:val="Refdecomentrio"/>
        </w:rPr>
        <w:annotationRef/>
      </w:r>
      <w:r>
        <w:t>Sem o que??? A analise tradicional, como está sendo exposta aqui, já não é subjetiva? Sugiro aqui falar que de uma forma ou de outra (analise do player ou do designer) acaba caindo numa situação subjetiva.</w:t>
      </w:r>
    </w:p>
  </w:comment>
  <w:comment w:id="99" w:author="esteban clua" w:date="2013-07-15T16:39:00Z" w:initials="ec">
    <w:p w14:paraId="79217D63" w14:textId="77777777" w:rsidR="00F03781" w:rsidRDefault="00F03781">
      <w:pPr>
        <w:pStyle w:val="Textodecomentrio"/>
      </w:pPr>
      <w:r>
        <w:rPr>
          <w:rStyle w:val="Refdecomentrio"/>
        </w:rPr>
        <w:annotationRef/>
      </w:r>
      <w:r>
        <w:t xml:space="preserve">Você esta falando como se </w:t>
      </w:r>
      <w:proofErr w:type="spellStart"/>
      <w:r>
        <w:t>visualizaçãoo</w:t>
      </w:r>
      <w:proofErr w:type="spellEnd"/>
      <w:r>
        <w:t xml:space="preserve"> dos dados coletados fossem algo normal e sempre usado, mas não é verdade. Poucos casos fazem </w:t>
      </w:r>
      <w:proofErr w:type="spellStart"/>
      <w:r>
        <w:t>visualizaçãoo</w:t>
      </w:r>
      <w:proofErr w:type="spellEnd"/>
      <w:r>
        <w:t xml:space="preserve"> de dados coletados.</w:t>
      </w:r>
    </w:p>
  </w:comment>
  <w:comment w:id="100" w:author="esteban clua" w:date="2013-07-15T16:39:00Z" w:initials="ec">
    <w:p w14:paraId="14D43714" w14:textId="77777777" w:rsidR="00F03781" w:rsidRDefault="00F03781">
      <w:pPr>
        <w:pStyle w:val="Textodecomentrio"/>
      </w:pPr>
      <w:r>
        <w:rPr>
          <w:rStyle w:val="Refdecomentrio"/>
        </w:rPr>
        <w:annotationRef/>
      </w:r>
      <w:r>
        <w:t>Acho desnecessário esta paragrafo.</w:t>
      </w:r>
    </w:p>
  </w:comment>
  <w:comment w:id="107" w:author="esteban clua" w:date="2013-07-15T16:39:00Z" w:initials="ec">
    <w:p w14:paraId="2C51B456" w14:textId="77777777" w:rsidR="00F03781" w:rsidRDefault="00F03781">
      <w:pPr>
        <w:pStyle w:val="Textodecomentrio"/>
      </w:pPr>
      <w:r>
        <w:rPr>
          <w:rStyle w:val="Refdecomentrio"/>
        </w:rPr>
        <w:annotationRef/>
      </w:r>
      <w:r>
        <w:t xml:space="preserve">Questionável... se um jogo precisa ser “calibrado” manualmente pelo jogador pode se tornar chato. </w:t>
      </w:r>
    </w:p>
  </w:comment>
  <w:comment w:id="108" w:author="esteban clua" w:date="2013-07-15T16:39:00Z" w:initials="ec">
    <w:p w14:paraId="55801850" w14:textId="77777777" w:rsidR="00F03781" w:rsidRDefault="00F03781">
      <w:pPr>
        <w:pStyle w:val="Textodecomentrio"/>
      </w:pPr>
      <w:r>
        <w:rPr>
          <w:rStyle w:val="Refdecomentrio"/>
        </w:rPr>
        <w:annotationRef/>
      </w:r>
      <w:r>
        <w:t>Concordo, mas acho que deve ser por mecanismos automáticos, embutidos no próprio jogo. Temos que discutir melhor isto, mas eu acho que focar demais em que o jogador pode analisar sua proveniência pode ser ruim, devido a dificuldade que isto implica.</w:t>
      </w:r>
    </w:p>
  </w:comment>
  <w:comment w:id="122" w:author="Leonardo Murta" w:date="2013-07-15T16:39:00Z" w:initials="LM">
    <w:p w14:paraId="2E31A36F" w14:textId="77777777" w:rsidR="00F03781" w:rsidRDefault="00F03781" w:rsidP="00A52B6A">
      <w:pPr>
        <w:pStyle w:val="Textodecomentrio"/>
      </w:pPr>
      <w:r>
        <w:rPr>
          <w:rStyle w:val="Refdecomentrio"/>
        </w:rPr>
        <w:annotationRef/>
      </w:r>
      <w:r>
        <w:t>Fiquei em dúvida se vale a pena falar isso aqui ou deixar na parte de trabalhos futuros da conclusão.</w:t>
      </w:r>
    </w:p>
  </w:comment>
  <w:comment w:id="123" w:author="Kohwalter" w:date="2013-07-15T16:39:00Z" w:initials="K">
    <w:p w14:paraId="4157A228" w14:textId="77777777" w:rsidR="00F03781" w:rsidRDefault="00F03781">
      <w:pPr>
        <w:pStyle w:val="Textodecomentrio"/>
      </w:pPr>
      <w:r>
        <w:rPr>
          <w:rStyle w:val="Refdecomentrio"/>
        </w:rPr>
        <w:annotationRef/>
      </w:r>
      <w:proofErr w:type="spellStart"/>
      <w:r>
        <w:t>Esteban</w:t>
      </w:r>
      <w:proofErr w:type="spellEnd"/>
      <w:r>
        <w:t xml:space="preserve">, o que </w:t>
      </w:r>
      <w:proofErr w:type="spellStart"/>
      <w:r>
        <w:t>vc</w:t>
      </w:r>
      <w:proofErr w:type="spellEnd"/>
      <w:r>
        <w:t xml:space="preserve"> acha? Mantem isso aqui na introdução ou deixa pra ser mencionado só na conclusão da dissertação?</w:t>
      </w:r>
    </w:p>
  </w:comment>
  <w:comment w:id="124" w:author="esteban clua" w:date="2013-07-15T16:39:00Z" w:initials="ec">
    <w:p w14:paraId="59F4A149" w14:textId="77777777" w:rsidR="00F03781" w:rsidRDefault="00F03781">
      <w:pPr>
        <w:pStyle w:val="Textodecomentrio"/>
      </w:pPr>
      <w:r>
        <w:rPr>
          <w:rStyle w:val="Refdecomentrio"/>
        </w:rPr>
        <w:annotationRef/>
      </w:r>
      <w:r>
        <w:t xml:space="preserve"> vamos deixar para falar só nos trabalhos futuros.... </w:t>
      </w:r>
    </w:p>
  </w:comment>
  <w:comment w:id="145" w:author="esteban clua" w:date="2013-07-15T16:39:00Z" w:initials="ec">
    <w:p w14:paraId="4B52325F" w14:textId="35B91EFB" w:rsidR="00F03781" w:rsidRDefault="00F03781">
      <w:pPr>
        <w:pStyle w:val="Textodecomentrio"/>
      </w:pPr>
      <w:r>
        <w:rPr>
          <w:rStyle w:val="Refdecomentrio"/>
        </w:rPr>
        <w:annotationRef/>
      </w:r>
      <w:r>
        <w:t xml:space="preserve">cite um trabalho nosso, que é short </w:t>
      </w:r>
      <w:proofErr w:type="spellStart"/>
      <w:r>
        <w:t>paper</w:t>
      </w:r>
      <w:proofErr w:type="spellEnd"/>
      <w:r>
        <w:t xml:space="preserve"> do </w:t>
      </w:r>
      <w:proofErr w:type="spellStart"/>
      <w:r>
        <w:t>SBGames</w:t>
      </w:r>
      <w:proofErr w:type="spellEnd"/>
      <w:r>
        <w:t xml:space="preserve">, onde fazemos isto, para um jogo de </w:t>
      </w:r>
      <w:proofErr w:type="spellStart"/>
      <w:r>
        <w:t>ergonometria</w:t>
      </w:r>
      <w:proofErr w:type="spellEnd"/>
      <w:r>
        <w:t xml:space="preserve"> da Petrobras. Estou no avião agora e portanto off-line. Vou tentar lembrar de colocar aqui a </w:t>
      </w:r>
      <w:proofErr w:type="spellStart"/>
      <w:r>
        <w:t>refernecia</w:t>
      </w:r>
      <w:proofErr w:type="spellEnd"/>
      <w:r>
        <w:t>, mas caso me esqueça, é um artigo do Giancarlo Taveira. Neste trabalho fazemos exatamente isto: pintamos todos os lugares onde o jogador passa, para ver onde são as áreas mais frequentes.</w:t>
      </w:r>
    </w:p>
  </w:comment>
  <w:comment w:id="152" w:author="esteban clua" w:date="2013-07-15T16:39:00Z" w:initials="ec">
    <w:p w14:paraId="5C4F76CA" w14:textId="10F4CD33" w:rsidR="00F03781" w:rsidRDefault="00F03781">
      <w:pPr>
        <w:pStyle w:val="Textodecomentrio"/>
      </w:pPr>
      <w:r>
        <w:rPr>
          <w:rStyle w:val="Refdecomentrio"/>
        </w:rPr>
        <w:annotationRef/>
      </w:r>
      <w:r>
        <w:t>???</w:t>
      </w:r>
    </w:p>
  </w:comment>
  <w:comment w:id="170" w:author="esteban clua" w:date="2013-07-15T16:39:00Z" w:initials="ec">
    <w:p w14:paraId="777C2E72" w14:textId="77F49D56" w:rsidR="00F03781" w:rsidRDefault="00F03781">
      <w:pPr>
        <w:pStyle w:val="Textodecomentrio"/>
      </w:pPr>
      <w:r>
        <w:rPr>
          <w:rStyle w:val="Refdecomentrio"/>
        </w:rPr>
        <w:annotationRef/>
      </w:r>
      <w:r>
        <w:t>trata-se do player, correto?</w:t>
      </w:r>
    </w:p>
  </w:comment>
  <w:comment w:id="181" w:author="esteban clua" w:date="2013-07-15T16:39:00Z" w:initials="ec">
    <w:p w14:paraId="087BA5AF" w14:textId="7CFDFA13" w:rsidR="00F03781" w:rsidRDefault="00F03781">
      <w:pPr>
        <w:pStyle w:val="Textodecomentrio"/>
      </w:pPr>
      <w:r>
        <w:rPr>
          <w:rStyle w:val="Refdecomentrio"/>
        </w:rPr>
        <w:annotationRef/>
      </w:r>
      <w:r>
        <w:t>A figura (d) está distorcida</w:t>
      </w:r>
    </w:p>
  </w:comment>
  <w:comment w:id="214" w:author="esteban clua" w:date="2013-07-15T16:39:00Z" w:initials="ec">
    <w:p w14:paraId="20C6A3EC" w14:textId="3D114E39" w:rsidR="00F03781" w:rsidRDefault="00F03781">
      <w:pPr>
        <w:pStyle w:val="Textodecomentrio"/>
      </w:pPr>
      <w:r>
        <w:rPr>
          <w:rStyle w:val="Refdecomentrio"/>
        </w:rPr>
        <w:annotationRef/>
      </w:r>
      <w:r>
        <w:t>Seria legal na conclusão mostrar novamente esta tabela, mas com tua proposta inserida nela...</w:t>
      </w:r>
    </w:p>
  </w:comment>
  <w:comment w:id="221" w:author="esteban clua" w:date="2013-07-15T16:39:00Z" w:initials="ec">
    <w:p w14:paraId="1DDE65AE" w14:textId="3545476B" w:rsidR="00F03781" w:rsidRDefault="00F03781">
      <w:pPr>
        <w:pStyle w:val="Textodecomentrio"/>
      </w:pPr>
      <w:r>
        <w:rPr>
          <w:rStyle w:val="Refdecomentrio"/>
        </w:rPr>
        <w:annotationRef/>
      </w:r>
      <w:r>
        <w:t xml:space="preserve">Confesso que achei este capítulo um pouco grande... Mas nesta altura do campeonato, vamos deixar assim... Se fosse </w:t>
      </w:r>
      <w:proofErr w:type="spellStart"/>
      <w:r>
        <w:t>re-escrever</w:t>
      </w:r>
      <w:proofErr w:type="spellEnd"/>
      <w:r>
        <w:t>, tentava deixar mais objetivo para o que realmente será usado na proposta.</w:t>
      </w:r>
    </w:p>
  </w:comment>
  <w:comment w:id="223" w:author="esteban clua" w:date="2013-07-15T16:39:00Z" w:initials="ec">
    <w:p w14:paraId="35606336" w14:textId="1FF19E1F" w:rsidR="00F03781" w:rsidRDefault="00F03781">
      <w:pPr>
        <w:pStyle w:val="Textodecomentrio"/>
      </w:pPr>
      <w:r>
        <w:rPr>
          <w:rStyle w:val="Refdecomentrio"/>
        </w:rPr>
        <w:annotationRef/>
      </w:r>
      <w:r>
        <w:t xml:space="preserve">Neste capítulo senti a falta de uma introdução ou discussão preliminar sobre proveniência em </w:t>
      </w:r>
      <w:proofErr w:type="spellStart"/>
      <w:r>
        <w:t>Eng</w:t>
      </w:r>
      <w:proofErr w:type="spellEnd"/>
      <w:r>
        <w:t>, de software, entre a descrição básica de proveniência e os consórcios...</w:t>
      </w:r>
    </w:p>
    <w:p w14:paraId="6905D60D" w14:textId="77777777" w:rsidR="00F03781" w:rsidRDefault="00F03781" w:rsidP="00B47F8E">
      <w:pPr>
        <w:pStyle w:val="Textodecomentrio"/>
        <w:ind w:firstLine="0"/>
      </w:pPr>
    </w:p>
  </w:comment>
  <w:comment w:id="228" w:author="esteban clua" w:date="2013-07-15T16:39:00Z" w:initials="ec">
    <w:p w14:paraId="1C9DC36D" w14:textId="617E4826" w:rsidR="00F03781" w:rsidRDefault="00F03781">
      <w:pPr>
        <w:pStyle w:val="Textodecomentrio"/>
      </w:pPr>
      <w:r>
        <w:rPr>
          <w:rStyle w:val="Refdecomentrio"/>
        </w:rPr>
        <w:annotationRef/>
      </w:r>
      <w:r>
        <w:t xml:space="preserve">Antes de começar a descrever a receita de bolo acho que valeria a pena contextualizar e relacionar com proveniência... </w:t>
      </w:r>
      <w:proofErr w:type="spellStart"/>
      <w:r w:rsidRPr="009C73C1">
        <w:rPr>
          <w:lang w:val="en-US"/>
        </w:rPr>
        <w:t>Algo</w:t>
      </w:r>
      <w:proofErr w:type="spellEnd"/>
      <w:r w:rsidRPr="009C73C1">
        <w:rPr>
          <w:lang w:val="en-US"/>
        </w:rPr>
        <w:t xml:space="preserve"> </w:t>
      </w:r>
      <w:proofErr w:type="spellStart"/>
      <w:r w:rsidRPr="009C73C1">
        <w:rPr>
          <w:lang w:val="en-US"/>
        </w:rPr>
        <w:t>como</w:t>
      </w:r>
      <w:proofErr w:type="spellEnd"/>
      <w:r w:rsidRPr="009C73C1">
        <w:rPr>
          <w:lang w:val="en-US"/>
        </w:rPr>
        <w:t xml:space="preserve"> “the following example will be used for illustrating and </w:t>
      </w:r>
      <w:proofErr w:type="spellStart"/>
      <w:r w:rsidRPr="009C73C1">
        <w:rPr>
          <w:lang w:val="en-US"/>
        </w:rPr>
        <w:t>exemplificating</w:t>
      </w:r>
      <w:proofErr w:type="spellEnd"/>
      <w:r w:rsidRPr="009C73C1">
        <w:rPr>
          <w:lang w:val="en-US"/>
        </w:rPr>
        <w:t xml:space="preserve"> terminologies of </w:t>
      </w:r>
      <w:proofErr w:type="spellStart"/>
      <w:r w:rsidRPr="009C73C1">
        <w:rPr>
          <w:lang w:val="en-US"/>
        </w:rPr>
        <w:t>proveniance</w:t>
      </w:r>
      <w:proofErr w:type="spellEnd"/>
      <w:r w:rsidRPr="009C73C1">
        <w:rPr>
          <w:lang w:val="en-US"/>
        </w:rPr>
        <w:t xml:space="preserve"> in the remaining of this chapter.... </w:t>
      </w:r>
      <w:r>
        <w:t>(ou qualquer coisa assim...)</w:t>
      </w:r>
    </w:p>
  </w:comment>
  <w:comment w:id="233" w:author="esteban clua" w:date="2013-07-15T16:39:00Z" w:initials="ec">
    <w:p w14:paraId="7901F47F" w14:textId="014EE686" w:rsidR="00F03781" w:rsidRDefault="00F03781">
      <w:pPr>
        <w:pStyle w:val="Textodecomentrio"/>
      </w:pPr>
      <w:r>
        <w:rPr>
          <w:rStyle w:val="Refdecomentrio"/>
        </w:rPr>
        <w:annotationRef/>
      </w:r>
      <w:r>
        <w:t>Eu escreveria de forma corrida, num só parágrafo, ao invés de tópicos.</w:t>
      </w:r>
    </w:p>
  </w:comment>
  <w:comment w:id="248" w:author="esteban clua" w:date="2013-07-15T16:39:00Z" w:initials="ec">
    <w:p w14:paraId="5808B1F8" w14:textId="0068E90A" w:rsidR="00F03781" w:rsidRDefault="00F03781">
      <w:pPr>
        <w:pStyle w:val="Textodecomentrio"/>
      </w:pPr>
      <w:r>
        <w:rPr>
          <w:rStyle w:val="Refdecomentrio"/>
        </w:rPr>
        <w:annotationRef/>
      </w:r>
      <w:r>
        <w:t>Esta frase ficou esquisita...</w:t>
      </w:r>
    </w:p>
  </w:comment>
  <w:comment w:id="283" w:author="esteban clua" w:date="2013-07-15T16:39:00Z" w:initials="ec">
    <w:p w14:paraId="5CFB89AC" w14:textId="50BB9CE5" w:rsidR="00F03781" w:rsidRDefault="00F03781">
      <w:pPr>
        <w:pStyle w:val="Textodecomentrio"/>
      </w:pPr>
      <w:r>
        <w:rPr>
          <w:rStyle w:val="Refdecomentrio"/>
        </w:rPr>
        <w:annotationRef/>
      </w:r>
      <w:proofErr w:type="spellStart"/>
      <w:r>
        <w:t>Edit</w:t>
      </w:r>
      <w:proofErr w:type="spellEnd"/>
      <w:r>
        <w:t>?</w:t>
      </w:r>
    </w:p>
  </w:comment>
  <w:comment w:id="307" w:author="esteban clua" w:date="2013-07-15T16:39:00Z" w:initials="ec">
    <w:p w14:paraId="5C3A87BA" w14:textId="10B5E7ED" w:rsidR="00F03781" w:rsidRDefault="00F03781">
      <w:pPr>
        <w:pStyle w:val="Textodecomentrio"/>
      </w:pPr>
      <w:r>
        <w:rPr>
          <w:rStyle w:val="Refdecomentrio"/>
        </w:rPr>
        <w:annotationRef/>
      </w:r>
      <w:r>
        <w:t>Para terminar esta análise comparativa, não daria para você dizer como cada uma influenciou na tua proposta?</w:t>
      </w:r>
    </w:p>
  </w:comment>
  <w:comment w:id="315" w:author="esteban clua" w:date="2013-07-15T16:39:00Z" w:initials="ec">
    <w:p w14:paraId="54EF7A46" w14:textId="1257EF58" w:rsidR="00F03781" w:rsidRDefault="00F03781">
      <w:pPr>
        <w:pStyle w:val="Textodecomentrio"/>
      </w:pPr>
      <w:r>
        <w:rPr>
          <w:rStyle w:val="Refdecomentrio"/>
        </w:rPr>
        <w:annotationRef/>
      </w:r>
      <w:r>
        <w:t xml:space="preserve">Cadê a citação para teu artigo do </w:t>
      </w:r>
      <w:proofErr w:type="spellStart"/>
      <w:r>
        <w:t>SBGames</w:t>
      </w:r>
      <w:proofErr w:type="spellEnd"/>
      <w:r>
        <w:t xml:space="preserve"> de 2012??!!</w:t>
      </w:r>
    </w:p>
  </w:comment>
  <w:comment w:id="317" w:author="esteban clua" w:date="2013-07-15T16:39:00Z" w:initials="ec">
    <w:p w14:paraId="2901FCE3" w14:textId="0346A69B" w:rsidR="00F03781" w:rsidRDefault="00F03781">
      <w:pPr>
        <w:pStyle w:val="Textodecomentrio"/>
      </w:pPr>
      <w:r>
        <w:rPr>
          <w:rStyle w:val="Refdecomentrio"/>
        </w:rPr>
        <w:annotationRef/>
      </w:r>
      <w:r>
        <w:t>Estou tentando deixar mais geral, não colocando a proveniência como algo a ser analisado pelo player, mas dando margem para esta possibilidade...</w:t>
      </w:r>
    </w:p>
  </w:comment>
  <w:comment w:id="324" w:author="Micro" w:date="2013-07-15T16:39:00Z" w:initials="M">
    <w:p w14:paraId="397AF363" w14:textId="384C6638" w:rsidR="00F03781" w:rsidRDefault="00F03781">
      <w:pPr>
        <w:pStyle w:val="Textodecomentrio"/>
      </w:pPr>
      <w:r>
        <w:rPr>
          <w:rStyle w:val="Refdecomentrio"/>
        </w:rPr>
        <w:annotationRef/>
      </w:r>
      <w:r>
        <w:t xml:space="preserve">Duvida: </w:t>
      </w:r>
      <w:proofErr w:type="spellStart"/>
      <w:r>
        <w:t>sera</w:t>
      </w:r>
      <w:proofErr w:type="spellEnd"/>
      <w:r>
        <w:t xml:space="preserve"> que não valeria a pena um paragrafo com uma breve explicação da arquitetura típica de um jogo (game </w:t>
      </w:r>
      <w:proofErr w:type="spellStart"/>
      <w:r>
        <w:t>objects</w:t>
      </w:r>
      <w:proofErr w:type="spellEnd"/>
      <w:r>
        <w:t xml:space="preserve">, </w:t>
      </w:r>
      <w:proofErr w:type="spellStart"/>
      <w:r>
        <w:t>updates</w:t>
      </w:r>
      <w:proofErr w:type="spellEnd"/>
      <w:r>
        <w:t>, game loop, etc...?</w:t>
      </w:r>
      <w:proofErr w:type="gramStart"/>
      <w:r>
        <w:t>)</w:t>
      </w:r>
      <w:proofErr w:type="gramEnd"/>
    </w:p>
  </w:comment>
  <w:comment w:id="340" w:author="Micro" w:date="2013-07-15T16:39:00Z" w:initials="M">
    <w:p w14:paraId="65FA49EF" w14:textId="38330B43" w:rsidR="00F03781" w:rsidRDefault="00F03781">
      <w:pPr>
        <w:pStyle w:val="Textodecomentrio"/>
      </w:pPr>
      <w:r>
        <w:rPr>
          <w:rStyle w:val="Refdecomentrio"/>
        </w:rPr>
        <w:annotationRef/>
      </w:r>
      <w:r>
        <w:t>Não estamos considerando a possibilidade de registrar por proveniência aspectos da física de jogos?</w:t>
      </w:r>
    </w:p>
  </w:comment>
  <w:comment w:id="343" w:author="Micro" w:date="2013-07-15T16:39:00Z" w:initials="M">
    <w:p w14:paraId="572DFFEC" w14:textId="0BF30C08" w:rsidR="00F03781" w:rsidRDefault="00F03781">
      <w:pPr>
        <w:pStyle w:val="Textodecomentrio"/>
      </w:pPr>
      <w:r>
        <w:rPr>
          <w:rStyle w:val="Refdecomentrio"/>
        </w:rPr>
        <w:annotationRef/>
      </w:r>
      <w:r>
        <w:t>E possível ou e usado</w:t>
      </w:r>
      <w:proofErr w:type="gramStart"/>
      <w:r>
        <w:t>???</w:t>
      </w:r>
      <w:proofErr w:type="gramEnd"/>
    </w:p>
  </w:comment>
  <w:comment w:id="353" w:author="Micro" w:date="2013-07-15T16:39:00Z" w:initials="M">
    <w:p w14:paraId="2C2A8F89" w14:textId="0E21C09B" w:rsidR="00F03781" w:rsidRDefault="00F03781">
      <w:pPr>
        <w:pStyle w:val="Textodecomentrio"/>
      </w:pPr>
      <w:r>
        <w:rPr>
          <w:rStyle w:val="Refdecomentrio"/>
        </w:rPr>
        <w:annotationRef/>
      </w:r>
      <w:proofErr w:type="gramStart"/>
      <w:r>
        <w:t>Esta certo</w:t>
      </w:r>
      <w:proofErr w:type="gramEnd"/>
      <w:r>
        <w:t xml:space="preserve"> isto? </w:t>
      </w:r>
    </w:p>
  </w:comment>
  <w:comment w:id="367" w:author="Micro" w:date="2013-07-15T16:39:00Z" w:initials="M">
    <w:p w14:paraId="1BB0FC39" w14:textId="1D530CE3" w:rsidR="00F03781" w:rsidRDefault="00F03781">
      <w:pPr>
        <w:pStyle w:val="Textodecomentrio"/>
      </w:pPr>
      <w:r>
        <w:rPr>
          <w:rStyle w:val="Refdecomentrio"/>
        </w:rPr>
        <w:annotationRef/>
      </w:r>
      <w:r>
        <w:t>Coloquei aqui para não esquecer, mas talvez possamos colocar nos trabalhos futuros...</w:t>
      </w:r>
    </w:p>
  </w:comment>
  <w:comment w:id="372" w:author="Micro" w:date="2013-07-15T16:39:00Z" w:initials="M">
    <w:p w14:paraId="49ED73E3" w14:textId="2E376F32" w:rsidR="00F03781" w:rsidRDefault="00F03781">
      <w:pPr>
        <w:pStyle w:val="Textodecomentrio"/>
      </w:pPr>
      <w:r>
        <w:rPr>
          <w:rStyle w:val="Refdecomentrio"/>
        </w:rPr>
        <w:annotationRef/>
      </w:r>
      <w:r>
        <w:t xml:space="preserve">Estamos associando a ideia da analise da proveniência com a </w:t>
      </w:r>
      <w:proofErr w:type="spellStart"/>
      <w:r>
        <w:t>visualizavao</w:t>
      </w:r>
      <w:proofErr w:type="spellEnd"/>
      <w:r>
        <w:t xml:space="preserve">. Entretanto, tenho em mente que </w:t>
      </w:r>
      <w:proofErr w:type="gramStart"/>
      <w:r>
        <w:t>analises mais sofisticadas</w:t>
      </w:r>
      <w:proofErr w:type="gramEnd"/>
      <w:r>
        <w:t xml:space="preserve"> serão feitas no futuro por métodos de mineração de dados e IA, não necessariamente “ vendo” o grafo... Talvez valha a pena desassociar a ideia de analise com visualização...</w:t>
      </w:r>
    </w:p>
  </w:comment>
  <w:comment w:id="391" w:author="Micro" w:date="2013-07-15T16:47:00Z" w:initials="M">
    <w:p w14:paraId="60D7F5A5" w14:textId="7FA0E09C" w:rsidR="00F03781" w:rsidRDefault="00F03781">
      <w:pPr>
        <w:pStyle w:val="Textodecomentrio"/>
      </w:pPr>
      <w:r>
        <w:rPr>
          <w:rStyle w:val="Refdecomentrio"/>
        </w:rPr>
        <w:annotationRef/>
      </w:r>
      <w:r>
        <w:t>Não tem figura de exemplo?</w:t>
      </w:r>
    </w:p>
  </w:comment>
  <w:comment w:id="401" w:author="Micro" w:date="2013-07-15T16:49:00Z" w:initials="M">
    <w:p w14:paraId="7154136F" w14:textId="143E8A3A" w:rsidR="00F03781" w:rsidRDefault="00F03781">
      <w:pPr>
        <w:pStyle w:val="Textodecomentrio"/>
      </w:pPr>
      <w:r>
        <w:rPr>
          <w:rStyle w:val="Refdecomentrio"/>
        </w:rPr>
        <w:annotationRef/>
      </w:r>
      <w:proofErr w:type="gramStart"/>
      <w:r>
        <w:t>continua</w:t>
      </w:r>
      <w:proofErr w:type="gramEnd"/>
    </w:p>
  </w:comment>
  <w:comment w:id="417" w:author="Micro" w:date="2013-07-17T12:39:00Z" w:initials="M">
    <w:p w14:paraId="0E5DD043" w14:textId="4F8D80F5" w:rsidR="00F03781" w:rsidRDefault="00F03781">
      <w:pPr>
        <w:pStyle w:val="Textodecomentrio"/>
      </w:pPr>
      <w:r>
        <w:rPr>
          <w:rStyle w:val="Refdecomentrio"/>
        </w:rPr>
        <w:annotationRef/>
      </w:r>
      <w:proofErr w:type="gramStart"/>
      <w:r>
        <w:t>não</w:t>
      </w:r>
      <w:proofErr w:type="gramEnd"/>
      <w:r>
        <w:t xml:space="preserve"> precisa ser </w:t>
      </w:r>
      <w:proofErr w:type="spellStart"/>
      <w:r>
        <w:t>so</w:t>
      </w:r>
      <w:proofErr w:type="spellEnd"/>
      <w:r>
        <w:t xml:space="preserve"> para alunos de </w:t>
      </w:r>
      <w:proofErr w:type="spellStart"/>
      <w:r>
        <w:t>gradaucao</w:t>
      </w:r>
      <w:proofErr w:type="spellEnd"/>
      <w:r>
        <w:t>...</w:t>
      </w:r>
    </w:p>
  </w:comment>
  <w:comment w:id="418" w:author="Micro" w:date="2013-07-17T12:40:00Z" w:initials="M">
    <w:p w14:paraId="491EBB35" w14:textId="1FF46D52" w:rsidR="00F03781" w:rsidRDefault="00F03781">
      <w:pPr>
        <w:pStyle w:val="Textodecomentrio"/>
      </w:pPr>
      <w:r>
        <w:rPr>
          <w:rStyle w:val="Refdecomentrio"/>
        </w:rPr>
        <w:annotationRef/>
      </w:r>
      <w:proofErr w:type="gramStart"/>
      <w:r>
        <w:t>releia</w:t>
      </w:r>
      <w:proofErr w:type="gramEnd"/>
      <w:r>
        <w:t xml:space="preserve"> estas duas frases com cuidado... </w:t>
      </w:r>
      <w:proofErr w:type="gramStart"/>
      <w:r>
        <w:t>esta</w:t>
      </w:r>
      <w:proofErr w:type="gramEnd"/>
      <w:r>
        <w:t xml:space="preserve"> estranho</w:t>
      </w:r>
    </w:p>
  </w:comment>
  <w:comment w:id="438" w:author="Micro" w:date="2013-07-17T12:44:00Z" w:initials="M">
    <w:p w14:paraId="0DCB3269" w14:textId="449F5326" w:rsidR="00F03781" w:rsidRPr="00D30D88" w:rsidRDefault="00F03781">
      <w:pPr>
        <w:pStyle w:val="Textodecomentrio"/>
        <w:rPr>
          <w:lang w:val="en-US"/>
        </w:rPr>
      </w:pPr>
      <w:r>
        <w:rPr>
          <w:rStyle w:val="Refdecomentrio"/>
        </w:rPr>
        <w:annotationRef/>
      </w:r>
      <w:proofErr w:type="gramStart"/>
      <w:r>
        <w:t>acho</w:t>
      </w:r>
      <w:proofErr w:type="gramEnd"/>
      <w:r>
        <w:t xml:space="preserve"> que faltou uma breve descrição da mecânica do jogo... </w:t>
      </w:r>
      <w:r w:rsidRPr="00D30D88">
        <w:rPr>
          <w:lang w:val="en-US"/>
        </w:rPr>
        <w:t xml:space="preserve">The gameplay is based on resources administration, where the player must control the </w:t>
      </w:r>
      <w:r>
        <w:rPr>
          <w:lang w:val="en-US"/>
        </w:rPr>
        <w:t>software production, based on…</w:t>
      </w:r>
    </w:p>
  </w:comment>
  <w:comment w:id="442" w:author="Micro" w:date="2013-07-17T12:46:00Z" w:initials="M">
    <w:p w14:paraId="10058BAC" w14:textId="259442D3" w:rsidR="00F03781" w:rsidRDefault="00F03781">
      <w:pPr>
        <w:pStyle w:val="Textodecomentrio"/>
      </w:pPr>
      <w:r>
        <w:rPr>
          <w:rStyle w:val="Refdecomentrio"/>
        </w:rPr>
        <w:annotationRef/>
      </w:r>
      <w:proofErr w:type="gramStart"/>
      <w:r>
        <w:t>isto</w:t>
      </w:r>
      <w:proofErr w:type="gramEnd"/>
      <w:r>
        <w:t xml:space="preserve"> esta meio estranho. No </w:t>
      </w:r>
      <w:proofErr w:type="spellStart"/>
      <w:r>
        <w:t>cap</w:t>
      </w:r>
      <w:proofErr w:type="spellEnd"/>
      <w:r>
        <w:t xml:space="preserve"> </w:t>
      </w:r>
      <w:proofErr w:type="gramStart"/>
      <w:r>
        <w:t>4</w:t>
      </w:r>
      <w:proofErr w:type="gramEnd"/>
      <w:r>
        <w:t xml:space="preserve"> </w:t>
      </w:r>
      <w:proofErr w:type="spellStart"/>
      <w:r>
        <w:t>voce</w:t>
      </w:r>
      <w:proofErr w:type="spellEnd"/>
      <w:r>
        <w:t xml:space="preserve"> descrevia a estrutura de dados relacionada a proveniência e agora você esta descrevendo a estrutura de dados de  um jogo, que eh semelhante a um sistema de proveniência... </w:t>
      </w:r>
      <w:proofErr w:type="gramStart"/>
      <w:r>
        <w:t>esta</w:t>
      </w:r>
      <w:proofErr w:type="gramEnd"/>
      <w:r>
        <w:t xml:space="preserve"> estranho... O ideal seria comentar que você esta adaptando e</w:t>
      </w:r>
      <w:proofErr w:type="gramStart"/>
      <w:r>
        <w:t xml:space="preserve">  </w:t>
      </w:r>
      <w:proofErr w:type="gramEnd"/>
      <w:r>
        <w:t>mapeando a estrutura do jogo para algo adequado com a estrutura de proveniência proposta.</w:t>
      </w:r>
    </w:p>
  </w:comment>
  <w:comment w:id="449" w:author="Micro" w:date="2013-07-17T12:48:00Z" w:initials="M">
    <w:p w14:paraId="37C6B1BF" w14:textId="3EA43ACC" w:rsidR="00177BC8" w:rsidRDefault="00177BC8">
      <w:pPr>
        <w:pStyle w:val="Textodecomentrio"/>
      </w:pPr>
      <w:r>
        <w:rPr>
          <w:rStyle w:val="Refdecomentrio"/>
        </w:rPr>
        <w:annotationRef/>
      </w:r>
      <w:r>
        <w:t>Porque em itálico?</w:t>
      </w:r>
    </w:p>
  </w:comment>
  <w:comment w:id="451" w:author="Micro" w:date="2013-07-17T12:49:00Z" w:initials="M">
    <w:p w14:paraId="3D707BB3" w14:textId="2D32EB85" w:rsidR="00177BC8" w:rsidRDefault="00177BC8">
      <w:pPr>
        <w:pStyle w:val="Textodecomentrio"/>
      </w:pPr>
      <w:r>
        <w:rPr>
          <w:rStyle w:val="Refdecomentrio"/>
        </w:rPr>
        <w:annotationRef/>
      </w:r>
      <w:r>
        <w:t xml:space="preserve">Frase parece incompleta ou mal </w:t>
      </w:r>
      <w:proofErr w:type="spellStart"/>
      <w:r>
        <w:t>construida</w:t>
      </w:r>
      <w:proofErr w:type="spellEnd"/>
    </w:p>
  </w:comment>
  <w:comment w:id="466" w:author="Micro" w:date="2013-07-17T13:08:00Z" w:initials="M">
    <w:p w14:paraId="70534FC4" w14:textId="7F07A7BE" w:rsidR="00AC2E02" w:rsidRDefault="00AC2E02">
      <w:pPr>
        <w:pStyle w:val="Textodecomentrio"/>
      </w:pPr>
      <w:r>
        <w:rPr>
          <w:rStyle w:val="Refdecomentrio"/>
        </w:rPr>
        <w:annotationRef/>
      </w:r>
      <w:r>
        <w:t>Não esta claro que este tempo se refere ao jogo e não a vida real</w:t>
      </w:r>
    </w:p>
  </w:comment>
  <w:comment w:id="471" w:author="Micro" w:date="2013-07-17T13:12:00Z" w:initials="M">
    <w:p w14:paraId="339CD97E" w14:textId="0ED616C2" w:rsidR="00AC2E02" w:rsidRDefault="00AC2E02">
      <w:pPr>
        <w:pStyle w:val="Textodecomentrio"/>
      </w:pPr>
      <w:r>
        <w:rPr>
          <w:rStyle w:val="Refdecomentrio"/>
        </w:rPr>
        <w:annotationRef/>
      </w:r>
      <w:r>
        <w:t>Porque esta escala e não de 1 a 100?</w:t>
      </w:r>
    </w:p>
  </w:comment>
  <w:comment w:id="485" w:author="Micro" w:date="2013-07-17T13:19:00Z" w:initials="M">
    <w:p w14:paraId="2446F64B" w14:textId="1CE0F50F" w:rsidR="001F2149" w:rsidRDefault="001F2149">
      <w:pPr>
        <w:pStyle w:val="Textodecomentrio"/>
      </w:pPr>
      <w:r>
        <w:rPr>
          <w:rStyle w:val="Refdecomentrio"/>
        </w:rPr>
        <w:annotationRef/>
      </w:r>
      <w:r>
        <w:t xml:space="preserve">Valeria a pena aqui na legenda explicar o que cada </w:t>
      </w:r>
      <w:proofErr w:type="spellStart"/>
      <w:r>
        <w:t>shape</w:t>
      </w:r>
      <w:proofErr w:type="spellEnd"/>
      <w:r>
        <w:t xml:space="preserve"> representa?</w:t>
      </w:r>
    </w:p>
  </w:comment>
  <w:comment w:id="551" w:author="Micro" w:date="2013-07-17T14:45:00Z" w:initials="M">
    <w:p w14:paraId="7C4E86B1" w14:textId="0FDE629C" w:rsidR="009627FC" w:rsidRDefault="009627FC">
      <w:pPr>
        <w:pStyle w:val="Textodecomentrio"/>
      </w:pPr>
      <w:r>
        <w:rPr>
          <w:rStyle w:val="Refdecomentrio"/>
        </w:rPr>
        <w:annotationRef/>
      </w:r>
      <w:r>
        <w:t xml:space="preserve">Meio </w:t>
      </w:r>
      <w:proofErr w:type="gramStart"/>
      <w:r>
        <w:t>obvio,</w:t>
      </w:r>
      <w:proofErr w:type="gramEnd"/>
      <w:r>
        <w:t xml:space="preserve"> </w:t>
      </w:r>
      <w:proofErr w:type="spellStart"/>
      <w:r>
        <w:t>suguiro</w:t>
      </w:r>
      <w:proofErr w:type="spellEnd"/>
      <w:r>
        <w:t xml:space="preserve"> tirar.</w:t>
      </w:r>
    </w:p>
  </w:comment>
  <w:comment w:id="578" w:author="Micro" w:date="2013-07-17T14:56:00Z" w:initials="M">
    <w:p w14:paraId="6C3C1CEF" w14:textId="63333419" w:rsidR="00C46DA5" w:rsidRDefault="00C46DA5">
      <w:pPr>
        <w:pStyle w:val="Textodecomentrio"/>
      </w:pPr>
      <w:r>
        <w:rPr>
          <w:rStyle w:val="Refdecomentrio"/>
        </w:rPr>
        <w:annotationRef/>
      </w:r>
      <w:proofErr w:type="spellStart"/>
      <w:r>
        <w:t>Sera</w:t>
      </w:r>
      <w:proofErr w:type="spellEnd"/>
      <w:r>
        <w:t xml:space="preserve"> que não valeria a pena colocar uma tabela com os resultados lado a lado, para ficar mais fácil de comparar?</w:t>
      </w:r>
    </w:p>
  </w:comment>
  <w:comment w:id="580" w:author="Micro" w:date="2013-07-17T15:43:00Z" w:initials="M">
    <w:p w14:paraId="7D5CD7AC" w14:textId="56518BAB" w:rsidR="000674EA" w:rsidRDefault="000674EA">
      <w:pPr>
        <w:pStyle w:val="Textodecomentrio"/>
      </w:pPr>
      <w:r>
        <w:rPr>
          <w:rStyle w:val="Refdecomentrio"/>
        </w:rPr>
        <w:annotationRef/>
      </w:r>
      <w:r>
        <w:t>Veja se a tabela não esta saindo da margem estabelecida</w:t>
      </w:r>
    </w:p>
  </w:comment>
  <w:comment w:id="610" w:author="Micro" w:date="2013-07-17T16:22:00Z" w:initials="M">
    <w:p w14:paraId="24347BF9" w14:textId="1D3C9425" w:rsidR="00AC7187" w:rsidRDefault="00AC7187">
      <w:pPr>
        <w:pStyle w:val="Textodecomentrio"/>
      </w:pPr>
      <w:r>
        <w:rPr>
          <w:rStyle w:val="Refdecomentrio"/>
        </w:rPr>
        <w:annotationRef/>
      </w:r>
      <w:r>
        <w:t xml:space="preserve">A rigor ninguém teve contato com o jogo em si... </w:t>
      </w:r>
      <w:proofErr w:type="spellStart"/>
      <w:proofErr w:type="gramStart"/>
      <w:r>
        <w:t>so</w:t>
      </w:r>
      <w:proofErr w:type="spellEnd"/>
      <w:proofErr w:type="gramEnd"/>
      <w:r>
        <w:t xml:space="preserve"> com o vídeo. Talvez </w:t>
      </w:r>
      <w:proofErr w:type="spellStart"/>
      <w:proofErr w:type="gramStart"/>
      <w:r>
        <w:t>poderia</w:t>
      </w:r>
      <w:proofErr w:type="gramEnd"/>
      <w:r>
        <w:t>-se</w:t>
      </w:r>
      <w:proofErr w:type="spellEnd"/>
      <w:r>
        <w:t xml:space="preserve"> </w:t>
      </w:r>
    </w:p>
  </w:comment>
  <w:comment w:id="613" w:author="Micro" w:date="2013-07-17T16:29:00Z" w:initials="M">
    <w:p w14:paraId="0CC43F07" w14:textId="1912B870" w:rsidR="00AC7187" w:rsidRDefault="00AC7187">
      <w:pPr>
        <w:pStyle w:val="Textodecomentrio"/>
      </w:pPr>
      <w:r>
        <w:rPr>
          <w:rStyle w:val="Refdecomentrio"/>
        </w:rPr>
        <w:annotationRef/>
      </w:r>
      <w:r>
        <w:t>Mas qual seria o ideal para não ter este problema?</w:t>
      </w:r>
    </w:p>
  </w:comment>
  <w:comment w:id="640" w:author="Micro" w:date="2013-07-17T16:40:00Z" w:initials="M">
    <w:p w14:paraId="5AEBACCD" w14:textId="446A2A98" w:rsidR="00394B80" w:rsidRDefault="00394B80">
      <w:pPr>
        <w:pStyle w:val="Textodecomentrio"/>
      </w:pPr>
      <w:r>
        <w:rPr>
          <w:rStyle w:val="Refdecomentrio"/>
        </w:rPr>
        <w:annotationRef/>
      </w:r>
      <w:r>
        <w:t xml:space="preserve">Que seria gravado num log padrão, tipo </w:t>
      </w:r>
      <w:proofErr w:type="spellStart"/>
      <w:proofErr w:type="gramStart"/>
      <w:r>
        <w:t>xml</w:t>
      </w:r>
      <w:proofErr w:type="spellEnd"/>
      <w:proofErr w:type="gramEnd"/>
      <w:r>
        <w:t>, certo?</w:t>
      </w:r>
    </w:p>
  </w:comment>
  <w:comment w:id="642" w:author="Micro" w:date="2013-07-17T16:42:00Z" w:initials="M">
    <w:p w14:paraId="0F3DDFEC" w14:textId="2CAC3291" w:rsidR="002B5B2D" w:rsidRDefault="002B5B2D">
      <w:pPr>
        <w:pStyle w:val="Textodecomentrio"/>
      </w:pPr>
      <w:r>
        <w:rPr>
          <w:rStyle w:val="Refdecomentrio"/>
        </w:rPr>
        <w:annotationRef/>
      </w:r>
      <w:r>
        <w:t xml:space="preserve">Acho que vale a pena explicitar mais a ideia de game </w:t>
      </w:r>
      <w:proofErr w:type="spellStart"/>
      <w:r>
        <w:t>balancing</w:t>
      </w:r>
      <w:proofErr w:type="spellEnd"/>
      <w:r>
        <w:t xml:space="preserve"> em tempo real, usando analises automáticas e mineração da </w:t>
      </w:r>
      <w:proofErr w:type="spellStart"/>
      <w:proofErr w:type="gramStart"/>
      <w:r>
        <w:t>proveniencia</w:t>
      </w:r>
      <w:proofErr w:type="spellEnd"/>
      <w:proofErr w:type="gramEnd"/>
    </w:p>
  </w:comment>
  <w:comment w:id="644" w:author="esteban clua" w:date="2013-07-15T16:39:00Z" w:initials="ec">
    <w:p w14:paraId="7C422BD6" w14:textId="594F8FE0" w:rsidR="00F03781" w:rsidRDefault="00F03781">
      <w:pPr>
        <w:pStyle w:val="Textodecomentrio"/>
      </w:pPr>
      <w:r>
        <w:rPr>
          <w:rStyle w:val="Refdecomentrio"/>
        </w:rPr>
        <w:annotationRef/>
      </w:r>
      <w:r>
        <w:t xml:space="preserve">Aqui nas referencias geralmente colocamos todos os autores e não </w:t>
      </w:r>
      <w:proofErr w:type="gramStart"/>
      <w:r>
        <w:t>et</w:t>
      </w:r>
      <w:proofErr w:type="gramEnd"/>
      <w:r>
        <w:t xml:space="preserve"> al....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858050" w14:textId="77777777" w:rsidR="00F03781" w:rsidRDefault="00F03781" w:rsidP="00EA4B57">
      <w:pPr>
        <w:spacing w:line="240" w:lineRule="auto"/>
      </w:pPr>
      <w:r>
        <w:separator/>
      </w:r>
    </w:p>
  </w:endnote>
  <w:endnote w:type="continuationSeparator" w:id="0">
    <w:p w14:paraId="4A713C7A" w14:textId="77777777" w:rsidR="00F03781" w:rsidRDefault="00F03781" w:rsidP="00EA4B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F6D64" w14:textId="77777777" w:rsidR="00F03781" w:rsidRDefault="00F03781" w:rsidP="00EA4B57">
      <w:pPr>
        <w:spacing w:line="240" w:lineRule="auto"/>
      </w:pPr>
      <w:r>
        <w:separator/>
      </w:r>
    </w:p>
  </w:footnote>
  <w:footnote w:type="continuationSeparator" w:id="0">
    <w:p w14:paraId="00FE5721" w14:textId="77777777" w:rsidR="00F03781" w:rsidRDefault="00F03781" w:rsidP="00EA4B57">
      <w:pPr>
        <w:spacing w:line="240" w:lineRule="auto"/>
      </w:pPr>
      <w:r>
        <w:continuationSeparator/>
      </w:r>
    </w:p>
  </w:footnote>
  <w:footnote w:id="1">
    <w:p w14:paraId="2822CF13" w14:textId="77777777" w:rsidR="00F03781" w:rsidRPr="007F777A" w:rsidRDefault="00F03781" w:rsidP="00A52B6A">
      <w:pPr>
        <w:pStyle w:val="Textodenotaderodap"/>
        <w:rPr>
          <w:lang w:val="en-US"/>
        </w:rPr>
      </w:pPr>
      <w:r>
        <w:rPr>
          <w:rStyle w:val="Refdenotaderodap"/>
        </w:rPr>
        <w:footnoteRef/>
      </w:r>
      <w:r w:rsidRPr="007F777A">
        <w:rPr>
          <w:lang w:val="en-US"/>
        </w:rPr>
        <w:t xml:space="preserve"> </w:t>
      </w:r>
      <w:r>
        <w:rPr>
          <w:lang w:val="en-US"/>
        </w:rPr>
        <w:t>G</w:t>
      </w:r>
      <w:r w:rsidRPr="00671801">
        <w:rPr>
          <w:lang w:val="en-US"/>
        </w:rPr>
        <w:t xml:space="preserve">ameplay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55539">
        <w:rPr>
          <w:rFonts w:cs="Times New Roman"/>
          <w:szCs w:val="24"/>
          <w:lang w:val="en-US"/>
        </w:rPr>
        <w:t xml:space="preserve">(THOMPSON, JIM </w:t>
      </w:r>
      <w:r w:rsidRPr="00255539">
        <w:rPr>
          <w:rFonts w:cs="Times New Roman"/>
          <w:i/>
          <w:iCs/>
          <w:szCs w:val="24"/>
          <w:lang w:val="en-US"/>
        </w:rPr>
        <w:t>et al.</w:t>
      </w:r>
      <w:r w:rsidRPr="00255539">
        <w:rPr>
          <w:rFonts w:cs="Times New Roman"/>
          <w:szCs w:val="24"/>
          <w:lang w:val="en-US"/>
        </w:rPr>
        <w:t>, 2007)</w:t>
      </w:r>
      <w:r>
        <w:rPr>
          <w:lang w:val="en-US"/>
        </w:rPr>
        <w:fldChar w:fldCharType="end"/>
      </w:r>
      <w:r>
        <w:rPr>
          <w:lang w:val="en-US"/>
        </w:rPr>
        <w:t>.</w:t>
      </w:r>
    </w:p>
  </w:footnote>
  <w:footnote w:id="2">
    <w:p w14:paraId="5A6ED39C" w14:textId="77777777" w:rsidR="00F03781" w:rsidRPr="00750F08" w:rsidRDefault="00F03781" w:rsidP="00A52B6A">
      <w:pPr>
        <w:pStyle w:val="Textodenotaderodap"/>
        <w:rPr>
          <w:lang w:val="en-US"/>
        </w:rPr>
      </w:pPr>
      <w:r>
        <w:rPr>
          <w:rStyle w:val="Refdenotaderodap"/>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560823">
        <w:rPr>
          <w:rFonts w:cs="Times New Roman"/>
          <w:lang w:val="en-US"/>
        </w:rPr>
        <w:t>(SCHULTZ, 2006)</w:t>
      </w:r>
      <w:r>
        <w:rPr>
          <w:lang w:val="en-US"/>
        </w:rPr>
        <w:fldChar w:fldCharType="end"/>
      </w:r>
      <w:r>
        <w:rPr>
          <w:lang w:val="en-US"/>
        </w:rPr>
        <w:t>.</w:t>
      </w:r>
    </w:p>
  </w:footnote>
  <w:footnote w:id="3">
    <w:p w14:paraId="68B8DAFD" w14:textId="77777777" w:rsidR="00F03781" w:rsidRPr="00C207F8" w:rsidRDefault="00F03781" w:rsidP="00A52B6A">
      <w:pPr>
        <w:pStyle w:val="Textodenotaderodap"/>
        <w:rPr>
          <w:lang w:val="en-US"/>
        </w:rPr>
      </w:pPr>
      <w:r>
        <w:rPr>
          <w:rStyle w:val="Refdenotaderodap"/>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14:paraId="16B61B84" w14:textId="77777777" w:rsidR="00F03781" w:rsidRPr="005942E6" w:rsidRDefault="00F03781" w:rsidP="00A52B6A">
      <w:pPr>
        <w:pStyle w:val="Textodenotaderodap"/>
        <w:rPr>
          <w:lang w:val="en-US"/>
        </w:rPr>
      </w:pPr>
      <w:r>
        <w:rPr>
          <w:rStyle w:val="Refdenotaderodap"/>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5942E6">
        <w:rPr>
          <w:rFonts w:cs="Times New Roman"/>
          <w:lang w:val="en-US"/>
        </w:rPr>
        <w:t>(PREMIS WORKING GROUP, 2005)</w:t>
      </w:r>
      <w:r w:rsidRPr="003A6B92">
        <w:fldChar w:fldCharType="end"/>
      </w:r>
      <w:r w:rsidRPr="005942E6">
        <w:rPr>
          <w:lang w:val="en-US"/>
        </w:rPr>
        <w:t>.</w:t>
      </w:r>
    </w:p>
  </w:footnote>
  <w:footnote w:id="5">
    <w:p w14:paraId="634A573D" w14:textId="77777777" w:rsidR="00F03781" w:rsidRPr="009B29FB" w:rsidRDefault="00F03781" w:rsidP="0056715F">
      <w:pPr>
        <w:pStyle w:val="Textodenotaderodap"/>
        <w:rPr>
          <w:lang w:val="en-US"/>
        </w:rPr>
      </w:pPr>
      <w:r w:rsidRPr="00A15368">
        <w:rPr>
          <w:rStyle w:val="Refdenotaderodap"/>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B33D6C">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14:paraId="3601B985" w14:textId="77777777" w:rsidR="00F03781" w:rsidRPr="00C95A48" w:rsidRDefault="00F03781" w:rsidP="00D52EAC">
      <w:pPr>
        <w:pStyle w:val="Textodenotaderodap"/>
        <w:rPr>
          <w:lang w:val="en-US"/>
        </w:rPr>
      </w:pPr>
      <w:r w:rsidRPr="0087188B">
        <w:rPr>
          <w:rStyle w:val="Refdenotaderodap"/>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14:paraId="7B36EE8B" w14:textId="77777777" w:rsidR="00F03781" w:rsidRPr="00F526E0" w:rsidRDefault="00F03781" w:rsidP="00D52EAC">
      <w:pPr>
        <w:pStyle w:val="Textodenotaderodap"/>
        <w:rPr>
          <w:lang w:val="en-US"/>
        </w:rPr>
      </w:pPr>
      <w:r w:rsidRPr="0087188B">
        <w:rPr>
          <w:rStyle w:val="Refdenotaderodap"/>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14:paraId="056A326D" w14:textId="77777777" w:rsidR="00F03781" w:rsidRPr="004D2C61" w:rsidRDefault="00F03781" w:rsidP="00BC61B6">
      <w:pPr>
        <w:pStyle w:val="Textodenotaderodap"/>
        <w:rPr>
          <w:lang w:val="en-US"/>
        </w:rPr>
      </w:pPr>
      <w:r w:rsidRPr="0087188B">
        <w:rPr>
          <w:rStyle w:val="Refdenotaderodap"/>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http://sel.ic.uff.br/site/gems</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14:paraId="561D30AD" w14:textId="77777777" w:rsidR="00F03781" w:rsidRPr="007D3BB5" w:rsidRDefault="00F03781" w:rsidP="00E6284E">
      <w:pPr>
        <w:pStyle w:val="Textodenotaderodap"/>
        <w:rPr>
          <w:lang w:val="en-US"/>
        </w:rPr>
      </w:pPr>
      <w:r w:rsidRPr="0087188B">
        <w:rPr>
          <w:rStyle w:val="Refdenotaderodap"/>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14:paraId="38E135B7" w14:textId="77777777" w:rsidR="00F03781" w:rsidRPr="007D3BB5" w:rsidRDefault="00F03781" w:rsidP="00E6284E">
      <w:pPr>
        <w:pStyle w:val="Textodenotaderodap"/>
        <w:rPr>
          <w:lang w:val="en-US"/>
        </w:rPr>
      </w:pPr>
      <w:r w:rsidRPr="0087188B">
        <w:rPr>
          <w:rStyle w:val="Refdenotaderodap"/>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http://sel.ic.uff.br/site/gems</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14:paraId="32D6714B" w14:textId="77777777" w:rsidR="00F03781" w:rsidRPr="00312C87" w:rsidRDefault="00F03781" w:rsidP="00E6284E">
      <w:pPr>
        <w:pStyle w:val="Textodenotaderodap"/>
        <w:rPr>
          <w:lang w:val="en-US"/>
        </w:rPr>
      </w:pPr>
      <w:r w:rsidRPr="0087188B">
        <w:rPr>
          <w:rStyle w:val="Refdenotaderodap"/>
        </w:rPr>
        <w:footnoteRef/>
      </w:r>
      <w:r w:rsidRPr="00937BCF">
        <w:rPr>
          <w:lang w:val="en-US"/>
        </w:rPr>
        <w:t xml:space="preserve"> http://www.r-project.org/</w:t>
      </w:r>
    </w:p>
  </w:footnote>
  <w:footnote w:id="12">
    <w:p w14:paraId="67C50C7B" w14:textId="77777777" w:rsidR="00F03781" w:rsidRPr="001E5FF4" w:rsidRDefault="00F03781" w:rsidP="00E6284E">
      <w:pPr>
        <w:pStyle w:val="Textodenotaderodap"/>
        <w:rPr>
          <w:lang w:val="en-US"/>
        </w:rPr>
      </w:pPr>
      <w:r w:rsidRPr="0087188B">
        <w:rPr>
          <w:rStyle w:val="Refdenotaderodap"/>
        </w:rPr>
        <w:footnoteRef/>
      </w:r>
      <w:r w:rsidRPr="001E5FF4">
        <w:rPr>
          <w:lang w:val="en-US"/>
        </w:rPr>
        <w:t xml:space="preserve"> http://www.rstudio.com/</w:t>
      </w:r>
    </w:p>
  </w:footnote>
  <w:footnote w:id="13">
    <w:p w14:paraId="0D7CBA68" w14:textId="77777777" w:rsidR="00F03781" w:rsidRPr="0078117B" w:rsidRDefault="00F03781" w:rsidP="00E6284E">
      <w:pPr>
        <w:pStyle w:val="Textodenotaderodap"/>
        <w:rPr>
          <w:lang w:val="en-US"/>
        </w:rPr>
      </w:pPr>
      <w:r w:rsidRPr="0087188B">
        <w:rPr>
          <w:rStyle w:val="Refdenotaderodap"/>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14:paraId="0507D498" w14:textId="77777777" w:rsidR="00F03781" w:rsidRPr="0078117B" w:rsidRDefault="00F03781" w:rsidP="00E6284E">
      <w:pPr>
        <w:pStyle w:val="Textodenotaderodap"/>
        <w:rPr>
          <w:lang w:val="en-US"/>
        </w:rPr>
      </w:pPr>
      <w:r w:rsidRPr="0087188B">
        <w:rPr>
          <w:rStyle w:val="Refdenotaderodap"/>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14:paraId="18737029" w14:textId="77777777" w:rsidR="00F03781" w:rsidRPr="00E446C5" w:rsidRDefault="00F03781" w:rsidP="00E6284E">
      <w:pPr>
        <w:pStyle w:val="Textodenotaderodap"/>
        <w:rPr>
          <w:lang w:val="en-US"/>
        </w:rPr>
      </w:pPr>
      <w:r w:rsidRPr="0087188B">
        <w:rPr>
          <w:rStyle w:val="Refdenotaderodap"/>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94A6C" w14:textId="77777777" w:rsidR="00F03781" w:rsidRDefault="00F03781">
    <w:pPr>
      <w:pStyle w:val="Cabealho"/>
      <w:jc w:val="right"/>
    </w:pPr>
  </w:p>
  <w:p w14:paraId="7EC90359" w14:textId="77777777" w:rsidR="00F03781" w:rsidRDefault="00F0378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D2A85" w14:textId="77777777" w:rsidR="00F03781" w:rsidRDefault="00F03781">
    <w:pPr>
      <w:pStyle w:val="Cabealho"/>
      <w:jc w:val="right"/>
    </w:pPr>
  </w:p>
  <w:p w14:paraId="1904EC6A" w14:textId="77777777" w:rsidR="00F03781" w:rsidRDefault="00F0378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55981"/>
      <w:docPartObj>
        <w:docPartGallery w:val="Page Numbers (Top of Page)"/>
        <w:docPartUnique/>
      </w:docPartObj>
    </w:sdtPr>
    <w:sdtContent>
      <w:p w14:paraId="0DA813D7" w14:textId="77777777" w:rsidR="00F03781" w:rsidRDefault="00F03781">
        <w:pPr>
          <w:pStyle w:val="Cabealho"/>
          <w:jc w:val="right"/>
        </w:pPr>
        <w:r>
          <w:fldChar w:fldCharType="begin"/>
        </w:r>
        <w:r>
          <w:instrText xml:space="preserve"> PAGE   \* MERGEFORMAT </w:instrText>
        </w:r>
        <w:r>
          <w:fldChar w:fldCharType="separate"/>
        </w:r>
        <w:r w:rsidR="002B5B2D">
          <w:rPr>
            <w:noProof/>
          </w:rPr>
          <w:t>103</w:t>
        </w:r>
        <w:r>
          <w:rPr>
            <w:noProof/>
          </w:rPr>
          <w:fldChar w:fldCharType="end"/>
        </w:r>
      </w:p>
    </w:sdtContent>
  </w:sdt>
  <w:p w14:paraId="040DCC24" w14:textId="77777777" w:rsidR="00F03781" w:rsidRDefault="00F0378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Ttulo1"/>
      <w:suff w:val="space"/>
      <w:lvlText w:val="Chapter %1"/>
      <w:lvlJc w:val="left"/>
      <w:pPr>
        <w:ind w:left="2984"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Ttulo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attachedTemplate r:id="rId1"/>
  <w:trackRevisions/>
  <w:defaultTabStop w:val="708"/>
  <w:hyphenationZone w:val="425"/>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078"/>
    <w:rsid w:val="00012A04"/>
    <w:rsid w:val="0001488B"/>
    <w:rsid w:val="000153F1"/>
    <w:rsid w:val="000215D5"/>
    <w:rsid w:val="00024212"/>
    <w:rsid w:val="00034272"/>
    <w:rsid w:val="00036EF7"/>
    <w:rsid w:val="00042591"/>
    <w:rsid w:val="00042F3B"/>
    <w:rsid w:val="0004416E"/>
    <w:rsid w:val="000543B7"/>
    <w:rsid w:val="000567EE"/>
    <w:rsid w:val="00062399"/>
    <w:rsid w:val="0006627B"/>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4BDC"/>
    <w:rsid w:val="000D1040"/>
    <w:rsid w:val="000D39E1"/>
    <w:rsid w:val="000D6AC9"/>
    <w:rsid w:val="000E1E51"/>
    <w:rsid w:val="000E74BC"/>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77BC8"/>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D3B7E"/>
    <w:rsid w:val="001E187B"/>
    <w:rsid w:val="001E58A2"/>
    <w:rsid w:val="001E5F1C"/>
    <w:rsid w:val="001F2149"/>
    <w:rsid w:val="001F25A6"/>
    <w:rsid w:val="00200829"/>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B2D"/>
    <w:rsid w:val="002B5CEB"/>
    <w:rsid w:val="002C0556"/>
    <w:rsid w:val="002C61A7"/>
    <w:rsid w:val="002D2142"/>
    <w:rsid w:val="002D40BD"/>
    <w:rsid w:val="002D52D3"/>
    <w:rsid w:val="002E07E3"/>
    <w:rsid w:val="002E09A0"/>
    <w:rsid w:val="002E313F"/>
    <w:rsid w:val="002E5D84"/>
    <w:rsid w:val="002F0DF2"/>
    <w:rsid w:val="002F18F3"/>
    <w:rsid w:val="002F1F8C"/>
    <w:rsid w:val="002F44CD"/>
    <w:rsid w:val="002F5FCC"/>
    <w:rsid w:val="003002B8"/>
    <w:rsid w:val="0030173E"/>
    <w:rsid w:val="0030641D"/>
    <w:rsid w:val="00307005"/>
    <w:rsid w:val="003105CA"/>
    <w:rsid w:val="0031120F"/>
    <w:rsid w:val="0033028F"/>
    <w:rsid w:val="00330F8B"/>
    <w:rsid w:val="00335F0F"/>
    <w:rsid w:val="003505FE"/>
    <w:rsid w:val="00350D0A"/>
    <w:rsid w:val="003517BE"/>
    <w:rsid w:val="003540ED"/>
    <w:rsid w:val="00354FB9"/>
    <w:rsid w:val="00360A9C"/>
    <w:rsid w:val="0036140E"/>
    <w:rsid w:val="0036170E"/>
    <w:rsid w:val="003646DD"/>
    <w:rsid w:val="003677B4"/>
    <w:rsid w:val="003677C4"/>
    <w:rsid w:val="00375B47"/>
    <w:rsid w:val="00394B80"/>
    <w:rsid w:val="0039516A"/>
    <w:rsid w:val="00397282"/>
    <w:rsid w:val="003A0C7D"/>
    <w:rsid w:val="003C573C"/>
    <w:rsid w:val="003D4877"/>
    <w:rsid w:val="003D5450"/>
    <w:rsid w:val="003E30FF"/>
    <w:rsid w:val="003E3F63"/>
    <w:rsid w:val="003F14AF"/>
    <w:rsid w:val="003F298C"/>
    <w:rsid w:val="003F4C83"/>
    <w:rsid w:val="003F6225"/>
    <w:rsid w:val="004006F9"/>
    <w:rsid w:val="004049E3"/>
    <w:rsid w:val="00410EB5"/>
    <w:rsid w:val="004114FD"/>
    <w:rsid w:val="00414E07"/>
    <w:rsid w:val="004243A7"/>
    <w:rsid w:val="00425076"/>
    <w:rsid w:val="00426D80"/>
    <w:rsid w:val="0042782C"/>
    <w:rsid w:val="00443D17"/>
    <w:rsid w:val="0044456B"/>
    <w:rsid w:val="0044673D"/>
    <w:rsid w:val="0045074A"/>
    <w:rsid w:val="00450C14"/>
    <w:rsid w:val="00456ED7"/>
    <w:rsid w:val="00462B33"/>
    <w:rsid w:val="00467325"/>
    <w:rsid w:val="00481A2E"/>
    <w:rsid w:val="00481CD5"/>
    <w:rsid w:val="00483167"/>
    <w:rsid w:val="004913AD"/>
    <w:rsid w:val="00491E78"/>
    <w:rsid w:val="00496ACF"/>
    <w:rsid w:val="004972A4"/>
    <w:rsid w:val="004A0194"/>
    <w:rsid w:val="004B385A"/>
    <w:rsid w:val="004C03B5"/>
    <w:rsid w:val="004C19D1"/>
    <w:rsid w:val="004C2BFD"/>
    <w:rsid w:val="004C4323"/>
    <w:rsid w:val="004C457F"/>
    <w:rsid w:val="004C5B2F"/>
    <w:rsid w:val="004D086B"/>
    <w:rsid w:val="004D0EA1"/>
    <w:rsid w:val="004D1C88"/>
    <w:rsid w:val="004D3A40"/>
    <w:rsid w:val="004E05F3"/>
    <w:rsid w:val="004F6684"/>
    <w:rsid w:val="00504956"/>
    <w:rsid w:val="00514484"/>
    <w:rsid w:val="005168CF"/>
    <w:rsid w:val="00521A29"/>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33DF"/>
    <w:rsid w:val="005A67AD"/>
    <w:rsid w:val="005C05FF"/>
    <w:rsid w:val="005C2235"/>
    <w:rsid w:val="005C28E8"/>
    <w:rsid w:val="005C7F72"/>
    <w:rsid w:val="005D747B"/>
    <w:rsid w:val="005D76A7"/>
    <w:rsid w:val="005E7532"/>
    <w:rsid w:val="005F2F74"/>
    <w:rsid w:val="005F41C0"/>
    <w:rsid w:val="005F6E44"/>
    <w:rsid w:val="00601311"/>
    <w:rsid w:val="00602B8B"/>
    <w:rsid w:val="00605599"/>
    <w:rsid w:val="00605FFB"/>
    <w:rsid w:val="00606FFE"/>
    <w:rsid w:val="00610BB9"/>
    <w:rsid w:val="00611FBE"/>
    <w:rsid w:val="006169FC"/>
    <w:rsid w:val="0062039C"/>
    <w:rsid w:val="00620B72"/>
    <w:rsid w:val="0063085F"/>
    <w:rsid w:val="00635F23"/>
    <w:rsid w:val="006371BE"/>
    <w:rsid w:val="00642114"/>
    <w:rsid w:val="00643FD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C2328"/>
    <w:rsid w:val="006C4782"/>
    <w:rsid w:val="006D4E74"/>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B0A89"/>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27FC"/>
    <w:rsid w:val="00964B2A"/>
    <w:rsid w:val="0097740B"/>
    <w:rsid w:val="00980561"/>
    <w:rsid w:val="0098195F"/>
    <w:rsid w:val="009820F5"/>
    <w:rsid w:val="0098301A"/>
    <w:rsid w:val="00983761"/>
    <w:rsid w:val="00991E58"/>
    <w:rsid w:val="00995D27"/>
    <w:rsid w:val="009A22CB"/>
    <w:rsid w:val="009A4C4D"/>
    <w:rsid w:val="009A5024"/>
    <w:rsid w:val="009B006B"/>
    <w:rsid w:val="009B21C0"/>
    <w:rsid w:val="009B2B06"/>
    <w:rsid w:val="009B5491"/>
    <w:rsid w:val="009B6A14"/>
    <w:rsid w:val="009C3E38"/>
    <w:rsid w:val="009C70C5"/>
    <w:rsid w:val="009C73C1"/>
    <w:rsid w:val="009E0252"/>
    <w:rsid w:val="009E1563"/>
    <w:rsid w:val="009F0B17"/>
    <w:rsid w:val="009F2600"/>
    <w:rsid w:val="009F29E2"/>
    <w:rsid w:val="009F454B"/>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3B3A"/>
    <w:rsid w:val="00A83D85"/>
    <w:rsid w:val="00A855EC"/>
    <w:rsid w:val="00A938DD"/>
    <w:rsid w:val="00AA2B1D"/>
    <w:rsid w:val="00AA3B43"/>
    <w:rsid w:val="00AA5B30"/>
    <w:rsid w:val="00AB2F4D"/>
    <w:rsid w:val="00AB7C10"/>
    <w:rsid w:val="00AC1275"/>
    <w:rsid w:val="00AC2E02"/>
    <w:rsid w:val="00AC4617"/>
    <w:rsid w:val="00AC5156"/>
    <w:rsid w:val="00AC5775"/>
    <w:rsid w:val="00AC6476"/>
    <w:rsid w:val="00AC7187"/>
    <w:rsid w:val="00AC7503"/>
    <w:rsid w:val="00AD22E3"/>
    <w:rsid w:val="00AE6BF4"/>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A1530"/>
    <w:rsid w:val="00BA3E09"/>
    <w:rsid w:val="00BA43F3"/>
    <w:rsid w:val="00BA4437"/>
    <w:rsid w:val="00BA7C04"/>
    <w:rsid w:val="00BB2E2C"/>
    <w:rsid w:val="00BB3EBC"/>
    <w:rsid w:val="00BC61B6"/>
    <w:rsid w:val="00BE1A2F"/>
    <w:rsid w:val="00BF0DC5"/>
    <w:rsid w:val="00BF2ED4"/>
    <w:rsid w:val="00BF3AD2"/>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46DA5"/>
    <w:rsid w:val="00C56F47"/>
    <w:rsid w:val="00C56FA4"/>
    <w:rsid w:val="00C63F33"/>
    <w:rsid w:val="00C70480"/>
    <w:rsid w:val="00C70A60"/>
    <w:rsid w:val="00C7341E"/>
    <w:rsid w:val="00C815D6"/>
    <w:rsid w:val="00C84D28"/>
    <w:rsid w:val="00C86B8E"/>
    <w:rsid w:val="00CA3385"/>
    <w:rsid w:val="00CB4647"/>
    <w:rsid w:val="00CB59C7"/>
    <w:rsid w:val="00CC0276"/>
    <w:rsid w:val="00CC6450"/>
    <w:rsid w:val="00CC787F"/>
    <w:rsid w:val="00CD3A2E"/>
    <w:rsid w:val="00CD75C1"/>
    <w:rsid w:val="00CE1780"/>
    <w:rsid w:val="00CE31F6"/>
    <w:rsid w:val="00CE60E0"/>
    <w:rsid w:val="00CE689D"/>
    <w:rsid w:val="00CF2C0A"/>
    <w:rsid w:val="00CF42E7"/>
    <w:rsid w:val="00D1292D"/>
    <w:rsid w:val="00D15145"/>
    <w:rsid w:val="00D26F6B"/>
    <w:rsid w:val="00D304EE"/>
    <w:rsid w:val="00D30D88"/>
    <w:rsid w:val="00D35FBE"/>
    <w:rsid w:val="00D416F1"/>
    <w:rsid w:val="00D42F2F"/>
    <w:rsid w:val="00D50FA6"/>
    <w:rsid w:val="00D52EAC"/>
    <w:rsid w:val="00D53F4E"/>
    <w:rsid w:val="00D579EC"/>
    <w:rsid w:val="00D65C5E"/>
    <w:rsid w:val="00D67ECC"/>
    <w:rsid w:val="00D7216A"/>
    <w:rsid w:val="00D76FA1"/>
    <w:rsid w:val="00D80A69"/>
    <w:rsid w:val="00D92316"/>
    <w:rsid w:val="00D92CFE"/>
    <w:rsid w:val="00DA159B"/>
    <w:rsid w:val="00DA1647"/>
    <w:rsid w:val="00DA3065"/>
    <w:rsid w:val="00DA4BDA"/>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5547C"/>
    <w:rsid w:val="00E57F77"/>
    <w:rsid w:val="00E61A51"/>
    <w:rsid w:val="00E6284E"/>
    <w:rsid w:val="00E738AC"/>
    <w:rsid w:val="00E73D21"/>
    <w:rsid w:val="00E751E0"/>
    <w:rsid w:val="00E826AC"/>
    <w:rsid w:val="00E93374"/>
    <w:rsid w:val="00E94B8A"/>
    <w:rsid w:val="00E97829"/>
    <w:rsid w:val="00EA0803"/>
    <w:rsid w:val="00EA4B57"/>
    <w:rsid w:val="00EC5B5C"/>
    <w:rsid w:val="00ED04EC"/>
    <w:rsid w:val="00ED619F"/>
    <w:rsid w:val="00EE070B"/>
    <w:rsid w:val="00EE29F8"/>
    <w:rsid w:val="00EE746F"/>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3273"/>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04A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hyphenationZone w:val="425"/>
  <w:characterSpacingControl w:val="doNotCompress"/>
  <w:compat>
    <w:useFELayout/>
    <w:compatSetting w:name="compatibilityMode" w:uri="http://schemas.microsoft.com/office/word" w:val="12"/>
  </w:compat>
  <w:rsids>
    <w:rsidRoot w:val="007C69DD"/>
    <w:rsid w:val="00123647"/>
    <w:rsid w:val="00224CBC"/>
    <w:rsid w:val="00273C5B"/>
    <w:rsid w:val="002F239B"/>
    <w:rsid w:val="00383275"/>
    <w:rsid w:val="00435DAD"/>
    <w:rsid w:val="00493A06"/>
    <w:rsid w:val="004F4529"/>
    <w:rsid w:val="005A6E07"/>
    <w:rsid w:val="0064202F"/>
    <w:rsid w:val="00707195"/>
    <w:rsid w:val="007C69DD"/>
    <w:rsid w:val="00841570"/>
    <w:rsid w:val="00931629"/>
    <w:rsid w:val="009360BE"/>
    <w:rsid w:val="00987F1D"/>
    <w:rsid w:val="00A9036A"/>
    <w:rsid w:val="00AE4C5B"/>
    <w:rsid w:val="00B41EF7"/>
    <w:rsid w:val="00B4371F"/>
    <w:rsid w:val="00B44B89"/>
    <w:rsid w:val="00B733B4"/>
    <w:rsid w:val="00C44426"/>
    <w:rsid w:val="00C72F60"/>
    <w:rsid w:val="00D2292F"/>
    <w:rsid w:val="00D347D9"/>
    <w:rsid w:val="00E12154"/>
    <w:rsid w:val="00E41B2A"/>
    <w:rsid w:val="00E646CB"/>
    <w:rsid w:val="00EA750F"/>
    <w:rsid w:val="00EC58D9"/>
    <w:rsid w:val="00F471F9"/>
    <w:rsid w:val="00F82650"/>
    <w:rsid w:val="00F854FC"/>
    <w:rsid w:val="00F87027"/>
    <w:rsid w:val="00FE21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440A5-9DED-4F22-B28C-4851FB55F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Template>
  <TotalTime>476</TotalTime>
  <Pages>103</Pages>
  <Words>36510</Words>
  <Characters>197160</Characters>
  <Application>Microsoft Office Word</Application>
  <DocSecurity>0</DocSecurity>
  <Lines>1643</Lines>
  <Paragraphs>466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233204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Micro</cp:lastModifiedBy>
  <cp:revision>22</cp:revision>
  <dcterms:created xsi:type="dcterms:W3CDTF">2013-07-12T21:14:00Z</dcterms:created>
  <dcterms:modified xsi:type="dcterms:W3CDTF">2013-07-17T19:43:00Z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id="RRfDbagt"/&gt;&lt;style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