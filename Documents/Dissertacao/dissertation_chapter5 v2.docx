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6C4C2C"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6C4C2C" w:rsidRPr="003A6B92">
        <w:fldChar w:fldCharType="separate"/>
      </w:r>
      <w:r w:rsidR="00CF5B90" w:rsidRPr="0096178A">
        <w:rPr>
          <w:rFonts w:cs="Times New Roman"/>
          <w:lang w:val="en-US"/>
        </w:rPr>
        <w:t>(ABT, 1987)</w:t>
      </w:r>
      <w:r w:rsidR="006C4C2C"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6C4C2C"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6C4C2C" w:rsidRPr="003A6B92">
        <w:fldChar w:fldCharType="separate"/>
      </w:r>
      <w:r w:rsidR="00762339" w:rsidRPr="00762339">
        <w:rPr>
          <w:rFonts w:cs="Times New Roman"/>
          <w:lang w:val="en-US"/>
        </w:rPr>
        <w:t>(BAKER; NAVARRO; VAN DER HOEK, 2003; NAVARRO, 2006; KOHWALTER; CLUA; MURTA, 2011)</w:t>
      </w:r>
      <w:r w:rsidR="006C4C2C"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providing motivation for learning </w:t>
      </w:r>
      <w:r w:rsidR="006C4C2C"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6C4C2C" w:rsidRPr="003A6B92">
        <w:fldChar w:fldCharType="separate"/>
      </w:r>
      <w:r w:rsidR="00CF5B90" w:rsidRPr="0096178A">
        <w:rPr>
          <w:rFonts w:cs="Times New Roman"/>
          <w:lang w:val="en-US"/>
        </w:rPr>
        <w:t>(PRENSKY, 2001)</w:t>
      </w:r>
      <w:r w:rsidR="006C4C2C"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6C4C2C"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6C4C2C" w:rsidRPr="0030598F">
        <w:rPr>
          <w:lang w:val="en-US"/>
        </w:rPr>
        <w:fldChar w:fldCharType="separate"/>
      </w:r>
      <w:r w:rsidR="006878A2" w:rsidRPr="006878A2">
        <w:rPr>
          <w:rFonts w:cs="Times New Roman"/>
          <w:lang w:val="en-US"/>
        </w:rPr>
        <w:t>(KOHWALTER; CLUA; MURTA, 2011)</w:t>
      </w:r>
      <w:r w:rsidR="006C4C2C" w:rsidRPr="0030598F">
        <w:rPr>
          <w:lang w:val="en-US"/>
        </w:rPr>
        <w:fldChar w:fldCharType="end"/>
      </w:r>
      <w:r w:rsidR="006C4C2C" w:rsidRPr="0030598F">
        <w:rPr>
          <w:lang w:val="en-US"/>
        </w:rPr>
        <w:fldChar w:fldCharType="begin"/>
      </w:r>
      <w:r w:rsidRPr="0030598F">
        <w:rPr>
          <w:lang w:val="en-US"/>
        </w:rPr>
        <w:instrText xml:space="preserve"> ADDIN ZOTERO_TEMP </w:instrText>
      </w:r>
      <w:r w:rsidR="006C4C2C"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009A078A">
        <w:rPr>
          <w:lang w:val="en-US"/>
        </w:rPr>
        <w:t xml:space="preserve"> makes use of the conceptual framework for collecting provenance and can be viewed by using </w:t>
      </w:r>
      <w:proofErr w:type="spellStart"/>
      <w:r w:rsidR="009A078A" w:rsidRPr="009A078A">
        <w:rPr>
          <w:i/>
          <w:lang w:val="en-US"/>
        </w:rPr>
        <w:t>Prov</w:t>
      </w:r>
      <w:proofErr w:type="spellEnd"/>
      <w:r w:rsidR="009A078A" w:rsidRPr="009A078A">
        <w:rPr>
          <w:i/>
          <w:lang w:val="en-US"/>
        </w:rPr>
        <w:t xml:space="preserve"> Viewer</w:t>
      </w:r>
      <w:r w:rsidR="009A078A">
        <w:rPr>
          <w:lang w:val="en-US"/>
        </w:rPr>
        <w:t>, an integral tool from my approach.</w:t>
      </w:r>
      <w:r w:rsidRPr="0030598F">
        <w:rPr>
          <w:lang w:val="en-US"/>
        </w:rPr>
        <w:t xml:space="preserve"> </w:t>
      </w:r>
      <w:r w:rsidR="008D55DE">
        <w:rPr>
          <w:lang w:val="en-US"/>
        </w:rPr>
        <w:t xml:space="preserve">A visualization tool for the provenance graph, named </w:t>
      </w:r>
      <w:proofErr w:type="spellStart"/>
      <w:r w:rsidR="00354969">
        <w:rPr>
          <w:i/>
          <w:lang w:val="en-US"/>
        </w:rPr>
        <w:t>Prov</w:t>
      </w:r>
      <w:proofErr w:type="spellEnd"/>
      <w:r w:rsidR="00354969">
        <w:rPr>
          <w:i/>
          <w:lang w:val="en-US"/>
        </w:rPr>
        <w:t xml:space="preserve"> Viewer</w:t>
      </w:r>
      <w:r w:rsidR="008D55DE">
        <w:rPr>
          <w:lang w:val="en-US"/>
        </w:rPr>
        <w:t xml:space="preserve">, is also described in this chapter. </w:t>
      </w:r>
      <w:proofErr w:type="spellStart"/>
      <w:r w:rsidR="00354969">
        <w:rPr>
          <w:i/>
          <w:lang w:val="en-US"/>
        </w:rPr>
        <w:t>Prov</w:t>
      </w:r>
      <w:proofErr w:type="spellEnd"/>
      <w:r w:rsidR="00354969">
        <w:rPr>
          <w:i/>
          <w:lang w:val="en-US"/>
        </w:rPr>
        <w:t xml:space="preserve"> Viewer</w:t>
      </w:r>
      <w:r w:rsidR="008D55DE">
        <w:rPr>
          <w:lang w:val="en-US"/>
        </w:rPr>
        <w:t xml:space="preserve"> was customized to be compatible with SDM. However, it can support other games with few modifications on the interface, filters, which use SDM nomenclature, and vertices, which </w:t>
      </w:r>
      <w:r w:rsidR="00B93F3B">
        <w:rPr>
          <w:lang w:val="en-US"/>
        </w:rPr>
        <w:t xml:space="preserve">contains information </w:t>
      </w:r>
      <w:r w:rsidR="008D55DE">
        <w:rPr>
          <w:lang w:val="en-US"/>
        </w:rPr>
        <w:t>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6C4C2C">
        <w:rPr>
          <w:lang w:val="en-US"/>
        </w:rPr>
        <w:fldChar w:fldCharType="begin"/>
      </w:r>
      <w:r w:rsidR="00563A0B">
        <w:rPr>
          <w:lang w:val="en-US"/>
        </w:rPr>
        <w:instrText xml:space="preserve"> REF _Ref357095611 \r \h </w:instrText>
      </w:r>
      <w:r w:rsidR="006C4C2C">
        <w:rPr>
          <w:lang w:val="en-US"/>
        </w:rPr>
      </w:r>
      <w:r w:rsidR="006C4C2C">
        <w:rPr>
          <w:lang w:val="en-US"/>
        </w:rPr>
        <w:fldChar w:fldCharType="separate"/>
      </w:r>
      <w:r w:rsidR="00F32886">
        <w:rPr>
          <w:lang w:val="en-US"/>
        </w:rPr>
        <w:t>5.2</w:t>
      </w:r>
      <w:r w:rsidR="006C4C2C">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6C4C2C">
        <w:rPr>
          <w:lang w:val="en-US"/>
        </w:rPr>
        <w:fldChar w:fldCharType="begin"/>
      </w:r>
      <w:r w:rsidR="00563A0B">
        <w:rPr>
          <w:lang w:val="en-US"/>
        </w:rPr>
        <w:instrText xml:space="preserve"> REF _Ref357095737 \r \h </w:instrText>
      </w:r>
      <w:r w:rsidR="006C4C2C">
        <w:rPr>
          <w:lang w:val="en-US"/>
        </w:rPr>
      </w:r>
      <w:r w:rsidR="006C4C2C">
        <w:rPr>
          <w:lang w:val="en-US"/>
        </w:rPr>
        <w:fldChar w:fldCharType="separate"/>
      </w:r>
      <w:r w:rsidR="00F32886">
        <w:rPr>
          <w:lang w:val="en-US"/>
        </w:rPr>
        <w:t>5.4</w:t>
      </w:r>
      <w:r w:rsidR="006C4C2C">
        <w:rPr>
          <w:lang w:val="en-US"/>
        </w:rPr>
        <w:fldChar w:fldCharType="end"/>
      </w:r>
      <w:r w:rsidR="00563A0B">
        <w:rPr>
          <w:lang w:val="en-US"/>
        </w:rPr>
        <w:t xml:space="preserve"> provides a simple example of game session in SDM. Section </w:t>
      </w:r>
      <w:r w:rsidR="00F32886">
        <w:rPr>
          <w:lang w:val="en-US"/>
        </w:rPr>
        <w:fldChar w:fldCharType="begin"/>
      </w:r>
      <w:r w:rsidR="00F32886">
        <w:rPr>
          <w:lang w:val="en-US"/>
        </w:rPr>
        <w:instrText xml:space="preserve"> REF _Ref358656151 \r \h </w:instrText>
      </w:r>
      <w:r w:rsidR="00F32886">
        <w:rPr>
          <w:lang w:val="en-US"/>
        </w:rPr>
      </w:r>
      <w:r w:rsidR="00F32886">
        <w:rPr>
          <w:lang w:val="en-US"/>
        </w:rPr>
        <w:fldChar w:fldCharType="separate"/>
      </w:r>
      <w:r w:rsidR="00F32886">
        <w:rPr>
          <w:lang w:val="en-US"/>
        </w:rPr>
        <w:t>5.5</w:t>
      </w:r>
      <w:r w:rsidR="00F32886">
        <w:rPr>
          <w:lang w:val="en-US"/>
        </w:rPr>
        <w:fldChar w:fldCharType="end"/>
      </w:r>
      <w:r w:rsidR="00F32886">
        <w:rPr>
          <w:lang w:val="en-US"/>
        </w:rPr>
        <w:t xml:space="preserve"> </w:t>
      </w:r>
      <w:r w:rsidR="00563A0B">
        <w:rPr>
          <w:lang w:val="en-US"/>
        </w:rPr>
        <w:t xml:space="preserve">describes details about </w:t>
      </w:r>
      <w:proofErr w:type="spellStart"/>
      <w:r w:rsidR="00354969">
        <w:rPr>
          <w:i/>
          <w:lang w:val="en-US"/>
        </w:rPr>
        <w:t>Prov</w:t>
      </w:r>
      <w:proofErr w:type="spellEnd"/>
      <w:r w:rsidR="00354969">
        <w:rPr>
          <w:i/>
          <w:lang w:val="en-US"/>
        </w:rPr>
        <w:t xml:space="preserve"> Viewer</w:t>
      </w:r>
      <w:r w:rsidR="00B91F74">
        <w:rPr>
          <w:lang w:val="en-US"/>
        </w:rPr>
        <w:t>.</w:t>
      </w:r>
      <w:r w:rsidR="008E4240">
        <w:rPr>
          <w:lang w:val="en-US"/>
        </w:rPr>
        <w:t xml:space="preserve"> Lastly, Section </w:t>
      </w:r>
      <w:r w:rsidR="006C4C2C">
        <w:rPr>
          <w:lang w:val="en-US"/>
        </w:rPr>
        <w:fldChar w:fldCharType="begin"/>
      </w:r>
      <w:r w:rsidR="008E4240">
        <w:rPr>
          <w:lang w:val="en-US"/>
        </w:rPr>
        <w:instrText xml:space="preserve"> REF _Ref357096717 \r \h </w:instrText>
      </w:r>
      <w:r w:rsidR="006C4C2C">
        <w:rPr>
          <w:lang w:val="en-US"/>
        </w:rPr>
      </w:r>
      <w:r w:rsidR="006C4C2C">
        <w:rPr>
          <w:lang w:val="en-US"/>
        </w:rPr>
        <w:fldChar w:fldCharType="separate"/>
      </w:r>
      <w:r w:rsidR="00F32886">
        <w:rPr>
          <w:lang w:val="en-US"/>
        </w:rPr>
        <w:t>5.6</w:t>
      </w:r>
      <w:r w:rsidR="006C4C2C">
        <w:rPr>
          <w:lang w:val="en-US"/>
        </w:rPr>
        <w:fldChar w:fldCharType="end"/>
      </w:r>
      <w:r w:rsidR="008E4240">
        <w:rPr>
          <w:lang w:val="en-US"/>
        </w:rPr>
        <w:t xml:space="preserve"> 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2" w:name="_Toc354161741"/>
      <w:bookmarkStart w:id="3" w:name="_Ref357095611"/>
      <w:r w:rsidRPr="0030598F">
        <w:rPr>
          <w:rStyle w:val="TabelaChar"/>
          <w:rFonts w:cstheme="majorBidi"/>
          <w:color w:val="auto"/>
          <w:sz w:val="24"/>
          <w:lang w:val="en-US"/>
        </w:rPr>
        <w:t>SDM</w:t>
      </w:r>
      <w:bookmarkEnd w:id="2"/>
      <w:bookmarkEnd w:id="3"/>
    </w:p>
    <w:p w:rsidR="00F32886" w:rsidRPr="00F32886" w:rsidRDefault="00362A79" w:rsidP="00F32886">
      <w:pPr>
        <w:rPr>
          <w:lang w:val="en-US"/>
        </w:rPr>
      </w:pPr>
      <w:r w:rsidRPr="0030598F">
        <w:rPr>
          <w:lang w:val="en-US"/>
        </w:rPr>
        <w:tab/>
        <w:t xml:space="preserve">In SDM, which was developed using the game engine Unity3D </w:t>
      </w:r>
      <w:r w:rsidR="006C4C2C"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6C4C2C" w:rsidRPr="0030598F">
        <w:rPr>
          <w:lang w:val="en-US"/>
        </w:rPr>
        <w:fldChar w:fldCharType="separate"/>
      </w:r>
      <w:r w:rsidR="006878A2" w:rsidRPr="006878A2">
        <w:rPr>
          <w:rFonts w:cs="Times New Roman"/>
          <w:lang w:val="en-US"/>
        </w:rPr>
        <w:t>(HIGGINS, 2010)</w:t>
      </w:r>
      <w:r w:rsidR="006C4C2C"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w:t>
      </w:r>
      <w:r w:rsidR="00F32886" w:rsidRPr="00F32886">
        <w:rPr>
          <w:lang w:val="en-US"/>
        </w:rPr>
        <w:t xml:space="preserve">The </w:t>
      </w:r>
      <w:proofErr w:type="spellStart"/>
      <w:r w:rsidR="00F32886" w:rsidRPr="00F32886">
        <w:rPr>
          <w:lang w:val="en-US"/>
        </w:rPr>
        <w:t>gameplay</w:t>
      </w:r>
      <w:proofErr w:type="spellEnd"/>
      <w:r w:rsidR="00F32886" w:rsidRPr="00F32886">
        <w:rPr>
          <w:lang w:val="en-US"/>
        </w:rPr>
        <w:t xml:space="preserve"> and game mechanics are modeled presenting possibilities to the player, which decides strategies for develo</w:t>
      </w:r>
      <w:r w:rsidR="00F32886" w:rsidRPr="00F32886">
        <w:rPr>
          <w:lang w:val="en-US"/>
        </w:rPr>
        <w:t>p</w:t>
      </w:r>
      <w:r w:rsidR="00F32886" w:rsidRPr="00F32886">
        <w:rPr>
          <w:lang w:val="en-US"/>
        </w:rPr>
        <w:t xml:space="preserve">ment and defines the roles for each staff member. As in any contract, the software has requirements that must be followed during development. From a </w:t>
      </w:r>
      <w:proofErr w:type="spellStart"/>
      <w:r w:rsidR="00F32886" w:rsidRPr="00F32886">
        <w:rPr>
          <w:lang w:val="en-US"/>
        </w:rPr>
        <w:t>gameplay</w:t>
      </w:r>
      <w:proofErr w:type="spellEnd"/>
      <w:r w:rsidR="00F32886" w:rsidRPr="00F32886">
        <w:rPr>
          <w:lang w:val="en-US"/>
        </w:rPr>
        <w:t xml:space="preserve"> point of view, these requirements help to balance the mechanics and rules. When the software is completed and delivered to the customer, there is a quality assessment of the sof</w:t>
      </w:r>
      <w:r w:rsidR="00F32886" w:rsidRPr="00F32886">
        <w:rPr>
          <w:lang w:val="en-US"/>
        </w:rPr>
        <w:t>t</w:t>
      </w:r>
      <w:r w:rsidR="00F32886" w:rsidRPr="00F32886">
        <w:rPr>
          <w:lang w:val="en-US"/>
        </w:rPr>
        <w:t xml:space="preserve">ware and a project completion payment accordingly to the product quality. </w:t>
      </w:r>
      <w:r w:rsidR="00F32886">
        <w:fldChar w:fldCharType="begin"/>
      </w:r>
      <w:r w:rsidR="00F32886">
        <w:rPr>
          <w:lang w:val="en-US"/>
        </w:rPr>
        <w:instrText xml:space="preserve"> REF _Ref358656166 \h </w:instrText>
      </w:r>
      <w:r w:rsidR="00F32886">
        <w:fldChar w:fldCharType="separate"/>
      </w:r>
      <w:r w:rsidR="00F32886" w:rsidRPr="00F32886">
        <w:rPr>
          <w:lang w:val="en-US"/>
        </w:rPr>
        <w:t xml:space="preserve">Figure </w:t>
      </w:r>
      <w:r w:rsidR="00F32886" w:rsidRPr="00F32886">
        <w:rPr>
          <w:noProof/>
          <w:lang w:val="en-US"/>
        </w:rPr>
        <w:t>1</w:t>
      </w:r>
      <w:r w:rsidR="00F32886">
        <w:fldChar w:fldCharType="end"/>
      </w:r>
      <w:r w:rsidR="00F32886" w:rsidRPr="00F32886">
        <w:rPr>
          <w:lang w:val="en-US"/>
        </w:rPr>
        <w:t xml:space="preserve"> presents a screenshot of SDM in action, with the bottom corner illustrating the sof</w:t>
      </w:r>
      <w:r w:rsidR="00F32886" w:rsidRPr="00F32886">
        <w:rPr>
          <w:lang w:val="en-US"/>
        </w:rPr>
        <w:t>t</w:t>
      </w:r>
      <w:r w:rsidR="00F32886" w:rsidRPr="00F32886">
        <w:rPr>
          <w:lang w:val="en-US"/>
        </w:rPr>
        <w:t>ware’s development status.</w:t>
      </w:r>
    </w:p>
    <w:p w:rsidR="00F32886" w:rsidRDefault="00F32886" w:rsidP="00F32886">
      <w:pPr>
        <w:keepNext/>
        <w:spacing w:before="240" w:after="120"/>
        <w:ind w:firstLine="0"/>
        <w:jc w:val="center"/>
      </w:pPr>
      <w:r>
        <w:rPr>
          <w:noProof/>
        </w:rPr>
        <w:drawing>
          <wp:inline distT="0" distB="0" distL="0" distR="0">
            <wp:extent cx="5819775" cy="440586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819775" cy="4405860"/>
                    </a:xfrm>
                    <a:prstGeom prst="rect">
                      <a:avLst/>
                    </a:prstGeom>
                    <a:noFill/>
                    <a:ln w="9525">
                      <a:noFill/>
                      <a:miter lim="800000"/>
                      <a:headEnd/>
                      <a:tailEnd/>
                    </a:ln>
                  </pic:spPr>
                </pic:pic>
              </a:graphicData>
            </a:graphic>
          </wp:inline>
        </w:drawing>
      </w:r>
    </w:p>
    <w:p w:rsidR="00F32886" w:rsidRPr="00F32886" w:rsidRDefault="00F32886" w:rsidP="00F32886">
      <w:pPr>
        <w:pStyle w:val="Caption"/>
        <w:jc w:val="center"/>
      </w:pPr>
      <w:bookmarkStart w:id="4" w:name="_Ref358656166"/>
      <w:r w:rsidRPr="00F32886">
        <w:t xml:space="preserve">Figure </w:t>
      </w:r>
      <w:fldSimple w:instr=" SEQ Figure \* ARABIC ">
        <w:r>
          <w:rPr>
            <w:noProof/>
          </w:rPr>
          <w:t>1</w:t>
        </w:r>
      </w:fldSimple>
      <w:bookmarkEnd w:id="4"/>
      <w:r w:rsidRPr="00F32886">
        <w:t>: Screenshot from a game session in SDM</w:t>
      </w:r>
    </w:p>
    <w:p w:rsidR="00F32886" w:rsidRDefault="00F32886" w:rsidP="00F32886">
      <w:pPr>
        <w:rPr>
          <w:lang w:val="en-US"/>
        </w:rPr>
      </w:pPr>
    </w:p>
    <w:p w:rsidR="00F32886" w:rsidRDefault="00F32886" w:rsidP="00F3288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w:t>
      </w:r>
      <w:r w:rsidRPr="00F32886">
        <w:rPr>
          <w:lang w:val="en-US"/>
        </w:rPr>
        <w:lastRenderedPageBreak/>
        <w:t xml:space="preserve">attributes to calculate their performance depending on the respective roles. Their names and roles are displayed at the top corner of </w:t>
      </w:r>
      <w:r>
        <w:fldChar w:fldCharType="begin"/>
      </w:r>
      <w:r>
        <w:rPr>
          <w:lang w:val="en-US"/>
        </w:rPr>
        <w:instrText xml:space="preserve"> REF _Ref358656166 \h </w:instrText>
      </w:r>
      <w:r>
        <w:fldChar w:fldCharType="separate"/>
      </w:r>
      <w:r w:rsidRPr="00F32886">
        <w:rPr>
          <w:lang w:val="en-US"/>
        </w:rPr>
        <w:t xml:space="preserve">Figure </w:t>
      </w:r>
      <w:r w:rsidRPr="00F32886">
        <w:rPr>
          <w:noProof/>
          <w:lang w:val="en-US"/>
        </w:rPr>
        <w:t>1</w:t>
      </w:r>
      <w:r>
        <w:fldChar w:fldCharType="end"/>
      </w:r>
      <w:r w:rsidRPr="00F32886">
        <w:rPr>
          <w:lang w:val="en-US"/>
        </w:rPr>
        <w:t>. Another element present in the game is specialization, used to define the employee working comp</w:t>
      </w:r>
      <w:r w:rsidRPr="00F32886">
        <w:rPr>
          <w:lang w:val="en-US"/>
        </w:rPr>
        <w:t>e</w:t>
      </w:r>
      <w:r w:rsidRPr="00F32886">
        <w:rPr>
          <w:lang w:val="en-US"/>
        </w:rPr>
        <w:t xml:space="preserve">tence. With the specialization system, it is possible for employees to undergo training to learn new sets of skills. Also the concepts of working hours, morale, and stamina are used to modify the employee’s productivity. The left corner of </w:t>
      </w:r>
      <w:r>
        <w:fldChar w:fldCharType="begin"/>
      </w:r>
      <w:r>
        <w:rPr>
          <w:lang w:val="en-US"/>
        </w:rPr>
        <w:instrText xml:space="preserve"> REF _Ref358656166 \h </w:instrText>
      </w:r>
      <w:r>
        <w:fldChar w:fldCharType="separate"/>
      </w:r>
      <w:r w:rsidRPr="00F32886">
        <w:rPr>
          <w:lang w:val="en-US"/>
        </w:rPr>
        <w:t xml:space="preserve">Figure </w:t>
      </w:r>
      <w:r w:rsidRPr="00F32886">
        <w:rPr>
          <w:noProof/>
          <w:lang w:val="en-US"/>
        </w:rPr>
        <w:t>1</w:t>
      </w:r>
      <w:r>
        <w:fldChar w:fldCharType="end"/>
      </w:r>
      <w:r w:rsidRPr="00F32886">
        <w:rPr>
          <w:lang w:val="en-US"/>
        </w:rPr>
        <w:t xml:space="preserve"> illustrates the status of morale and stamina for each employee in the staff. </w:t>
      </w:r>
      <w:r>
        <w:fldChar w:fldCharType="begin"/>
      </w:r>
      <w:r>
        <w:rPr>
          <w:lang w:val="en-US"/>
        </w:rPr>
        <w:instrText xml:space="preserve"> REF _Ref358656187 \h </w:instrText>
      </w:r>
      <w:r>
        <w:fldChar w:fldCharType="separate"/>
      </w:r>
      <w:r w:rsidRPr="00F32886">
        <w:rPr>
          <w:lang w:val="en-US"/>
        </w:rPr>
        <w:t xml:space="preserve">Figure </w:t>
      </w:r>
      <w:r w:rsidRPr="00F32886">
        <w:rPr>
          <w:noProof/>
          <w:lang w:val="en-US"/>
        </w:rPr>
        <w:t>2</w:t>
      </w:r>
      <w:r>
        <w:fldChar w:fldCharType="end"/>
      </w:r>
      <w:r w:rsidRPr="00F32886">
        <w:rPr>
          <w:lang w:val="en-US"/>
        </w:rPr>
        <w:t xml:space="preserve"> shows a simpl</w:t>
      </w:r>
      <w:r w:rsidRPr="00F32886">
        <w:rPr>
          <w:lang w:val="en-US"/>
        </w:rPr>
        <w:t>i</w:t>
      </w:r>
      <w:r w:rsidRPr="00F32886">
        <w:rPr>
          <w:lang w:val="en-US"/>
        </w:rPr>
        <w:t>fied version of SDM’s class diagram focusing on the employee, displaying his human attributes, types of specializations, the possibility of training to acquire specializ</w:t>
      </w:r>
      <w:r w:rsidRPr="00F32886">
        <w:rPr>
          <w:lang w:val="en-US"/>
        </w:rPr>
        <w:t>a</w:t>
      </w:r>
      <w:r w:rsidRPr="00F32886">
        <w:rPr>
          <w:lang w:val="en-US"/>
        </w:rPr>
        <w:t>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F32886" w:rsidRDefault="00F32886" w:rsidP="00F32886">
      <w:pPr>
        <w:keepNext/>
        <w:ind w:firstLine="0"/>
        <w:jc w:val="center"/>
      </w:pPr>
      <w:r w:rsidRPr="00F32886">
        <w:rPr>
          <w:lang w:val="en-US"/>
        </w:rPr>
        <w:drawing>
          <wp:inline distT="0" distB="0" distL="0" distR="0">
            <wp:extent cx="5569458" cy="31337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75432" cy="3137086"/>
                    </a:xfrm>
                    <a:prstGeom prst="rect">
                      <a:avLst/>
                    </a:prstGeom>
                    <a:noFill/>
                    <a:ln w="9525">
                      <a:noFill/>
                      <a:miter lim="800000"/>
                      <a:headEnd/>
                      <a:tailEnd/>
                    </a:ln>
                  </pic:spPr>
                </pic:pic>
              </a:graphicData>
            </a:graphic>
          </wp:inline>
        </w:drawing>
      </w:r>
    </w:p>
    <w:p w:rsidR="00F32886" w:rsidRPr="00F32886" w:rsidRDefault="00F32886" w:rsidP="00F32886">
      <w:pPr>
        <w:pStyle w:val="Caption"/>
        <w:jc w:val="both"/>
      </w:pPr>
      <w:bookmarkStart w:id="5" w:name="_Ref358656187"/>
      <w:r>
        <w:t xml:space="preserve">Figure </w:t>
      </w:r>
      <w:fldSimple w:instr=" SEQ Figure \* ARABIC ">
        <w:r>
          <w:rPr>
            <w:noProof/>
          </w:rPr>
          <w:t>2</w:t>
        </w:r>
      </w:fldSimple>
      <w:bookmarkEnd w:id="5"/>
      <w:r>
        <w:t>: SDM simplified class diagram. Yellow classes represent generic classes from the conceptual framework (</w:t>
      </w:r>
      <w:commentRangeStart w:id="6"/>
      <w:r>
        <w:t>Figure X</w:t>
      </w:r>
      <w:commentRangeEnd w:id="6"/>
      <w:r>
        <w:rPr>
          <w:rStyle w:val="CommentReference"/>
          <w:rFonts w:cstheme="minorBidi"/>
          <w:b w:val="0"/>
          <w:bCs w:val="0"/>
          <w:lang w:val="pt-BR"/>
        </w:rPr>
        <w:commentReference w:id="6"/>
      </w:r>
      <w:r>
        <w:t>)</w:t>
      </w:r>
    </w:p>
    <w:p w:rsidR="00593A36" w:rsidRPr="0030598F" w:rsidRDefault="00EE5DE9" w:rsidP="00F32886">
      <w:pPr>
        <w:pStyle w:val="Heading2"/>
        <w:rPr>
          <w:lang w:val="en-US"/>
        </w:rPr>
      </w:pPr>
      <w:r>
        <w:rPr>
          <w:lang w:val="en-US"/>
        </w:rPr>
        <w:t>Provenance Gathering</w:t>
      </w:r>
    </w:p>
    <w:p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w:t>
      </w:r>
      <w:r w:rsidR="00DE4950">
        <w:rPr>
          <w:lang w:val="en-US"/>
        </w:rPr>
        <w:t>e</w:t>
      </w:r>
      <w:r w:rsidR="00EE5DE9">
        <w:rPr>
          <w:lang w:val="en-US"/>
        </w:rPr>
        <w:t xml:space="preserve"> action also ha</w:t>
      </w:r>
      <w:r w:rsidR="00DE4950">
        <w:rPr>
          <w:lang w:val="en-US"/>
        </w:rPr>
        <w:t>s</w:t>
      </w:r>
      <w:r w:rsidR="00EE5DE9">
        <w:rPr>
          <w:lang w:val="en-US"/>
        </w:rPr>
        <w:t xml:space="preserve"> a pointer to the action that influenced it.</w:t>
      </w:r>
      <w:r w:rsidR="00A9630F">
        <w:rPr>
          <w:lang w:val="en-US"/>
        </w:rPr>
        <w:t xml:space="preserve"> </w:t>
      </w:r>
      <w:r w:rsidRPr="0030598F">
        <w:rPr>
          <w:lang w:val="en-US"/>
        </w:rPr>
        <w:t xml:space="preserve">Throughout the </w:t>
      </w:r>
      <w:r w:rsidRPr="0030598F">
        <w:rPr>
          <w:lang w:val="en-US"/>
        </w:rPr>
        <w:lastRenderedPageBreak/>
        <w:t>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collected and stored for later usage. Actions go to their respective lists while new employees are added to the project list, creating their own list of actions. Each day passed in the game also records the state of the software development</w:t>
      </w:r>
      <w:r w:rsidR="00863152">
        <w:rPr>
          <w:lang w:val="en-US"/>
        </w:rPr>
        <w:t xml:space="preserve"> at the end of the day</w:t>
      </w:r>
      <w:r w:rsidR="00A9630F">
        <w:rPr>
          <w:lang w:val="en-US"/>
        </w:rPr>
        <w: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w:t>
      </w:r>
      <w:r w:rsidR="00EB1077">
        <w:rPr>
          <w:lang w:val="en-US"/>
        </w:rPr>
        <w:t>s</w:t>
      </w:r>
      <w:r w:rsidR="00A9630F">
        <w:rPr>
          <w:lang w:val="en-US"/>
        </w:rPr>
        <w:t xml:space="preserve"> content </w:t>
      </w:r>
      <w:r w:rsidR="00EB1077">
        <w:rPr>
          <w:lang w:val="en-US"/>
        </w:rPr>
        <w:t xml:space="preserve">is </w:t>
      </w:r>
      <w:r w:rsidR="00A9630F">
        <w:rPr>
          <w:lang w:val="en-US"/>
        </w:rPr>
        <w:t>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w:t>
      </w:r>
      <w:r w:rsidR="004D3836">
        <w:rPr>
          <w:lang w:val="en-US"/>
        </w:rPr>
        <w:t xml:space="preserve">the employee </w:t>
      </w:r>
      <w:r w:rsidR="00593A36" w:rsidRPr="0030598F">
        <w:rPr>
          <w:lang w:val="en-US"/>
        </w:rPr>
        <w:t xml:space="preserve">made </w:t>
      </w:r>
      <w:r w:rsidR="004D3836">
        <w:rPr>
          <w:lang w:val="en-US"/>
        </w:rPr>
        <w:t>during</w:t>
      </w:r>
      <w:r w:rsidR="00593A36" w:rsidRPr="0030598F">
        <w:rPr>
          <w:lang w:val="en-US"/>
        </w:rPr>
        <w:t xml:space="preserve"> his task</w:t>
      </w:r>
      <w:r>
        <w:rPr>
          <w:lang w:val="en-US"/>
        </w:rPr>
        <w:t>.</w:t>
      </w:r>
      <w:r w:rsidR="00AE699C">
        <w:rPr>
          <w:lang w:val="en-US"/>
        </w:rPr>
        <w:t xml:space="preserve"> These details are illustrated </w:t>
      </w:r>
      <w:r w:rsidR="006D3406">
        <w:rPr>
          <w:lang w:val="en-US"/>
        </w:rPr>
        <w:t xml:space="preserve">in </w:t>
      </w:r>
      <w:r w:rsidR="006C4C2C">
        <w:rPr>
          <w:lang w:val="en-US"/>
        </w:rPr>
        <w:fldChar w:fldCharType="begin"/>
      </w:r>
      <w:r w:rsidR="00AE699C">
        <w:rPr>
          <w:lang w:val="en-US"/>
        </w:rPr>
        <w:instrText xml:space="preserve"> REF _Ref341884729 \h </w:instrText>
      </w:r>
      <w:r w:rsidR="006C4C2C">
        <w:rPr>
          <w:lang w:val="en-US"/>
        </w:rPr>
      </w:r>
      <w:r w:rsidR="006C4C2C">
        <w:rPr>
          <w:lang w:val="en-US"/>
        </w:rPr>
        <w:fldChar w:fldCharType="separate"/>
      </w:r>
      <w:r w:rsidR="00F32886" w:rsidRPr="00B97EAB">
        <w:rPr>
          <w:szCs w:val="24"/>
        </w:rPr>
        <w:t xml:space="preserve">Figure </w:t>
      </w:r>
      <w:r w:rsidR="00F32886">
        <w:rPr>
          <w:noProof/>
          <w:szCs w:val="24"/>
        </w:rPr>
        <w:t>3</w:t>
      </w:r>
      <w:r w:rsidR="006C4C2C">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r w:rsidR="00D46AAC">
        <w:rPr>
          <w:lang w:val="en-US"/>
        </w:rPr>
        <w:t xml:space="preserve">such as the </w:t>
      </w:r>
      <w:r w:rsidR="00593A36" w:rsidRPr="0030598F">
        <w:rPr>
          <w:lang w:val="en-US"/>
        </w:rPr>
        <w:t>use</w:t>
      </w:r>
      <w:r w:rsidR="00D46AAC">
        <w:rPr>
          <w:lang w:val="en-US"/>
        </w:rPr>
        <w:t xml:space="preserve"> of</w:t>
      </w:r>
      <w:r w:rsidR="00D46AAC" w:rsidRPr="0030598F">
        <w:rPr>
          <w:lang w:val="en-US"/>
        </w:rPr>
        <w:t xml:space="preserve"> </w:t>
      </w:r>
      <w:r w:rsidR="00593A36" w:rsidRPr="0030598F">
        <w:rPr>
          <w:lang w:val="en-US"/>
        </w:rPr>
        <w:t>an artifact</w:t>
      </w:r>
      <w:r>
        <w:rPr>
          <w:lang w:val="en-US"/>
        </w:rPr>
        <w:t xml:space="preserve"> (prototypes or test cases</w:t>
      </w:r>
      <w:r w:rsidR="00D46AAC">
        <w:rPr>
          <w:lang w:val="en-US"/>
        </w:rPr>
        <w:t>, for example</w:t>
      </w:r>
      <w:r>
        <w:rPr>
          <w:lang w:val="en-US"/>
        </w:rPr>
        <w:t>)</w:t>
      </w:r>
      <w:r w:rsidR="00593A36" w:rsidRPr="0030598F">
        <w:rPr>
          <w:lang w:val="en-US"/>
        </w:rPr>
        <w:t>,</w:t>
      </w:r>
      <w:r w:rsidR="004D3836">
        <w:rPr>
          <w:lang w:val="en-US"/>
        </w:rPr>
        <w:t xml:space="preserve"> then</w:t>
      </w:r>
      <w:r w:rsidR="00593A36" w:rsidRPr="0030598F">
        <w:rPr>
          <w:lang w:val="en-US"/>
        </w:rPr>
        <w:t xml:space="preserve"> </w:t>
      </w:r>
      <w:r w:rsidR="004D3836">
        <w:rPr>
          <w:lang w:val="en-US"/>
        </w:rPr>
        <w:t xml:space="preserve">SDM stores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w:t>
      </w:r>
      <w:r w:rsidR="00893831">
        <w:rPr>
          <w:lang w:val="en-US"/>
        </w:rPr>
        <w:t xml:space="preserve">collected </w:t>
      </w:r>
      <w:r w:rsidR="00536567">
        <w:rPr>
          <w:lang w:val="en-US"/>
        </w:rPr>
        <w:t xml:space="preserve">information 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xml:space="preserve">, his </w:t>
      </w:r>
      <w:r w:rsidR="004D3836">
        <w:rPr>
          <w:lang w:val="en-US"/>
        </w:rPr>
        <w:t xml:space="preserve">current </w:t>
      </w:r>
      <w:r w:rsidR="00593A36" w:rsidRPr="0030598F">
        <w:rPr>
          <w:lang w:val="en-US"/>
        </w:rPr>
        <w:t>level</w:t>
      </w:r>
      <w:r w:rsidR="004D3836">
        <w:rPr>
          <w:lang w:val="en-US"/>
        </w:rPr>
        <w:t xml:space="preserve"> (and experience points)</w:t>
      </w:r>
      <w:r w:rsidR="00593A36" w:rsidRPr="0030598F">
        <w:rPr>
          <w:lang w:val="en-US"/>
        </w:rPr>
        <w:t xml:space="preserve">, </w:t>
      </w:r>
      <w:r w:rsidR="004D3836">
        <w:rPr>
          <w:lang w:val="en-US"/>
        </w:rPr>
        <w:t>traits</w:t>
      </w:r>
      <w:r w:rsidR="00593A36" w:rsidRPr="0030598F">
        <w:rPr>
          <w:lang w:val="en-US"/>
        </w:rPr>
        <w:t>,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w:t>
      </w:r>
      <w:r w:rsidR="00A757A0">
        <w:rPr>
          <w:lang w:val="en-US"/>
        </w:rPr>
        <w:t xml:space="preserve">used </w:t>
      </w:r>
      <w:r w:rsidR="00C721BB">
        <w:rPr>
          <w:lang w:val="en-US"/>
        </w:rPr>
        <w:t>by analysts; Test Cases</w:t>
      </w:r>
      <w:r w:rsidR="00593A36" w:rsidRPr="0030598F">
        <w:rPr>
          <w:lang w:val="en-US"/>
        </w:rPr>
        <w:t xml:space="preserve"> produced by analysts, architects, and programmers and </w:t>
      </w:r>
      <w:r w:rsidR="00A757A0">
        <w:rPr>
          <w:lang w:val="en-US"/>
        </w:rPr>
        <w:t>used</w:t>
      </w:r>
      <w:r w:rsidR="00A757A0" w:rsidRPr="0030598F">
        <w:rPr>
          <w:lang w:val="en-US"/>
        </w:rPr>
        <w:t xml:space="preserve"> </w:t>
      </w:r>
      <w:r w:rsidR="00593A36" w:rsidRPr="0030598F">
        <w:rPr>
          <w:lang w:val="en-US"/>
        </w:rPr>
        <w:t xml:space="preserve">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w:t>
      </w:r>
      <w:r w:rsidR="00A757A0">
        <w:rPr>
          <w:lang w:val="en-US"/>
        </w:rPr>
        <w:t>,</w:t>
      </w:r>
      <w:r w:rsidR="00F20B6D">
        <w:rPr>
          <w:lang w:val="en-US"/>
        </w:rPr>
        <w:t xml:space="preserve"> only the day they were created and their names are stored, since actions contain the information of when they were used.</w:t>
      </w:r>
      <w:r w:rsidR="00BE252F">
        <w:rPr>
          <w:lang w:val="en-US"/>
        </w:rPr>
        <w:t xml:space="preserve"> </w:t>
      </w:r>
      <w:r w:rsidR="006C4C2C" w:rsidRPr="0030598F">
        <w:rPr>
          <w:lang w:val="en-US"/>
        </w:rPr>
        <w:fldChar w:fldCharType="begin"/>
      </w:r>
      <w:r w:rsidR="00BE252F" w:rsidRPr="0030598F">
        <w:rPr>
          <w:lang w:val="en-US"/>
        </w:rPr>
        <w:instrText xml:space="preserve"> REF _Ref341884729 \h </w:instrText>
      </w:r>
      <w:r w:rsidR="006C4C2C" w:rsidRPr="0030598F">
        <w:rPr>
          <w:lang w:val="en-US"/>
        </w:rPr>
      </w:r>
      <w:r w:rsidR="006C4C2C" w:rsidRPr="0030598F">
        <w:rPr>
          <w:lang w:val="en-US"/>
        </w:rPr>
        <w:fldChar w:fldCharType="separate"/>
      </w:r>
      <w:r w:rsidR="00F32886" w:rsidRPr="00F32886">
        <w:rPr>
          <w:szCs w:val="24"/>
          <w:lang w:val="en-US"/>
        </w:rPr>
        <w:t xml:space="preserve">Figure </w:t>
      </w:r>
      <w:r w:rsidR="00F32886" w:rsidRPr="00F32886">
        <w:rPr>
          <w:noProof/>
          <w:szCs w:val="24"/>
          <w:lang w:val="en-US"/>
        </w:rPr>
        <w:t>3</w:t>
      </w:r>
      <w:r w:rsidR="006C4C2C" w:rsidRPr="0030598F">
        <w:rPr>
          <w:lang w:val="en-US"/>
        </w:rPr>
        <w:fldChar w:fldCharType="end"/>
      </w:r>
      <w:r w:rsidR="00BE252F" w:rsidRPr="0030598F">
        <w:rPr>
          <w:lang w:val="en-US"/>
        </w:rPr>
        <w:t xml:space="preserve"> illustrates the </w:t>
      </w:r>
      <w:r w:rsidR="00BE252F">
        <w:rPr>
          <w:lang w:val="en-US"/>
        </w:rPr>
        <w:t xml:space="preserve">information collected in SDM </w:t>
      </w:r>
      <w:r w:rsidR="00AE699C">
        <w:rPr>
          <w:lang w:val="en-US"/>
        </w:rPr>
        <w:t xml:space="preserve">for a Project vertex </w:t>
      </w:r>
      <w:r w:rsidR="00AE699C">
        <w:rPr>
          <w:lang w:val="en-US"/>
        </w:rPr>
        <w:lastRenderedPageBreak/>
        <w:t>(</w:t>
      </w:r>
      <w:r w:rsidR="00AE699C" w:rsidRPr="00AE699C">
        <w:rPr>
          <w:i/>
          <w:lang w:val="en-US"/>
        </w:rPr>
        <w:t>Entity</w:t>
      </w:r>
      <w:r w:rsidR="00AE699C">
        <w:rPr>
          <w:lang w:val="en-US"/>
        </w:rPr>
        <w:t>), Agent vertex (</w:t>
      </w:r>
      <w:r w:rsidR="00AE699C" w:rsidRPr="00AE699C">
        <w:rPr>
          <w:i/>
          <w:lang w:val="en-US"/>
        </w:rPr>
        <w:t>Agent</w:t>
      </w:r>
      <w:r w:rsidR="00AE699C">
        <w:rPr>
          <w:lang w:val="en-US"/>
        </w:rPr>
        <w:t>), and a Process vertex (</w:t>
      </w:r>
      <w:r w:rsidR="00AE699C" w:rsidRPr="00AE699C">
        <w:rPr>
          <w:i/>
          <w:lang w:val="en-US"/>
        </w:rPr>
        <w:t>Activity</w:t>
      </w:r>
      <w:r w:rsidR="00AE699C">
        <w:rPr>
          <w:lang w:val="en-US"/>
        </w:rPr>
        <w:t xml:space="preserve">), </w:t>
      </w:r>
      <w:r w:rsidR="00BE252F">
        <w:rPr>
          <w:lang w:val="en-US"/>
        </w:rPr>
        <w:t>and</w:t>
      </w:r>
      <w:r w:rsidR="00BE252F" w:rsidRPr="0030598F">
        <w:rPr>
          <w:lang w:val="en-US"/>
        </w:rPr>
        <w:t xml:space="preserve"> shown in </w:t>
      </w:r>
      <w:proofErr w:type="spellStart"/>
      <w:r w:rsidR="00BE252F" w:rsidRPr="006142FA">
        <w:rPr>
          <w:i/>
          <w:lang w:val="en-US"/>
        </w:rPr>
        <w:t>Pro</w:t>
      </w:r>
      <w:r w:rsidR="006142FA" w:rsidRPr="006142FA">
        <w:rPr>
          <w:i/>
          <w:lang w:val="en-US"/>
        </w:rPr>
        <w:t>v</w:t>
      </w:r>
      <w:proofErr w:type="spellEnd"/>
      <w:r w:rsidR="00BE252F" w:rsidRPr="006142FA">
        <w:rPr>
          <w:i/>
          <w:lang w:val="en-US"/>
        </w:rPr>
        <w:t xml:space="preserve"> Viewer</w:t>
      </w:r>
      <w:r w:rsidR="00BE252F" w:rsidRPr="0030598F">
        <w:rPr>
          <w:lang w:val="en-US"/>
        </w:rPr>
        <w:t xml:space="preserve"> according to the </w:t>
      </w:r>
      <w:r w:rsidR="00BE252F">
        <w:rPr>
          <w:lang w:val="en-US"/>
        </w:rPr>
        <w:t>vertex</w:t>
      </w:r>
      <w:r w:rsidR="00BE252F" w:rsidRPr="0030598F">
        <w:rPr>
          <w:lang w:val="en-US"/>
        </w:rPr>
        <w:t>’s type.</w:t>
      </w:r>
    </w:p>
    <w:p w:rsidR="00B97EAB" w:rsidRDefault="00B761E7" w:rsidP="00B97EAB">
      <w:pPr>
        <w:keepNext/>
        <w:jc w:val="center"/>
      </w:pPr>
      <w:bookmarkStart w:id="7" w:name="_Toc354161742"/>
      <w:r>
        <w:rPr>
          <w:noProof/>
          <w:lang w:val="en-US"/>
        </w:rPr>
        <w:drawing>
          <wp:inline distT="0" distB="0" distL="0" distR="0">
            <wp:extent cx="4676775" cy="37052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Cs w:val="24"/>
        </w:rPr>
      </w:pPr>
      <w:bookmarkStart w:id="8" w:name="_Ref341884729"/>
      <w:commentRangeStart w:id="9"/>
      <w:r w:rsidRPr="00B97EAB">
        <w:rPr>
          <w:szCs w:val="24"/>
        </w:rPr>
        <w:t xml:space="preserve">Figure </w:t>
      </w:r>
      <w:commentRangeEnd w:id="9"/>
      <w:r w:rsidR="008A36FF">
        <w:rPr>
          <w:rStyle w:val="CommentReference"/>
          <w:rFonts w:cstheme="minorBidi"/>
          <w:b w:val="0"/>
          <w:bCs w:val="0"/>
          <w:lang w:val="pt-BR"/>
        </w:rPr>
        <w:commentReference w:id="9"/>
      </w:r>
      <w:r w:rsidR="006C4C2C" w:rsidRPr="00B97EAB">
        <w:rPr>
          <w:szCs w:val="24"/>
        </w:rPr>
        <w:fldChar w:fldCharType="begin"/>
      </w:r>
      <w:r w:rsidRPr="00B97EAB">
        <w:rPr>
          <w:szCs w:val="24"/>
        </w:rPr>
        <w:instrText xml:space="preserve"> SEQ Figure \* ARABIC </w:instrText>
      </w:r>
      <w:r w:rsidR="006C4C2C" w:rsidRPr="00B97EAB">
        <w:rPr>
          <w:szCs w:val="24"/>
        </w:rPr>
        <w:fldChar w:fldCharType="separate"/>
      </w:r>
      <w:r w:rsidR="00F32886">
        <w:rPr>
          <w:noProof/>
          <w:szCs w:val="24"/>
        </w:rPr>
        <w:t>3</w:t>
      </w:r>
      <w:r w:rsidR="006C4C2C" w:rsidRPr="00B97EAB">
        <w:rPr>
          <w:szCs w:val="24"/>
        </w:rPr>
        <w:fldChar w:fldCharType="end"/>
      </w:r>
      <w:bookmarkEnd w:id="8"/>
      <w:r w:rsidRPr="00B97EAB">
        <w:rPr>
          <w:szCs w:val="24"/>
        </w:rPr>
        <w:t xml:space="preserve">: Information data </w:t>
      </w:r>
      <w:r w:rsidR="00615477">
        <w:rPr>
          <w:szCs w:val="24"/>
        </w:rPr>
        <w:t>extracted and visible at</w:t>
      </w:r>
      <w:r w:rsidRPr="00B97EAB">
        <w:rPr>
          <w:szCs w:val="24"/>
        </w:rPr>
        <w:t xml:space="preserve"> the provenance graph.</w:t>
      </w:r>
      <w:r w:rsidR="00DE2C36">
        <w:rPr>
          <w:szCs w:val="24"/>
        </w:rPr>
        <w:t xml:space="preserve"> </w:t>
      </w:r>
      <w:proofErr w:type="gramStart"/>
      <w:r w:rsidRPr="00B97EAB">
        <w:rPr>
          <w:szCs w:val="24"/>
        </w:rPr>
        <w:t>The</w:t>
      </w:r>
      <w:r w:rsidR="00BD1399">
        <w:rPr>
          <w:szCs w:val="24"/>
        </w:rPr>
        <w:t xml:space="preserve"> </w:t>
      </w:r>
      <w:r w:rsidR="00BD1399">
        <w:rPr>
          <w:i/>
          <w:szCs w:val="24"/>
        </w:rPr>
        <w:t>entity</w:t>
      </w:r>
      <w:r w:rsidR="00BD1399" w:rsidRPr="00B97EAB">
        <w:rPr>
          <w:szCs w:val="24"/>
        </w:rPr>
        <w:t xml:space="preserve"> </w:t>
      </w:r>
      <w:r w:rsidR="00BD1399">
        <w:rPr>
          <w:szCs w:val="24"/>
        </w:rPr>
        <w:t>vertex representation for the</w:t>
      </w:r>
      <w:r w:rsidRPr="00B97EAB">
        <w:rPr>
          <w:szCs w:val="24"/>
        </w:rPr>
        <w:t xml:space="preserve"> project’s data (a), </w:t>
      </w:r>
      <w:r w:rsidR="00BD1399">
        <w:rPr>
          <w:szCs w:val="24"/>
        </w:rPr>
        <w:t xml:space="preserve">the </w:t>
      </w:r>
      <w:r w:rsidRPr="00B97EAB">
        <w:rPr>
          <w:szCs w:val="24"/>
        </w:rPr>
        <w:t xml:space="preserve">employee’s </w:t>
      </w:r>
      <w:r w:rsidRPr="00B97EAB">
        <w:rPr>
          <w:i/>
          <w:szCs w:val="24"/>
        </w:rPr>
        <w:t>agent</w:t>
      </w:r>
      <w:r w:rsidRPr="00B97EAB">
        <w:rPr>
          <w:szCs w:val="24"/>
        </w:rPr>
        <w:t xml:space="preserve"> </w:t>
      </w:r>
      <w:r w:rsidR="00BD1399">
        <w:rPr>
          <w:szCs w:val="24"/>
        </w:rPr>
        <w:t>vertex</w:t>
      </w:r>
      <w:r w:rsidRPr="00B97EAB">
        <w:rPr>
          <w:szCs w:val="24"/>
        </w:rPr>
        <w:t xml:space="preserve"> data (b), </w:t>
      </w:r>
      <w:r w:rsidR="00BD1399">
        <w:rPr>
          <w:szCs w:val="24"/>
        </w:rPr>
        <w:t xml:space="preserve">and the </w:t>
      </w:r>
      <w:r w:rsidRPr="00B97EAB">
        <w:rPr>
          <w:szCs w:val="24"/>
        </w:rPr>
        <w:t xml:space="preserve">action’s </w:t>
      </w:r>
      <w:r w:rsidR="00BD1399">
        <w:rPr>
          <w:i/>
          <w:szCs w:val="24"/>
        </w:rPr>
        <w:t>activity</w:t>
      </w:r>
      <w:r w:rsidRPr="00B97EAB">
        <w:rPr>
          <w:szCs w:val="24"/>
        </w:rPr>
        <w:t xml:space="preserve"> </w:t>
      </w:r>
      <w:r w:rsidR="00BD1399">
        <w:rPr>
          <w:szCs w:val="24"/>
        </w:rPr>
        <w:t>vertex</w:t>
      </w:r>
      <w:r w:rsidRPr="00B97EAB">
        <w:rPr>
          <w:szCs w:val="24"/>
        </w:rPr>
        <w:t xml:space="preserve"> data (c</w:t>
      </w:r>
      <w:r w:rsidR="00BD1399">
        <w:rPr>
          <w:szCs w:val="24"/>
        </w:rPr>
        <w:t>)</w:t>
      </w:r>
      <w:r w:rsidRPr="00B97EAB">
        <w:rPr>
          <w:szCs w:val="24"/>
        </w:rPr>
        <w:t>.</w:t>
      </w:r>
      <w:proofErr w:type="gramEnd"/>
    </w:p>
    <w:p w:rsidR="00BE252F" w:rsidRPr="0030598F" w:rsidRDefault="00ED2DCC" w:rsidP="00ED2DCC">
      <w:pPr>
        <w:rPr>
          <w:lang w:val="en-US"/>
        </w:rPr>
      </w:pPr>
      <w:r>
        <w:rPr>
          <w:lang w:val="en-US"/>
        </w:rPr>
        <w:t xml:space="preserve">At the end of a gaming session, the data </w:t>
      </w:r>
      <w:r w:rsidR="00C37CE2">
        <w:rPr>
          <w:lang w:val="en-US"/>
        </w:rPr>
        <w:t xml:space="preserve">collected </w:t>
      </w:r>
      <w:r>
        <w:rPr>
          <w:lang w:val="en-US"/>
        </w:rPr>
        <w:t>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proofErr w:type="spellStart"/>
      <w:r w:rsidR="00354969">
        <w:rPr>
          <w:i/>
          <w:lang w:val="en-US"/>
        </w:rPr>
        <w:t>Prov</w:t>
      </w:r>
      <w:proofErr w:type="spellEnd"/>
      <w:r w:rsidR="00354969">
        <w:rPr>
          <w:i/>
          <w:lang w:val="en-US"/>
        </w:rPr>
        <w:t xml:space="preserve"> Viewer</w:t>
      </w:r>
      <w:r>
        <w:rPr>
          <w:lang w:val="en-US"/>
        </w:rPr>
        <w:t xml:space="preserve">. </w:t>
      </w:r>
      <w:proofErr w:type="spellStart"/>
      <w:r w:rsidR="00354969">
        <w:rPr>
          <w:i/>
          <w:lang w:val="en-US"/>
        </w:rPr>
        <w:t>Prov</w:t>
      </w:r>
      <w:proofErr w:type="spellEnd"/>
      <w:r w:rsidR="00354969">
        <w:rPr>
          <w:i/>
          <w:lang w:val="en-US"/>
        </w:rPr>
        <w:t xml:space="preserve"> Viewer</w:t>
      </w:r>
      <w:r w:rsidR="00F2043D">
        <w:rPr>
          <w:lang w:val="en-US"/>
        </w:rPr>
        <w:t>,</w:t>
      </w:r>
      <w:r>
        <w:rPr>
          <w:lang w:val="en-US"/>
        </w:rPr>
        <w:t xml:space="preserve"> in turn</w:t>
      </w:r>
      <w:r w:rsidR="00F2043D">
        <w:rPr>
          <w:lang w:val="en-US"/>
        </w:rPr>
        <w:t>,</w:t>
      </w:r>
      <w:r>
        <w:rPr>
          <w:lang w:val="en-US"/>
        </w:rPr>
        <w:t xml:space="preserve"> </w:t>
      </w:r>
      <w:r w:rsidR="00E0575E">
        <w:rPr>
          <w:lang w:val="en-US"/>
        </w:rPr>
        <w:t xml:space="preserve">processes </w:t>
      </w:r>
      <w:r>
        <w:rPr>
          <w:lang w:val="en-US"/>
        </w:rPr>
        <w:t>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proofErr w:type="spellStart"/>
      <w:r w:rsidR="00354969">
        <w:rPr>
          <w:i/>
          <w:lang w:val="en-US"/>
        </w:rPr>
        <w:t>Prov</w:t>
      </w:r>
      <w:proofErr w:type="spellEnd"/>
      <w:r w:rsidR="00354969">
        <w:rPr>
          <w:i/>
          <w:lang w:val="en-US"/>
        </w:rPr>
        <w:t xml:space="preserve">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10" w:name="_Ref357095737"/>
      <w:r w:rsidRPr="0030598F">
        <w:rPr>
          <w:rStyle w:val="TabelaChar"/>
          <w:rFonts w:cstheme="majorBidi"/>
          <w:color w:val="auto"/>
          <w:sz w:val="24"/>
          <w:lang w:val="en-US"/>
        </w:rPr>
        <w:t>Guiding Example</w:t>
      </w:r>
      <w:bookmarkEnd w:id="7"/>
      <w:bookmarkEnd w:id="10"/>
    </w:p>
    <w:p w:rsidR="005936DE" w:rsidRDefault="005936DE" w:rsidP="0030598F">
      <w:pPr>
        <w:rPr>
          <w:lang w:val="en-US"/>
        </w:rPr>
      </w:pPr>
      <w:r>
        <w:rPr>
          <w:lang w:val="en-US"/>
        </w:rPr>
        <w:t>In this section, we exemplify a SDM game session, which explores</w:t>
      </w:r>
      <w:commentRangeStart w:id="11"/>
      <w:r>
        <w:rPr>
          <w:lang w:val="en-US"/>
        </w:rPr>
        <w:t>…</w:t>
      </w:r>
      <w:commentRangeEnd w:id="11"/>
      <w:r>
        <w:rPr>
          <w:rStyle w:val="CommentReference"/>
        </w:rPr>
        <w:commentReference w:id="11"/>
      </w:r>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w:t>
      </w:r>
      <w:r w:rsidR="00FB0157">
        <w:rPr>
          <w:lang w:val="en-US"/>
        </w:rPr>
        <w:t>thing</w:t>
      </w:r>
      <w:r>
        <w:rPr>
          <w:lang w:val="en-US"/>
        </w:rPr>
        <w:t xml:space="preserve">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marketing</w:t>
      </w:r>
      <w:r w:rsidR="00775689">
        <w:rPr>
          <w:lang w:val="en-US"/>
        </w:rPr>
        <w:t xml:space="preserve"> (which aids analysts and </w:t>
      </w:r>
      <w:r w:rsidR="00B761E7">
        <w:rPr>
          <w:lang w:val="en-US"/>
        </w:rPr>
        <w:t>provides</w:t>
      </w:r>
      <w:r w:rsidR="00775689">
        <w:rPr>
          <w:lang w:val="en-US"/>
        </w:rPr>
        <w:t xml:space="preserve"> </w:t>
      </w:r>
      <w:r w:rsidR="00B761E7">
        <w:rPr>
          <w:lang w:val="en-US"/>
        </w:rPr>
        <w:t xml:space="preserve">a </w:t>
      </w:r>
      <w:r w:rsidR="00775689">
        <w:rPr>
          <w:lang w:val="en-US"/>
        </w:rPr>
        <w:t>cash</w:t>
      </w:r>
      <w:r w:rsidR="00B761E7">
        <w:rPr>
          <w:lang w:val="en-US"/>
        </w:rPr>
        <w:t xml:space="preserve"> income to the player by making deals</w:t>
      </w:r>
      <w:r w:rsidR="00775689">
        <w:rPr>
          <w:lang w:val="en-US"/>
        </w:rPr>
        <w:t>)</w:t>
      </w:r>
      <w:r>
        <w:rPr>
          <w:lang w:val="en-US"/>
        </w:rPr>
        <w:t>, and</w:t>
      </w:r>
      <w:ins w:id="12" w:author="Leonardo Murta" w:date="2013-05-31T12:33:00Z">
        <w:r w:rsidR="00FF4EF9">
          <w:rPr>
            <w:lang w:val="en-US"/>
          </w:rPr>
          <w:t>,</w:t>
        </w:r>
      </w:ins>
      <w:r>
        <w:rPr>
          <w:lang w:val="en-US"/>
        </w:rPr>
        <w:t xml:space="preserve"> </w:t>
      </w:r>
      <w:r w:rsidR="00775689">
        <w:rPr>
          <w:lang w:val="en-US"/>
        </w:rPr>
        <w:lastRenderedPageBreak/>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w:t>
      </w:r>
      <w:r w:rsidR="004D3836">
        <w:rPr>
          <w:lang w:val="en-US"/>
        </w:rPr>
        <w:t>placed</w:t>
      </w:r>
      <w:r>
        <w:rPr>
          <w:lang w:val="en-US"/>
        </w:rPr>
        <w:t xml:space="preserve"> </w:t>
      </w:r>
      <w:r w:rsidR="004D3836">
        <w:rPr>
          <w:lang w:val="en-US"/>
        </w:rPr>
        <w:t>in</w:t>
      </w:r>
      <w:r>
        <w:rPr>
          <w:lang w:val="en-US"/>
        </w:rPr>
        <w:t xml:space="preserve"> training, </w:t>
      </w:r>
      <w:proofErr w:type="spellStart"/>
      <w:r>
        <w:rPr>
          <w:lang w:val="en-US"/>
        </w:rPr>
        <w:t>Marke</w:t>
      </w:r>
      <w:proofErr w:type="spellEnd"/>
      <w:r>
        <w:rPr>
          <w:lang w:val="en-US"/>
        </w:rPr>
        <w:t xml:space="preserve">, an architect, and lastly Daniel, an analyst </w:t>
      </w:r>
      <w:r w:rsidR="00FF4EF9">
        <w:rPr>
          <w:lang w:val="en-US"/>
        </w:rPr>
        <w:t xml:space="preserve">that </w:t>
      </w:r>
      <w:r>
        <w:rPr>
          <w:lang w:val="en-US"/>
        </w:rPr>
        <w:t xml:space="preserve">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 xml:space="preserve">was </w:t>
      </w:r>
      <w:r w:rsidR="00FF4EF9">
        <w:rPr>
          <w:lang w:val="en-US"/>
        </w:rPr>
        <w:t xml:space="preserve">allocated </w:t>
      </w:r>
      <w:r w:rsidR="00775689">
        <w:rPr>
          <w:lang w:val="en-US"/>
        </w:rPr>
        <w:t>to work as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w:t>
      </w:r>
      <w:r w:rsidR="00772B3D">
        <w:rPr>
          <w:lang w:val="en-US"/>
        </w:rPr>
        <w:t xml:space="preserve">financial </w:t>
      </w:r>
      <w:r>
        <w:rPr>
          <w:lang w:val="en-US"/>
        </w:rPr>
        <w:t>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w:t>
      </w:r>
      <w:r w:rsidR="00772B3D">
        <w:rPr>
          <w:lang w:val="en-US"/>
        </w:rPr>
        <w:t>is tired</w:t>
      </w:r>
      <w:r>
        <w:rPr>
          <w:lang w:val="en-US"/>
        </w:rPr>
        <w:t xml:space="preserve"> and later </w:t>
      </w:r>
      <w:r w:rsidR="00772B3D">
        <w:rPr>
          <w:lang w:val="en-US"/>
        </w:rPr>
        <w:t>quits</w:t>
      </w:r>
      <w:r>
        <w:rPr>
          <w:lang w:val="en-US"/>
        </w:rPr>
        <w:t>.</w:t>
      </w:r>
      <w:r w:rsidR="00775689">
        <w:rPr>
          <w:lang w:val="en-US"/>
        </w:rPr>
        <w:t xml:space="preserve"> The game continues with a </w:t>
      </w:r>
      <w:commentRangeStart w:id="13"/>
      <w:r w:rsidR="00775689">
        <w:rPr>
          <w:lang w:val="en-US"/>
        </w:rPr>
        <w:t>few rearrangements in task</w:t>
      </w:r>
      <w:commentRangeEnd w:id="13"/>
      <w:r w:rsidR="00772B3D">
        <w:rPr>
          <w:rStyle w:val="CommentReference"/>
        </w:rPr>
        <w:commentReference w:id="13"/>
      </w:r>
      <w:r w:rsidR="00775689">
        <w:rPr>
          <w:lang w:val="en-US"/>
        </w:rPr>
        <w:t xml:space="preserve">. Later on, Arden and </w:t>
      </w:r>
      <w:proofErr w:type="spellStart"/>
      <w:r w:rsidR="00775689">
        <w:rPr>
          <w:lang w:val="en-US"/>
        </w:rPr>
        <w:t>Marke</w:t>
      </w:r>
      <w:proofErr w:type="spellEnd"/>
      <w:r w:rsidR="00775689">
        <w:rPr>
          <w:lang w:val="en-US"/>
        </w:rPr>
        <w:t xml:space="preserve"> </w:t>
      </w:r>
      <w:r w:rsidR="00B761E7">
        <w:rPr>
          <w:lang w:val="en-US"/>
        </w:rPr>
        <w:t>resigned</w:t>
      </w:r>
      <w:r w:rsidR="00775689">
        <w:rPr>
          <w:lang w:val="en-US"/>
        </w:rPr>
        <w:t xml:space="preserve"> the staff</w:t>
      </w:r>
      <w:r w:rsidR="00B761E7">
        <w:rPr>
          <w:lang w:val="en-US"/>
        </w:rPr>
        <w:t xml:space="preserve"> due to lack of payments</w:t>
      </w:r>
      <w:r w:rsidR="00FB0157">
        <w:rPr>
          <w:lang w:val="en-US"/>
        </w:rPr>
        <w:t xml:space="preserve"> </w:t>
      </w:r>
      <w:r w:rsidR="00B761E7">
        <w:rPr>
          <w:lang w:val="en-US"/>
        </w:rPr>
        <w:t>since the player was having</w:t>
      </w:r>
      <w:r w:rsidR="00FB0157">
        <w:rPr>
          <w:lang w:val="en-US"/>
        </w:rPr>
        <w:t xml:space="preserve"> </w:t>
      </w:r>
      <w:r w:rsidR="0082031D">
        <w:rPr>
          <w:lang w:val="en-US"/>
        </w:rPr>
        <w:t xml:space="preserve">financial </w:t>
      </w:r>
      <w:r w:rsidR="00FB0157">
        <w:rPr>
          <w:lang w:val="en-US"/>
        </w:rPr>
        <w:t>problems</w:t>
      </w:r>
      <w:r w:rsidR="00775689">
        <w:rPr>
          <w:lang w:val="en-US"/>
        </w:rPr>
        <w:t>. At the start of the next month, and after receiving cash</w:t>
      </w:r>
      <w:r w:rsidR="00FB0157">
        <w:rPr>
          <w:lang w:val="en-US"/>
        </w:rPr>
        <w:t xml:space="preserve"> from </w:t>
      </w:r>
      <w:r w:rsidR="00B761E7">
        <w:rPr>
          <w:lang w:val="en-US"/>
        </w:rPr>
        <w:t xml:space="preserve">achieving a milestone from </w:t>
      </w:r>
      <w:r w:rsidR="00FB0157">
        <w:rPr>
          <w:lang w:val="en-US"/>
        </w:rPr>
        <w:t>the contract with the client</w:t>
      </w:r>
      <w:r w:rsidR="00775689">
        <w:rPr>
          <w:lang w:val="en-US"/>
        </w:rPr>
        <w:t>,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w:t>
      </w:r>
      <w:r w:rsidR="003F5095">
        <w:rPr>
          <w:lang w:val="en-US"/>
        </w:rPr>
        <w:t xml:space="preserve">extra </w:t>
      </w:r>
      <w:r w:rsidR="00775689">
        <w:rPr>
          <w:lang w:val="en-US"/>
        </w:rPr>
        <w:t xml:space="preserve">week, since </w:t>
      </w:r>
      <w:r w:rsidR="004D3836">
        <w:rPr>
          <w:lang w:val="en-US"/>
        </w:rPr>
        <w:t>the deadline</w:t>
      </w:r>
      <w:r w:rsidR="00775689">
        <w:rPr>
          <w:lang w:val="en-US"/>
        </w:rPr>
        <w:t xml:space="preserve"> was end</w:t>
      </w:r>
      <w:r w:rsidR="004D3836">
        <w:rPr>
          <w:lang w:val="en-US"/>
        </w:rPr>
        <w:t>ing</w:t>
      </w:r>
      <w:r w:rsidR="00775689">
        <w:rPr>
          <w:lang w:val="en-US"/>
        </w:rPr>
        <w:t xml:space="preserve">. Because of the deadline extension, the staff manages to complete the software in time, </w:t>
      </w:r>
      <w:commentRangeStart w:id="14"/>
      <w:r w:rsidR="00775689">
        <w:rPr>
          <w:lang w:val="en-US"/>
        </w:rPr>
        <w:t xml:space="preserve">delivering </w:t>
      </w:r>
      <w:r w:rsidR="00FB0157">
        <w:rPr>
          <w:lang w:val="en-US"/>
        </w:rPr>
        <w:t>the software</w:t>
      </w:r>
      <w:r w:rsidR="00775689">
        <w:rPr>
          <w:lang w:val="en-US"/>
        </w:rPr>
        <w:t xml:space="preserve"> to the client</w:t>
      </w:r>
      <w:commentRangeEnd w:id="14"/>
      <w:r w:rsidR="00B44C88">
        <w:rPr>
          <w:rStyle w:val="CommentReference"/>
        </w:rPr>
        <w:commentReference w:id="14"/>
      </w:r>
      <w:r w:rsidR="00775689">
        <w:rPr>
          <w:lang w:val="en-US"/>
        </w:rPr>
        <w:t>.</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w:t>
      </w:r>
      <w:r w:rsidR="003C79B6">
        <w:rPr>
          <w:lang w:val="en-US"/>
        </w:rPr>
        <w:t xml:space="preserve">in </w:t>
      </w:r>
      <w:r>
        <w:rPr>
          <w:lang w:val="en-US"/>
        </w:rPr>
        <w:t>this section</w:t>
      </w:r>
      <w:r w:rsidR="00FB0157">
        <w:rPr>
          <w:lang w:val="en-US"/>
        </w:rPr>
        <w:t xml:space="preserve">, which </w:t>
      </w:r>
      <w:commentRangeStart w:id="15"/>
      <w:r w:rsidR="00FB0157">
        <w:rPr>
          <w:lang w:val="en-US"/>
        </w:rPr>
        <w:t xml:space="preserve">are in </w:t>
      </w:r>
      <w:commentRangeEnd w:id="15"/>
      <w:r w:rsidR="003C79B6">
        <w:rPr>
          <w:rStyle w:val="CommentReference"/>
        </w:rPr>
        <w:commentReference w:id="15"/>
      </w:r>
      <w:r w:rsidR="00905C63">
        <w:rPr>
          <w:lang w:val="en-US"/>
        </w:rPr>
        <w:t xml:space="preserve">the </w:t>
      </w:r>
      <w:commentRangeStart w:id="16"/>
      <w:commentRangeStart w:id="17"/>
      <w:r w:rsidR="00905C63">
        <w:rPr>
          <w:lang w:val="en-US"/>
        </w:rPr>
        <w:t>first w</w:t>
      </w:r>
      <w:r w:rsidR="00FB0157">
        <w:rPr>
          <w:lang w:val="en-US"/>
        </w:rPr>
        <w:t>eeks of the development process</w:t>
      </w:r>
      <w:commentRangeEnd w:id="16"/>
      <w:r w:rsidR="00FB0157">
        <w:rPr>
          <w:rStyle w:val="CommentReference"/>
        </w:rPr>
        <w:commentReference w:id="16"/>
      </w:r>
      <w:commentRangeEnd w:id="17"/>
      <w:r w:rsidR="001854BE">
        <w:rPr>
          <w:rStyle w:val="CommentReference"/>
        </w:rPr>
        <w:commentReference w:id="17"/>
      </w:r>
      <w:r>
        <w:rPr>
          <w:lang w:val="en-US"/>
        </w:rPr>
        <w:t>.</w:t>
      </w:r>
    </w:p>
    <w:p w:rsidR="00F219B4" w:rsidRDefault="00354969" w:rsidP="00F219B4">
      <w:pPr>
        <w:pStyle w:val="Heading2"/>
        <w:rPr>
          <w:lang w:val="en-US"/>
        </w:rPr>
      </w:pPr>
      <w:bookmarkStart w:id="18" w:name="_Ref358656151"/>
      <w:r>
        <w:rPr>
          <w:lang w:val="en-US"/>
        </w:rPr>
        <w:t>Prov Viewer</w:t>
      </w:r>
      <w:bookmarkEnd w:id="18"/>
    </w:p>
    <w:p w:rsidR="00D65D8E" w:rsidRDefault="00D34E3C" w:rsidP="0092265B">
      <w:pPr>
        <w:rPr>
          <w:lang w:val="en-US"/>
        </w:rPr>
      </w:pPr>
      <w:r>
        <w:rPr>
          <w:lang w:val="en-US"/>
        </w:rPr>
        <w:t>The</w:t>
      </w:r>
      <w:r w:rsidR="00D65D8E">
        <w:rPr>
          <w:lang w:val="en-US"/>
        </w:rPr>
        <w:t xml:space="preserve"> </w:t>
      </w:r>
      <w:r w:rsidR="00D11218" w:rsidRPr="00D11218">
        <w:rPr>
          <w:i/>
          <w:lang w:val="en-US"/>
        </w:rPr>
        <w:t>game flow log</w:t>
      </w:r>
      <w:r w:rsidR="00D65D8E">
        <w:rPr>
          <w:lang w:val="en-US"/>
        </w:rPr>
        <w:t xml:space="preserve"> is</w:t>
      </w:r>
      <w:r>
        <w:rPr>
          <w:lang w:val="en-US"/>
        </w:rPr>
        <w:t xml:space="preserve"> used by </w:t>
      </w:r>
      <w:proofErr w:type="spellStart"/>
      <w:r w:rsidR="00354969">
        <w:rPr>
          <w:i/>
          <w:lang w:val="en-US"/>
        </w:rPr>
        <w:t>Prov</w:t>
      </w:r>
      <w:proofErr w:type="spellEnd"/>
      <w:r w:rsidR="00354969">
        <w:rPr>
          <w:i/>
          <w:lang w:val="en-US"/>
        </w:rPr>
        <w:t xml:space="preserve"> Viewer</w:t>
      </w:r>
      <w:r>
        <w:rPr>
          <w:lang w:val="en-US"/>
        </w:rPr>
        <w:t xml:space="preserve"> to generate a provenance graph corresponding to the game session. In order to do this, </w:t>
      </w:r>
      <w:proofErr w:type="spellStart"/>
      <w:r w:rsidR="00354969">
        <w:rPr>
          <w:i/>
          <w:lang w:val="en-US"/>
        </w:rPr>
        <w:t>Prov</w:t>
      </w:r>
      <w:proofErr w:type="spellEnd"/>
      <w:r w:rsidR="00354969">
        <w:rPr>
          <w:i/>
          <w:lang w:val="en-US"/>
        </w:rPr>
        <w:t xml:space="preserve"> Viewer</w:t>
      </w:r>
      <w:r>
        <w:rPr>
          <w:lang w:val="en-US"/>
        </w:rPr>
        <w:t xml:space="preserve"> </w:t>
      </w:r>
      <w:r w:rsidR="00C54046">
        <w:rPr>
          <w:lang w:val="en-US"/>
        </w:rPr>
        <w:t xml:space="preserve">processes </w:t>
      </w:r>
      <w:r>
        <w:rPr>
          <w:lang w:val="en-US"/>
        </w:rPr>
        <w:t xml:space="preserve">the information and </w:t>
      </w:r>
      <w:r w:rsidR="007130B6">
        <w:rPr>
          <w:lang w:val="en-US"/>
        </w:rPr>
        <w:t>interprets</w:t>
      </w:r>
      <w:r>
        <w:rPr>
          <w:lang w:val="en-US"/>
        </w:rPr>
        <w:t xml:space="preserve"> it to generate the vertices and edges of the graph</w:t>
      </w:r>
      <w:r w:rsidR="0057257B">
        <w:rPr>
          <w:lang w:val="en-US"/>
        </w:rPr>
        <w:t xml:space="preserve">, as illustrated by </w:t>
      </w:r>
      <w:r w:rsidR="006C4C2C">
        <w:rPr>
          <w:lang w:val="en-US"/>
        </w:rPr>
        <w:fldChar w:fldCharType="begin"/>
      </w:r>
      <w:r w:rsidR="0057257B">
        <w:rPr>
          <w:lang w:val="en-US"/>
        </w:rPr>
        <w:instrText xml:space="preserve"> REF _Ref357001089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4</w:t>
      </w:r>
      <w:r w:rsidR="006C4C2C">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rsidR="00B24606" w:rsidRDefault="00D34E3C" w:rsidP="00B24606">
      <w:pPr>
        <w:rPr>
          <w:lang w:val="en-US"/>
        </w:rPr>
      </w:pPr>
      <w:r>
        <w:rPr>
          <w:lang w:val="en-US"/>
        </w:rPr>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w:t>
      </w:r>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proofErr w:type="spellStart"/>
      <w:r w:rsidR="00354969">
        <w:rPr>
          <w:i/>
          <w:lang w:val="en-US"/>
        </w:rPr>
        <w:t>Prov</w:t>
      </w:r>
      <w:proofErr w:type="spellEnd"/>
      <w:r w:rsidR="00354969">
        <w:rPr>
          <w:i/>
          <w:lang w:val="en-US"/>
        </w:rPr>
        <w:t xml:space="preserve">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proofErr w:type="spellStart"/>
      <w:r w:rsidR="00354969">
        <w:rPr>
          <w:i/>
          <w:lang w:val="en-US"/>
        </w:rPr>
        <w:t>Prov</w:t>
      </w:r>
      <w:proofErr w:type="spellEnd"/>
      <w:r w:rsidR="00354969">
        <w:rPr>
          <w:i/>
          <w:lang w:val="en-US"/>
        </w:rPr>
        <w:t xml:space="preserve">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 xml:space="preserve">If the </w:t>
      </w:r>
      <w:r w:rsidR="00A80994">
        <w:rPr>
          <w:lang w:val="en-US"/>
        </w:rPr>
        <w:lastRenderedPageBreak/>
        <w:t>vertex was previously processed</w:t>
      </w:r>
      <w:r w:rsidR="00FF13F9">
        <w:rPr>
          <w:lang w:val="en-US"/>
        </w:rPr>
        <w:t>,</w:t>
      </w:r>
      <w:r w:rsidR="00A80994">
        <w:rPr>
          <w:lang w:val="en-US"/>
        </w:rPr>
        <w:t xml:space="preserve"> then</w:t>
      </w:r>
      <w:r w:rsidR="00FF13F9">
        <w:rPr>
          <w:lang w:val="en-US"/>
        </w:rPr>
        <w:t xml:space="preserve"> </w:t>
      </w:r>
      <w:proofErr w:type="spellStart"/>
      <w:r w:rsidR="00354969">
        <w:rPr>
          <w:i/>
          <w:lang w:val="en-US"/>
        </w:rPr>
        <w:t>Prov</w:t>
      </w:r>
      <w:proofErr w:type="spellEnd"/>
      <w:r w:rsidR="00354969">
        <w:rPr>
          <w:i/>
          <w:lang w:val="en-US"/>
        </w:rPr>
        <w:t xml:space="preserve"> Viewer</w:t>
      </w:r>
      <w:r w:rsidR="00FF13F9">
        <w:rPr>
          <w:lang w:val="en-US"/>
        </w:rPr>
        <w:t xml:space="preserve"> use</w:t>
      </w:r>
      <w:r w:rsidR="00760C7B">
        <w:rPr>
          <w:lang w:val="en-US"/>
        </w:rPr>
        <w:t>s</w:t>
      </w:r>
      <w:r w:rsidR="00FF13F9">
        <w:rPr>
          <w:lang w:val="en-US"/>
        </w:rPr>
        <w:t xml:space="preserv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w:t>
      </w:r>
      <w:r w:rsidR="00760C7B">
        <w:rPr>
          <w:lang w:val="en-US"/>
        </w:rPr>
        <w:t>,</w:t>
      </w:r>
      <w:r w:rsidR="00FF13F9">
        <w:rPr>
          <w:lang w:val="en-US"/>
        </w:rPr>
        <w:t xml:space="preserve"> it create</w:t>
      </w:r>
      <w:r w:rsidR="00760C7B">
        <w:rPr>
          <w:lang w:val="en-US"/>
        </w:rPr>
        <w:t>s</w:t>
      </w:r>
      <w:r w:rsidR="00FF13F9">
        <w:rPr>
          <w:lang w:val="en-US"/>
        </w:rPr>
        <w:t xml:space="preserve"> the vertex. This avoids duplicates</w:t>
      </w:r>
      <w:r w:rsidR="00D65D8E">
        <w:rPr>
          <w:lang w:val="en-US"/>
        </w:rPr>
        <w:t xml:space="preserve"> in this step</w:t>
      </w:r>
      <w:r w:rsidR="00FF13F9">
        <w:rPr>
          <w:lang w:val="en-US"/>
        </w:rPr>
        <w:t xml:space="preserve">, since a single vertex can appear multiple times in the </w:t>
      </w:r>
      <w:r w:rsidR="009A48A9" w:rsidRPr="009A48A9">
        <w:rPr>
          <w:i/>
          <w:lang w:val="en-US"/>
        </w:rPr>
        <w:t>game flow log</w:t>
      </w:r>
      <w:r w:rsidR="00760C7B">
        <w:rPr>
          <w:lang w:val="en-US"/>
        </w:rPr>
        <w:t xml:space="preserve"> </w:t>
      </w:r>
      <w:r w:rsidR="00FF13F9">
        <w:rPr>
          <w:lang w:val="en-US"/>
        </w:rPr>
        <w:t>due to the nature</w:t>
      </w:r>
      <w:r w:rsidR="00EE1792">
        <w:rPr>
          <w:lang w:val="en-US"/>
        </w:rPr>
        <w:t xml:space="preserve"> of how the </w:t>
      </w:r>
      <w:r w:rsidR="00760C7B">
        <w:rPr>
          <w:i/>
          <w:lang w:val="en-US"/>
        </w:rPr>
        <w:t>log</w:t>
      </w:r>
      <w:r w:rsidR="00760C7B">
        <w:rPr>
          <w:lang w:val="en-US"/>
        </w:rPr>
        <w:t xml:space="preserve"> </w:t>
      </w:r>
      <w:r w:rsidR="00EE1792">
        <w:rPr>
          <w:lang w:val="en-US"/>
        </w:rPr>
        <w:t xml:space="preserve">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r w:rsidR="00B40A33">
        <w:rPr>
          <w:lang w:val="en-US"/>
        </w:rPr>
        <w:t>Thus</w:t>
      </w:r>
      <w:r w:rsidR="0057257B">
        <w:rPr>
          <w:lang w:val="en-US"/>
        </w:rPr>
        <w:t>, the vertex</w:t>
      </w:r>
      <w:r w:rsidR="00B40A33" w:rsidRPr="00B40A33">
        <w:rPr>
          <w:lang w:val="en-US"/>
        </w:rPr>
        <w:t xml:space="preserve"> </w:t>
      </w:r>
      <w:r w:rsidR="00B40A33">
        <w:rPr>
          <w:lang w:val="en-US"/>
        </w:rPr>
        <w:t>would appear multiple times in the log if it</w:t>
      </w:r>
      <w:r w:rsidR="0057257B">
        <w:rPr>
          <w:lang w:val="en-US"/>
        </w:rPr>
        <w:t xml:space="preserve"> had multiple edges connecting it.</w:t>
      </w:r>
    </w:p>
    <w:p w:rsidR="00274424" w:rsidRDefault="00B40A33" w:rsidP="00274424">
      <w:pPr>
        <w:keepNext/>
        <w:framePr w:hSpace="187" w:wrap="around" w:hAnchor="text" w:yAlign="top"/>
        <w:ind w:firstLine="0"/>
      </w:pPr>
      <w:r>
        <w:rPr>
          <w:noProof/>
          <w:lang w:val="en-US"/>
        </w:rPr>
        <w:drawing>
          <wp:inline distT="0" distB="0" distL="0" distR="0">
            <wp:extent cx="5943600" cy="23907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Cs w:val="24"/>
        </w:rPr>
      </w:pPr>
      <w:bookmarkStart w:id="19" w:name="_Ref357001089"/>
      <w:r w:rsidRPr="00E46CD2">
        <w:rPr>
          <w:szCs w:val="24"/>
        </w:rPr>
        <w:t xml:space="preserve">Figure </w:t>
      </w:r>
      <w:r w:rsidR="006C4C2C" w:rsidRPr="00E46CD2">
        <w:rPr>
          <w:szCs w:val="24"/>
        </w:rPr>
        <w:fldChar w:fldCharType="begin"/>
      </w:r>
      <w:r w:rsidRPr="00E46CD2">
        <w:rPr>
          <w:szCs w:val="24"/>
        </w:rPr>
        <w:instrText xml:space="preserve"> SEQ Figure \* ARABIC </w:instrText>
      </w:r>
      <w:r w:rsidR="006C4C2C" w:rsidRPr="00E46CD2">
        <w:rPr>
          <w:szCs w:val="24"/>
        </w:rPr>
        <w:fldChar w:fldCharType="separate"/>
      </w:r>
      <w:r w:rsidR="00F32886">
        <w:rPr>
          <w:noProof/>
          <w:szCs w:val="24"/>
        </w:rPr>
        <w:t>4</w:t>
      </w:r>
      <w:r w:rsidR="006C4C2C" w:rsidRPr="00E46CD2">
        <w:rPr>
          <w:szCs w:val="24"/>
        </w:rPr>
        <w:fldChar w:fldCharType="end"/>
      </w:r>
      <w:bookmarkEnd w:id="19"/>
      <w:r w:rsidRPr="00E46CD2">
        <w:rPr>
          <w:szCs w:val="24"/>
        </w:rPr>
        <w:t xml:space="preserve">: </w:t>
      </w:r>
      <w:proofErr w:type="spellStart"/>
      <w:r w:rsidR="00354969">
        <w:rPr>
          <w:i/>
          <w:szCs w:val="24"/>
        </w:rPr>
        <w:t>Prov</w:t>
      </w:r>
      <w:proofErr w:type="spellEnd"/>
      <w:r w:rsidR="00354969">
        <w:rPr>
          <w:i/>
          <w:szCs w:val="24"/>
        </w:rPr>
        <w:t xml:space="preserve"> Viewer</w:t>
      </w:r>
      <w:r w:rsidRPr="00E46CD2">
        <w:rPr>
          <w:szCs w:val="24"/>
        </w:rPr>
        <w:t xml:space="preserve"> processing the </w:t>
      </w:r>
      <w:r w:rsidRPr="00E46CD2">
        <w:rPr>
          <w:i/>
          <w:szCs w:val="24"/>
        </w:rPr>
        <w:t>game flow log</w:t>
      </w:r>
      <w:r w:rsidRPr="00E46CD2">
        <w:rPr>
          <w:szCs w:val="24"/>
        </w:rPr>
        <w:t xml:space="preserve"> and generating the graph.</w:t>
      </w:r>
    </w:p>
    <w:p w:rsidR="00A452CD" w:rsidRDefault="00A80994" w:rsidP="00A80994">
      <w:pPr>
        <w:rPr>
          <w:lang w:val="en-US"/>
        </w:rPr>
      </w:pPr>
      <w:r>
        <w:rPr>
          <w:lang w:val="en-US"/>
        </w:rPr>
        <w:t xml:space="preserve">After processing both vertices, </w:t>
      </w:r>
      <w:proofErr w:type="spellStart"/>
      <w:r w:rsidR="00354969">
        <w:rPr>
          <w:i/>
          <w:lang w:val="en-US"/>
        </w:rPr>
        <w:t>Prov</w:t>
      </w:r>
      <w:proofErr w:type="spellEnd"/>
      <w:r w:rsidR="00354969">
        <w:rPr>
          <w:i/>
          <w:lang w:val="en-US"/>
        </w:rPr>
        <w:t xml:space="preserve">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proofErr w:type="spellStart"/>
      <w:r w:rsidR="00354969">
        <w:rPr>
          <w:i/>
          <w:lang w:val="en-US"/>
        </w:rPr>
        <w:t>Prov</w:t>
      </w:r>
      <w:proofErr w:type="spellEnd"/>
      <w:r w:rsidR="00354969">
        <w:rPr>
          <w:i/>
          <w:lang w:val="en-US"/>
        </w:rPr>
        <w:t xml:space="preserve"> Viewer</w:t>
      </w:r>
      <w:r w:rsidR="00EE1792">
        <w:rPr>
          <w:lang w:val="en-US"/>
        </w:rPr>
        <w:t>, an edge contains pointers to the source</w:t>
      </w:r>
      <w:r w:rsidR="00AF4C4F" w:rsidRPr="00AF4C4F">
        <w:rPr>
          <w:lang w:val="en-US"/>
        </w:rPr>
        <w:t xml:space="preserve"> </w:t>
      </w:r>
      <w:r w:rsidR="00AF4C4F">
        <w:rPr>
          <w:lang w:val="en-US"/>
        </w:rPr>
        <w:t>vertex</w:t>
      </w:r>
      <w:r w:rsidR="00EE1792">
        <w:rPr>
          <w:lang w:val="en-US"/>
        </w:rPr>
        <w:t xml:space="preserve">, </w:t>
      </w:r>
      <w:r w:rsidR="00AF4C4F">
        <w:rPr>
          <w:lang w:val="en-US"/>
        </w:rPr>
        <w:t xml:space="preserve">target </w:t>
      </w:r>
      <w:r w:rsidR="00EE1792">
        <w:rPr>
          <w:lang w:val="en-US"/>
        </w:rPr>
        <w:t xml:space="preserve">vertex, and edge’s information (value and type). The source and target are the previously processed </w:t>
      </w:r>
      <w:r w:rsidR="00AF4C4F">
        <w:rPr>
          <w:lang w:val="en-US"/>
        </w:rPr>
        <w:t xml:space="preserve">vertices </w:t>
      </w:r>
      <w:r w:rsidR="00EE1792">
        <w:rPr>
          <w:lang w:val="en-US"/>
        </w:rPr>
        <w:t xml:space="preserve">from the pair. This is done until the entire </w:t>
      </w:r>
      <w:r w:rsidR="005E66A6" w:rsidRPr="005E66A6">
        <w:rPr>
          <w:i/>
          <w:lang w:val="en-US"/>
        </w:rPr>
        <w:t>game flow log</w:t>
      </w:r>
      <w:r w:rsidR="00EE1792">
        <w:rPr>
          <w:lang w:val="en-US"/>
        </w:rPr>
        <w:t xml:space="preserve"> </w:t>
      </w:r>
      <w:r w:rsidR="00AF4C4F">
        <w:rPr>
          <w:lang w:val="en-US"/>
        </w:rPr>
        <w:t xml:space="preserve">is </w:t>
      </w:r>
      <w:r w:rsidR="00EE1792">
        <w:rPr>
          <w:lang w:val="en-US"/>
        </w:rPr>
        <w:t xml:space="preserve">processed and all edges </w:t>
      </w:r>
      <w:r w:rsidR="00AF4C4F">
        <w:rPr>
          <w:lang w:val="en-US"/>
        </w:rPr>
        <w:t xml:space="preserve">are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rsidR="00354969" w:rsidRDefault="00A80994" w:rsidP="00354969">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sidR="00393D96">
        <w:rPr>
          <w:i/>
          <w:lang w:val="en-US"/>
        </w:rPr>
        <w:t>game flow log</w:t>
      </w:r>
      <w:r w:rsidR="00393D96">
        <w:rPr>
          <w:lang w:val="en-US"/>
        </w:rPr>
        <w:t xml:space="preserve"> </w:t>
      </w:r>
      <w:r>
        <w:rPr>
          <w:lang w:val="en-US"/>
        </w:rPr>
        <w:t>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w:t>
      </w:r>
      <w:commentRangeStart w:id="20"/>
      <w:r>
        <w:rPr>
          <w:lang w:val="en-US"/>
        </w:rPr>
        <w:t xml:space="preserve">This distinction is used by </w:t>
      </w:r>
      <w:proofErr w:type="spellStart"/>
      <w:r w:rsidR="00354969">
        <w:rPr>
          <w:i/>
          <w:lang w:val="en-US"/>
        </w:rPr>
        <w:t>Prov</w:t>
      </w:r>
      <w:proofErr w:type="spellEnd"/>
      <w:r w:rsidR="00354969">
        <w:rPr>
          <w:i/>
          <w:lang w:val="en-US"/>
        </w:rPr>
        <w:t xml:space="preserve"> Viewer</w:t>
      </w:r>
      <w:r>
        <w:rPr>
          <w:lang w:val="en-US"/>
        </w:rPr>
        <w:t xml:space="preserve"> when generating the vertex in order to </w:t>
      </w:r>
      <w:r w:rsidR="00393D96">
        <w:rPr>
          <w:lang w:val="en-US"/>
        </w:rPr>
        <w:t xml:space="preserve">choose </w:t>
      </w:r>
      <w:r>
        <w:rPr>
          <w:lang w:val="en-US"/>
        </w:rPr>
        <w:t>the correct vertex type</w:t>
      </w:r>
      <w:r w:rsidR="0057257B">
        <w:rPr>
          <w:lang w:val="en-US"/>
        </w:rPr>
        <w:t xml:space="preserve">, without the need to process the information and decide which vertex it </w:t>
      </w:r>
      <w:r w:rsidR="00393D96">
        <w:rPr>
          <w:lang w:val="en-US"/>
        </w:rPr>
        <w:t>is</w:t>
      </w:r>
      <w:r w:rsidR="0057257B">
        <w:rPr>
          <w:lang w:val="en-US"/>
        </w:rPr>
        <w:t xml:space="preserve"> according to its characteristics, saving processing time</w:t>
      </w:r>
      <w:r>
        <w:rPr>
          <w:lang w:val="en-US"/>
        </w:rPr>
        <w:t xml:space="preserve">. </w:t>
      </w:r>
      <w:commentRangeEnd w:id="20"/>
      <w:r w:rsidR="00393D96">
        <w:rPr>
          <w:rStyle w:val="CommentReference"/>
        </w:rPr>
        <w:commentReference w:id="20"/>
      </w:r>
      <w:r>
        <w:rPr>
          <w:lang w:val="en-US"/>
        </w:rPr>
        <w:t>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286B50">
        <w:rPr>
          <w:lang w:val="en-US"/>
        </w:rPr>
        <w:t>T</w:t>
      </w:r>
      <w:r w:rsidR="006603EE">
        <w:rPr>
          <w:lang w:val="en-US"/>
        </w:rPr>
        <w:t xml:space="preserve">he structure </w:t>
      </w:r>
      <w:r w:rsidR="00354969">
        <w:rPr>
          <w:lang w:val="en-US"/>
        </w:rPr>
        <w:t>used for</w:t>
      </w:r>
      <w:r w:rsidR="006603EE">
        <w:rPr>
          <w:lang w:val="en-US"/>
        </w:rPr>
        <w:t xml:space="preserve"> each line </w:t>
      </w:r>
      <w:r w:rsidR="00286B50">
        <w:rPr>
          <w:lang w:val="en-US"/>
        </w:rPr>
        <w:t xml:space="preserve">in the </w:t>
      </w:r>
      <w:r w:rsidR="00354969">
        <w:rPr>
          <w:lang w:val="en-US"/>
        </w:rPr>
        <w:t xml:space="preserve">text </w:t>
      </w:r>
      <w:r w:rsidR="00286B50">
        <w:rPr>
          <w:lang w:val="en-US"/>
        </w:rPr>
        <w:t>file is</w:t>
      </w:r>
      <w:r w:rsidR="006603EE">
        <w:rPr>
          <w:lang w:val="en-US"/>
        </w:rPr>
        <w:t xml:space="preserve"> composed of: Tag + Vertex + Vertex + Edge.</w:t>
      </w:r>
    </w:p>
    <w:p w:rsidR="00A80994" w:rsidRDefault="0057257B" w:rsidP="00354969">
      <w:pPr>
        <w:rPr>
          <w:lang w:val="en-US"/>
        </w:rPr>
      </w:pPr>
      <w:r>
        <w:rPr>
          <w:lang w:val="en-US"/>
        </w:rPr>
        <w:lastRenderedPageBreak/>
        <w:t>The next step is the generation of the graph.</w:t>
      </w:r>
      <w:r w:rsidR="00937449">
        <w:rPr>
          <w:lang w:val="en-US"/>
        </w:rPr>
        <w:t xml:space="preserve"> </w:t>
      </w:r>
      <w:proofErr w:type="spellStart"/>
      <w:r w:rsidR="00354969">
        <w:rPr>
          <w:i/>
          <w:lang w:val="en-US"/>
        </w:rPr>
        <w:t>Prov</w:t>
      </w:r>
      <w:proofErr w:type="spellEnd"/>
      <w:r w:rsidR="00354969">
        <w:rPr>
          <w:i/>
          <w:lang w:val="en-US"/>
        </w:rPr>
        <w:t xml:space="preserve"> Viewer</w:t>
      </w:r>
      <w:r w:rsidR="00937449">
        <w:rPr>
          <w:lang w:val="en-US"/>
        </w:rPr>
        <w:t xml:space="preserve"> uses </w:t>
      </w:r>
      <w:r w:rsidR="006F3777">
        <w:rPr>
          <w:lang w:val="en-US"/>
        </w:rPr>
        <w:t>the generated</w:t>
      </w:r>
      <w:r w:rsidR="00937449">
        <w:rPr>
          <w:lang w:val="en-US"/>
        </w:rPr>
        <w:t xml:space="preserve"> list of edges, creating each edge in the graph, and</w:t>
      </w:r>
      <w:r w:rsidR="003D4967">
        <w:rPr>
          <w:lang w:val="en-US"/>
        </w:rPr>
        <w:t>,</w:t>
      </w:r>
      <w:r w:rsidR="00937449">
        <w:rPr>
          <w:lang w:val="en-US"/>
        </w:rPr>
        <w:t xml:space="preserve"> consequentially, the vertices from the edges. It is done this way because </w:t>
      </w:r>
      <w:proofErr w:type="spellStart"/>
      <w:r w:rsidR="00354969">
        <w:rPr>
          <w:i/>
          <w:lang w:val="en-US"/>
        </w:rPr>
        <w:t>Prov</w:t>
      </w:r>
      <w:proofErr w:type="spellEnd"/>
      <w:r w:rsidR="00354969">
        <w:rPr>
          <w:i/>
          <w:lang w:val="en-US"/>
        </w:rPr>
        <w:t xml:space="preserve"> Viewer</w:t>
      </w:r>
      <w:r w:rsidR="00937449">
        <w:rPr>
          <w:lang w:val="en-US"/>
        </w:rPr>
        <w:t xml:space="preserve"> </w:t>
      </w:r>
      <w:r w:rsidR="004D3836">
        <w:rPr>
          <w:lang w:val="en-US"/>
        </w:rPr>
        <w:t>uses</w:t>
      </w:r>
      <w:r w:rsidR="006F3777">
        <w:rPr>
          <w:lang w:val="en-US"/>
        </w:rPr>
        <w:t xml:space="preserve"> the</w:t>
      </w:r>
      <w:r w:rsidR="00937449">
        <w:rPr>
          <w:lang w:val="en-US"/>
        </w:rPr>
        <w:t xml:space="preserve"> JUNG framework </w:t>
      </w:r>
      <w:r w:rsidR="006C4C2C">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6C4C2C">
        <w:rPr>
          <w:lang w:val="en-US"/>
        </w:rPr>
        <w:fldChar w:fldCharType="separate"/>
      </w:r>
      <w:r w:rsidR="00937449" w:rsidRPr="00937449">
        <w:rPr>
          <w:rFonts w:cs="Times New Roman"/>
          <w:szCs w:val="24"/>
          <w:lang w:val="en-US"/>
        </w:rPr>
        <w:t>(JOSHUA O’MADADHAIN; DANYEL FISHER; TOM NELSON, 2010)</w:t>
      </w:r>
      <w:r w:rsidR="006C4C2C">
        <w:rPr>
          <w:lang w:val="en-US"/>
        </w:rPr>
        <w:fldChar w:fldCharType="end"/>
      </w:r>
      <w:r w:rsidR="00937449">
        <w:rPr>
          <w:lang w:val="en-US"/>
        </w:rPr>
        <w:t>, where an edge is created by add</w:t>
      </w:r>
      <w:r w:rsidR="00354969">
        <w:rPr>
          <w:lang w:val="en-US"/>
        </w:rPr>
        <w:t>ing</w:t>
      </w:r>
      <w:r w:rsidR="00937449">
        <w:rPr>
          <w:lang w:val="en-US"/>
        </w:rPr>
        <w:t xml:space="preserve">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w:t>
      </w:r>
      <w:r w:rsidR="00B07C5E">
        <w:rPr>
          <w:lang w:val="en-US"/>
        </w:rPr>
        <w:t>,</w:t>
      </w:r>
      <w:r w:rsidR="005F0405">
        <w:rPr>
          <w:lang w:val="en-US"/>
        </w:rPr>
        <w:t xml:space="preserv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rsidR="00F219B4" w:rsidRDefault="00F3180C" w:rsidP="00F219B4">
      <w:pPr>
        <w:pStyle w:val="Heading3"/>
        <w:rPr>
          <w:lang w:val="en-US"/>
        </w:rPr>
      </w:pPr>
      <w:bookmarkStart w:id="21" w:name="_Toc354161746"/>
      <w:r>
        <w:rPr>
          <w:lang w:val="en-US"/>
        </w:rPr>
        <w:t xml:space="preserve">Graph Visualization and </w:t>
      </w:r>
      <w:r w:rsidR="00F219B4" w:rsidRPr="0030598F">
        <w:rPr>
          <w:lang w:val="en-US"/>
        </w:rPr>
        <w:t>Representations</w:t>
      </w:r>
      <w:bookmarkEnd w:id="21"/>
    </w:p>
    <w:p w:rsidR="00833860" w:rsidRDefault="00D05136" w:rsidP="0092265B">
      <w:pPr>
        <w:rPr>
          <w:lang w:val="en-US"/>
        </w:rPr>
      </w:pPr>
      <w:r>
        <w:rPr>
          <w:lang w:val="en-US"/>
        </w:rPr>
        <w:t>After the game flow log is processed and the graph is generated, it is drawn on the screen so the user can analyze it.</w:t>
      </w:r>
      <w:r w:rsidR="00B03CDE">
        <w:rPr>
          <w:lang w:val="en-US"/>
        </w:rPr>
        <w:t xml:space="preserve"> </w:t>
      </w:r>
      <w:r w:rsidR="006C4C2C">
        <w:rPr>
          <w:lang w:val="en-US"/>
        </w:rPr>
        <w:fldChar w:fldCharType="begin"/>
      </w:r>
      <w:r w:rsidR="00B03CDE">
        <w:rPr>
          <w:lang w:val="en-US"/>
        </w:rPr>
        <w:instrText xml:space="preserve"> REF _Ref357002313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5</w:t>
      </w:r>
      <w:r w:rsidR="006C4C2C">
        <w:rPr>
          <w:lang w:val="en-US"/>
        </w:rPr>
        <w:fldChar w:fldCharType="end"/>
      </w:r>
      <w:r w:rsidR="00B03CDE">
        <w:rPr>
          <w:lang w:val="en-US"/>
        </w:rPr>
        <w:t xml:space="preserve"> illustrates the graphical user interface (GUI) </w:t>
      </w:r>
      <w:r w:rsidR="00DA54F6">
        <w:rPr>
          <w:lang w:val="en-US"/>
        </w:rPr>
        <w:t xml:space="preserve">of </w:t>
      </w:r>
      <w:proofErr w:type="spellStart"/>
      <w:r w:rsidR="00354969">
        <w:rPr>
          <w:i/>
          <w:lang w:val="en-US"/>
        </w:rPr>
        <w:t>Prov</w:t>
      </w:r>
      <w:proofErr w:type="spellEnd"/>
      <w:r w:rsidR="00354969">
        <w:rPr>
          <w:i/>
          <w:lang w:val="en-US"/>
        </w:rPr>
        <w:t xml:space="preserve"> Viewer</w:t>
      </w:r>
      <w:r w:rsidR="00516EEF">
        <w:rPr>
          <w:lang w:val="en-US"/>
        </w:rPr>
        <w:t>, using the provenanc</w:t>
      </w:r>
      <w:r w:rsidR="00F54E22">
        <w:rPr>
          <w:lang w:val="en-US"/>
        </w:rPr>
        <w:t xml:space="preserve">e graph </w:t>
      </w:r>
      <w:r w:rsidR="00DA54F6">
        <w:rPr>
          <w:lang w:val="en-US"/>
        </w:rPr>
        <w:t xml:space="preserve">generated </w:t>
      </w:r>
      <w:r w:rsidR="00F54E22">
        <w:rPr>
          <w:lang w:val="en-US"/>
        </w:rPr>
        <w:t xml:space="preserve">from </w:t>
      </w:r>
      <w:r w:rsidR="00DA54F6">
        <w:rPr>
          <w:lang w:val="en-US"/>
        </w:rPr>
        <w:t xml:space="preserve">the scenario discussed in </w:t>
      </w:r>
      <w:r w:rsidR="00F54E22">
        <w:rPr>
          <w:lang w:val="en-US"/>
        </w:rPr>
        <w:t xml:space="preserve">section </w:t>
      </w:r>
      <w:r w:rsidR="006C4C2C">
        <w:rPr>
          <w:lang w:val="en-US"/>
        </w:rPr>
        <w:fldChar w:fldCharType="begin"/>
      </w:r>
      <w:r w:rsidR="00F54E22">
        <w:rPr>
          <w:lang w:val="en-US"/>
        </w:rPr>
        <w:instrText xml:space="preserve"> REF _Ref357095737 \r \h </w:instrText>
      </w:r>
      <w:r w:rsidR="006C4C2C">
        <w:rPr>
          <w:lang w:val="en-US"/>
        </w:rPr>
      </w:r>
      <w:r w:rsidR="006C4C2C">
        <w:rPr>
          <w:lang w:val="en-US"/>
        </w:rPr>
        <w:fldChar w:fldCharType="separate"/>
      </w:r>
      <w:r w:rsidR="00F32886">
        <w:rPr>
          <w:lang w:val="en-US"/>
        </w:rPr>
        <w:t>5.4</w:t>
      </w:r>
      <w:r w:rsidR="006C4C2C">
        <w:rPr>
          <w:lang w:val="en-US"/>
        </w:rPr>
        <w:fldChar w:fldCharType="end"/>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er it is possible to zoom</w:t>
      </w:r>
      <w:r w:rsidR="00DA54F6">
        <w:rPr>
          <w:lang w:val="en-US"/>
        </w:rPr>
        <w:t xml:space="preserve"> in and out</w:t>
      </w:r>
      <w:r w:rsidR="00F54E22">
        <w:rPr>
          <w:lang w:val="en-US"/>
        </w:rPr>
        <w:t xml:space="preserve">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 xml:space="preserve">represents the activities </w:t>
      </w:r>
      <w:r w:rsidR="00DA54F6">
        <w:rPr>
          <w:lang w:val="en-US"/>
        </w:rPr>
        <w:t xml:space="preserve">of </w:t>
      </w:r>
      <w:r w:rsidR="001A77A4">
        <w:rPr>
          <w:lang w:val="en-US"/>
        </w:rPr>
        <w:t>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proofErr w:type="gramStart"/>
      <w:r w:rsidR="00F54E22">
        <w:rPr>
          <w:lang w:val="en-US"/>
        </w:rPr>
        <w:t>SDM,</w:t>
      </w:r>
      <w:proofErr w:type="gramEnd"/>
      <w:r w:rsidR="00B24B30">
        <w:rPr>
          <w:lang w:val="en-US"/>
        </w:rPr>
        <w:t xml:space="preserve"> and </w:t>
      </w:r>
      <w:commentRangeStart w:id="22"/>
      <w:r w:rsidR="00B24B30">
        <w:rPr>
          <w:lang w:val="en-US"/>
        </w:rPr>
        <w:t xml:space="preserve">other </w:t>
      </w:r>
      <w:r w:rsidR="00F54E22">
        <w:rPr>
          <w:lang w:val="en-US"/>
        </w:rPr>
        <w:t>features</w:t>
      </w:r>
      <w:r w:rsidR="00B24B30">
        <w:rPr>
          <w:lang w:val="en-US"/>
        </w:rPr>
        <w:t xml:space="preserve"> </w:t>
      </w:r>
      <w:commentRangeEnd w:id="22"/>
      <w:r w:rsidR="00320A21">
        <w:rPr>
          <w:rStyle w:val="CommentReference"/>
        </w:rPr>
        <w:commentReference w:id="22"/>
      </w:r>
      <w:r w:rsidR="00B24B30">
        <w:rPr>
          <w:lang w:val="en-US"/>
        </w:rPr>
        <w:t>are located at the lower region of the interface.</w:t>
      </w:r>
      <w:r w:rsidR="006325DE">
        <w:rPr>
          <w:lang w:val="en-US"/>
        </w:rPr>
        <w:t xml:space="preserve"> </w:t>
      </w:r>
      <w:commentRangeStart w:id="23"/>
      <w:r w:rsidR="006325DE">
        <w:rPr>
          <w:lang w:val="en-US"/>
        </w:rPr>
        <w:t xml:space="preserve">Starting with the buttons, the first one is “Granularity: 7 days”. This button is only an example of grouping vertices together </w:t>
      </w:r>
      <w:r w:rsidR="00320A21">
        <w:rPr>
          <w:lang w:val="en-US"/>
        </w:rPr>
        <w:t xml:space="preserve">for </w:t>
      </w:r>
      <w:r w:rsidR="006325DE">
        <w:rPr>
          <w:lang w:val="en-US"/>
        </w:rPr>
        <w:t xml:space="preserve">the same agent. In this case, it groups vertices from the same week. </w:t>
      </w:r>
      <w:r w:rsidR="00F54E22">
        <w:rPr>
          <w:lang w:val="en-US"/>
        </w:rPr>
        <w:t>This is useful for huge graphs, which allows summarizing displayed information in a weekly basis.</w:t>
      </w:r>
      <w:commentRangeEnd w:id="23"/>
      <w:r w:rsidR="00320A21">
        <w:rPr>
          <w:rStyle w:val="CommentReference"/>
        </w:rPr>
        <w:commentReference w:id="23"/>
      </w:r>
    </w:p>
    <w:p w:rsidR="00D05136" w:rsidRPr="005C7678" w:rsidRDefault="006325DE" w:rsidP="00833860">
      <w:pPr>
        <w:rPr>
          <w:lang w:val="en-US"/>
        </w:rPr>
      </w:pPr>
      <w:commentRangeStart w:id="24"/>
      <w:r>
        <w:rPr>
          <w:lang w:val="en-US"/>
        </w:rPr>
        <w:t>The “</w:t>
      </w:r>
      <w:proofErr w:type="spellStart"/>
      <w:r>
        <w:rPr>
          <w:lang w:val="en-US"/>
        </w:rPr>
        <w:t>CollapseAgent</w:t>
      </w:r>
      <w:proofErr w:type="spellEnd"/>
      <w:r>
        <w:rPr>
          <w:lang w:val="en-US"/>
        </w:rPr>
        <w:t xml:space="preserve">” button collapses all the agent’s vertices into </w:t>
      </w:r>
      <w:r w:rsidR="004D362A">
        <w:rPr>
          <w:lang w:val="en-US"/>
        </w:rPr>
        <w:t>the agent itself</w:t>
      </w:r>
      <w:r>
        <w:rPr>
          <w:lang w:val="en-US"/>
        </w:rPr>
        <w:t xml:space="preserve">. It can be useful to detect if </w:t>
      </w:r>
      <w:r w:rsidR="004D362A">
        <w:rPr>
          <w:lang w:val="en-US"/>
        </w:rPr>
        <w:t xml:space="preserve">an </w:t>
      </w:r>
      <w:r>
        <w:rPr>
          <w:lang w:val="en-US"/>
        </w:rPr>
        <w:t xml:space="preserve">agent had any influence throughout the game, instead of looking vertex by vertex. </w:t>
      </w:r>
      <w:commentRangeEnd w:id="24"/>
      <w:r w:rsidR="004D362A">
        <w:rPr>
          <w:rStyle w:val="CommentReference"/>
        </w:rPr>
        <w:commentReference w:id="24"/>
      </w:r>
      <w:commentRangeStart w:id="25"/>
      <w:r>
        <w:rPr>
          <w:lang w:val="en-US"/>
        </w:rPr>
        <w:t xml:space="preserve">The “Collapse” button allows the user to collapse selected vertices, while the “Extend” button remove the last collapse made to generate the selected vertex. </w:t>
      </w:r>
      <w:commentRangeEnd w:id="25"/>
      <w:r w:rsidR="004D362A">
        <w:rPr>
          <w:rStyle w:val="CommentReference"/>
        </w:rPr>
        <w:commentReference w:id="25"/>
      </w:r>
      <w:r>
        <w:rPr>
          <w:lang w:val="en-US"/>
        </w:rPr>
        <w:t xml:space="preserve">The “Reset” button removes all modifications made in the graph, returning it to the original state. </w:t>
      </w:r>
      <w:r w:rsidR="00833860">
        <w:rPr>
          <w:lang w:val="en-US"/>
        </w:rPr>
        <w:t>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1375B3" w:rsidP="00D05136">
      <w:pPr>
        <w:keepNext/>
        <w:ind w:firstLine="0"/>
        <w:rPr>
          <w:lang w:val="en-US"/>
        </w:rPr>
      </w:pPr>
      <w:r>
        <w:rPr>
          <w:noProof/>
          <w:lang w:val="en-US"/>
        </w:rPr>
        <w:lastRenderedPageBreak/>
        <w:drawing>
          <wp:inline distT="0" distB="0" distL="0" distR="0">
            <wp:extent cx="5934075" cy="41148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D05136" w:rsidRPr="00D05136" w:rsidRDefault="00D05136" w:rsidP="00D860E0">
      <w:pPr>
        <w:pStyle w:val="Caption"/>
        <w:spacing w:before="0" w:beforeAutospacing="0"/>
        <w:jc w:val="center"/>
        <w:rPr>
          <w:szCs w:val="24"/>
        </w:rPr>
      </w:pPr>
      <w:bookmarkStart w:id="26" w:name="_Ref357002313"/>
      <w:r w:rsidRPr="00D05136">
        <w:rPr>
          <w:szCs w:val="24"/>
        </w:rPr>
        <w:t xml:space="preserve">Figure </w:t>
      </w:r>
      <w:r w:rsidR="006C4C2C" w:rsidRPr="00D05136">
        <w:rPr>
          <w:szCs w:val="24"/>
        </w:rPr>
        <w:fldChar w:fldCharType="begin"/>
      </w:r>
      <w:r w:rsidRPr="00D05136">
        <w:rPr>
          <w:szCs w:val="24"/>
        </w:rPr>
        <w:instrText xml:space="preserve"> SEQ Figure \* ARABIC </w:instrText>
      </w:r>
      <w:r w:rsidR="006C4C2C" w:rsidRPr="00D05136">
        <w:rPr>
          <w:szCs w:val="24"/>
        </w:rPr>
        <w:fldChar w:fldCharType="separate"/>
      </w:r>
      <w:r w:rsidR="00F32886">
        <w:rPr>
          <w:noProof/>
          <w:szCs w:val="24"/>
        </w:rPr>
        <w:t>5</w:t>
      </w:r>
      <w:r w:rsidR="006C4C2C" w:rsidRPr="00D05136">
        <w:rPr>
          <w:szCs w:val="24"/>
        </w:rPr>
        <w:fldChar w:fldCharType="end"/>
      </w:r>
      <w:bookmarkEnd w:id="26"/>
      <w:r w:rsidRPr="00D05136">
        <w:rPr>
          <w:szCs w:val="24"/>
        </w:rPr>
        <w:t xml:space="preserve">: </w:t>
      </w:r>
      <w:proofErr w:type="spellStart"/>
      <w:r w:rsidR="00354969">
        <w:rPr>
          <w:szCs w:val="24"/>
        </w:rPr>
        <w:t>Prov</w:t>
      </w:r>
      <w:proofErr w:type="spellEnd"/>
      <w:r w:rsidR="00354969">
        <w:rPr>
          <w:szCs w:val="24"/>
        </w:rPr>
        <w:t xml:space="preserve"> Viewer</w:t>
      </w:r>
      <w:r w:rsidR="00B03CDE">
        <w:rPr>
          <w:szCs w:val="24"/>
        </w:rPr>
        <w:t>’s</w:t>
      </w:r>
      <w:r w:rsidRPr="00D05136">
        <w:rPr>
          <w:szCs w:val="24"/>
        </w:rPr>
        <w:t xml:space="preserve"> GUI</w:t>
      </w:r>
    </w:p>
    <w:p w:rsidR="00816830" w:rsidRDefault="00816830" w:rsidP="00816830">
      <w:pPr>
        <w:keepNext/>
        <w:framePr w:hSpace="187" w:wrap="around" w:hAnchor="text" w:yAlign="bottom"/>
        <w:ind w:firstLine="0"/>
      </w:pPr>
      <w:r>
        <w:rPr>
          <w:noProof/>
          <w:lang w:val="en-US"/>
        </w:rPr>
        <w:drawing>
          <wp:inline distT="0" distB="0" distL="0" distR="0">
            <wp:extent cx="5943600" cy="250507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816830" w:rsidRPr="005C7678" w:rsidRDefault="00816830" w:rsidP="00816830">
      <w:pPr>
        <w:pStyle w:val="Caption"/>
        <w:framePr w:hSpace="187" w:wrap="around" w:hAnchor="text" w:yAlign="bottom"/>
        <w:spacing w:before="0" w:beforeAutospacing="0"/>
        <w:jc w:val="center"/>
        <w:rPr>
          <w:szCs w:val="24"/>
        </w:rPr>
      </w:pPr>
      <w:bookmarkStart w:id="27" w:name="_Ref357006932"/>
      <w:r w:rsidRPr="005C7678">
        <w:rPr>
          <w:szCs w:val="24"/>
        </w:rPr>
        <w:t xml:space="preserve">Figure </w:t>
      </w:r>
      <w:r w:rsidR="006C4C2C" w:rsidRPr="005C7678">
        <w:rPr>
          <w:szCs w:val="24"/>
        </w:rPr>
        <w:fldChar w:fldCharType="begin"/>
      </w:r>
      <w:r w:rsidRPr="005C7678">
        <w:rPr>
          <w:szCs w:val="24"/>
        </w:rPr>
        <w:instrText xml:space="preserve"> SEQ Figure \* ARABIC </w:instrText>
      </w:r>
      <w:r w:rsidR="006C4C2C" w:rsidRPr="005C7678">
        <w:rPr>
          <w:szCs w:val="24"/>
        </w:rPr>
        <w:fldChar w:fldCharType="separate"/>
      </w:r>
      <w:r w:rsidR="00F32886">
        <w:rPr>
          <w:noProof/>
          <w:szCs w:val="24"/>
        </w:rPr>
        <w:t>6</w:t>
      </w:r>
      <w:r w:rsidR="006C4C2C" w:rsidRPr="005C7678">
        <w:rPr>
          <w:szCs w:val="24"/>
        </w:rPr>
        <w:fldChar w:fldCharType="end"/>
      </w:r>
      <w:bookmarkEnd w:id="27"/>
      <w:r w:rsidRPr="005C7678">
        <w:rPr>
          <w:szCs w:val="24"/>
        </w:rPr>
        <w:t xml:space="preserve">: Same graph from </w:t>
      </w:r>
      <w:fldSimple w:instr=" REF _Ref357002313 \h  \* MERGEFORMAT ">
        <w:r w:rsidR="00F32886" w:rsidRPr="00D05136">
          <w:rPr>
            <w:szCs w:val="24"/>
          </w:rPr>
          <w:t xml:space="preserve">Figure </w:t>
        </w:r>
        <w:r w:rsidR="00F32886">
          <w:rPr>
            <w:szCs w:val="24"/>
          </w:rPr>
          <w:t>5</w:t>
        </w:r>
      </w:fldSimple>
      <w:r w:rsidRPr="005C7678">
        <w:rPr>
          <w:szCs w:val="24"/>
        </w:rPr>
        <w:t xml:space="preserve"> but with all edges</w:t>
      </w:r>
    </w:p>
    <w:p w:rsidR="00B24B30" w:rsidRDefault="006325DE" w:rsidP="0092265B">
      <w:pPr>
        <w:rPr>
          <w:lang w:val="en-US"/>
        </w:rPr>
      </w:pPr>
      <w:r>
        <w:rPr>
          <w:lang w:val="en-US"/>
        </w:rPr>
        <w:t>The next items in the interface are the checkboxes used for filters.</w:t>
      </w:r>
      <w:r w:rsidR="00F54E22">
        <w:rPr>
          <w:lang w:val="en-US"/>
        </w:rPr>
        <w:t xml:space="preserve"> Starting with “</w:t>
      </w:r>
      <w:r w:rsidR="00354969">
        <w:rPr>
          <w:lang w:val="en-US"/>
        </w:rPr>
        <w:t>Vertex</w:t>
      </w:r>
      <w:r w:rsidR="00F54E22">
        <w:rPr>
          <w:lang w:val="en-US"/>
        </w:rPr>
        <w:t xml:space="preserve"> F</w:t>
      </w:r>
      <w:r w:rsidR="00AD69BB">
        <w:rPr>
          <w:lang w:val="en-US"/>
        </w:rPr>
        <w:t>ilters</w:t>
      </w:r>
      <w:r w:rsidR="00F54E22">
        <w:rPr>
          <w:lang w:val="en-US"/>
        </w:rPr>
        <w:t>”</w:t>
      </w:r>
      <w:r w:rsidR="00AD69BB">
        <w:rPr>
          <w:lang w:val="en-US"/>
        </w:rPr>
        <w:t xml:space="preserve">, the “Agents </w:t>
      </w:r>
      <w:r w:rsidR="00354969">
        <w:rPr>
          <w:lang w:val="en-US"/>
        </w:rPr>
        <w:t>Vertices</w:t>
      </w:r>
      <w:r w:rsidR="00AD69BB">
        <w:rPr>
          <w:lang w:val="en-US"/>
        </w:rPr>
        <w:t xml:space="preserve">”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w:t>
      </w:r>
      <w:r w:rsidR="00354969">
        <w:rPr>
          <w:lang w:val="en-US"/>
        </w:rPr>
        <w:lastRenderedPageBreak/>
        <w:t>Vertices</w:t>
      </w:r>
      <w:r w:rsidR="00AD69BB">
        <w:rPr>
          <w:lang w:val="en-US"/>
        </w:rPr>
        <w:t>” hides all 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w:t>
      </w:r>
      <w:r w:rsidR="00354969">
        <w:rPr>
          <w:lang w:val="en-US"/>
        </w:rPr>
        <w:t>Display Edge</w:t>
      </w:r>
      <w:r w:rsidR="00816830">
        <w:rPr>
          <w:lang w:val="en-US"/>
        </w:rPr>
        <w:t>”</w:t>
      </w:r>
      <w:r w:rsidR="00AD69BB">
        <w:rPr>
          <w:lang w:val="en-US"/>
        </w:rPr>
        <w:t xml:space="preserve"> </w:t>
      </w:r>
      <w:r w:rsidR="004453BB">
        <w:rPr>
          <w:lang w:val="en-US"/>
        </w:rPr>
        <w:t>set</w:t>
      </w:r>
      <w:r w:rsidR="00E71CD0">
        <w:rPr>
          <w:lang w:val="en-US"/>
        </w:rPr>
        <w:t>s</w:t>
      </w:r>
      <w:r w:rsidR="004453BB">
        <w:rPr>
          <w:lang w:val="en-US"/>
        </w:rPr>
        <w:t xml:space="preserve"> the display</w:t>
      </w:r>
      <w:r w:rsidR="00816830">
        <w:rPr>
          <w:lang w:val="en-US"/>
        </w:rPr>
        <w:t>ed graph</w:t>
      </w:r>
      <w:r w:rsidR="004453BB">
        <w:rPr>
          <w:lang w:val="en-US"/>
        </w:rPr>
        <w:t xml:space="preserve"> to</w:t>
      </w:r>
      <w:r w:rsidR="00AD69BB">
        <w:rPr>
          <w:lang w:val="en-US"/>
        </w:rPr>
        <w:t xml:space="preserve"> </w:t>
      </w:r>
      <w:r w:rsidR="00354969">
        <w:rPr>
          <w:lang w:val="en-US"/>
        </w:rPr>
        <w:t>display</w:t>
      </w:r>
      <w:r w:rsidR="004453BB">
        <w:rPr>
          <w:lang w:val="en-US"/>
        </w:rPr>
        <w:t xml:space="preserve"> </w:t>
      </w:r>
      <w:r w:rsidR="00816830">
        <w:rPr>
          <w:lang w:val="en-US"/>
        </w:rPr>
        <w:t xml:space="preserve">only </w:t>
      </w:r>
      <w:r w:rsidR="00AD69BB">
        <w:rPr>
          <w:lang w:val="en-US"/>
        </w:rPr>
        <w:t xml:space="preserve">the selected types of edges. </w:t>
      </w:r>
      <w:r w:rsidR="004453BB">
        <w:rPr>
          <w:lang w:val="en-US"/>
        </w:rPr>
        <w:t xml:space="preserve">This is done changing the display status of each edge in the graph, displaying only the types selected while hiding the rest. </w:t>
      </w:r>
      <w:r w:rsidR="00816830">
        <w:rPr>
          <w:lang w:val="en-US"/>
        </w:rPr>
        <w:t>No info</w:t>
      </w:r>
      <w:r w:rsidR="00354969">
        <w:rPr>
          <w:lang w:val="en-US"/>
        </w:rPr>
        <w:t>rmation is lost in this process.</w:t>
      </w:r>
      <w:r w:rsidR="00816830">
        <w:rPr>
          <w:lang w:val="en-US"/>
        </w:rPr>
        <w:t xml:space="preserve"> </w:t>
      </w:r>
      <w:r w:rsidR="00354969">
        <w:rPr>
          <w:lang w:val="en-US"/>
        </w:rPr>
        <w:t>T</w:t>
      </w:r>
      <w:r w:rsidR="00CB3C66">
        <w:rPr>
          <w:lang w:val="en-US"/>
        </w:rPr>
        <w:t xml:space="preserve">he information is </w:t>
      </w:r>
      <w:r w:rsidR="00816830">
        <w:rPr>
          <w:lang w:val="en-US"/>
        </w:rPr>
        <w:t xml:space="preserve">only </w:t>
      </w:r>
      <w:r w:rsidR="00CB3C66">
        <w:rPr>
          <w:lang w:val="en-US"/>
        </w:rPr>
        <w:t>hidden from</w:t>
      </w:r>
      <w:r w:rsidR="00816830">
        <w:rPr>
          <w:lang w:val="en-US"/>
        </w:rPr>
        <w:t xml:space="preserve"> the user. </w:t>
      </w:r>
      <w:r w:rsidR="004453BB">
        <w:rPr>
          <w:lang w:val="en-US"/>
        </w:rPr>
        <w:t xml:space="preserve">An edge is composed of a value </w:t>
      </w:r>
      <w:r w:rsidR="00CB3C66">
        <w:rPr>
          <w:lang w:val="en-US"/>
        </w:rPr>
        <w:t xml:space="preserve">and a </w:t>
      </w:r>
      <w:r w:rsidR="004453BB">
        <w:rPr>
          <w:lang w:val="en-US"/>
        </w:rPr>
        <w:t xml:space="preserve">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w:t>
      </w:r>
      <w:r w:rsidR="004453BB" w:rsidRPr="004453BB">
        <w:rPr>
          <w:i/>
          <w:lang w:val="en-US"/>
        </w:rPr>
        <w:t>validation</w:t>
      </w:r>
      <w:r w:rsidR="00CB3C66" w:rsidRPr="00CB3C66">
        <w:rPr>
          <w:lang w:val="en-US"/>
        </w:rPr>
        <w:t xml:space="preserve"> </w:t>
      </w:r>
      <w:r w:rsidR="00CB3C66">
        <w:rPr>
          <w:lang w:val="en-US"/>
        </w:rPr>
        <w:t>type</w:t>
      </w:r>
      <w:r w:rsidR="004453BB">
        <w:rPr>
          <w:lang w:val="en-US"/>
        </w:rPr>
        <w:t xml:space="preserve">.  </w:t>
      </w:r>
      <w:r w:rsidR="00DE4A82">
        <w:rPr>
          <w:lang w:val="en-US"/>
        </w:rPr>
        <w:t xml:space="preserve">In the case of </w:t>
      </w:r>
      <w:r w:rsidR="00AD69BB">
        <w:rPr>
          <w:lang w:val="en-US"/>
        </w:rPr>
        <w:t>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w:t>
      </w:r>
      <w:r w:rsidR="00354969">
        <w:rPr>
          <w:lang w:val="en-US"/>
        </w:rPr>
        <w:t>represent</w:t>
      </w:r>
      <w:r w:rsidR="004453BB">
        <w:rPr>
          <w:lang w:val="en-US"/>
        </w:rPr>
        <w:t xml:space="preserve"> neutral edges, which are also dotted</w:t>
      </w:r>
      <w:r w:rsidR="00354969">
        <w:rPr>
          <w:lang w:val="en-US"/>
        </w:rPr>
        <w:t xml:space="preserve"> if</w:t>
      </w:r>
      <w:r w:rsidR="004453BB">
        <w:rPr>
          <w:lang w:val="en-US"/>
        </w:rPr>
        <w:t xml:space="preserve"> </w:t>
      </w:r>
      <w:r w:rsidR="00354969">
        <w:rPr>
          <w:lang w:val="en-US"/>
        </w:rPr>
        <w:t xml:space="preserve">the edge’s </w:t>
      </w:r>
      <w:r w:rsidR="004453BB">
        <w:rPr>
          <w:lang w:val="en-US"/>
        </w:rPr>
        <w:t>value equal</w:t>
      </w:r>
      <w:r w:rsidR="00354969">
        <w:rPr>
          <w:lang w:val="en-US"/>
        </w:rPr>
        <w:t>s</w:t>
      </w:r>
      <w:r w:rsidR="004453BB">
        <w:rPr>
          <w:lang w:val="en-US"/>
        </w:rPr>
        <w:t xml:space="preserve"> zero. </w:t>
      </w:r>
      <w:r w:rsidR="00AD69BB">
        <w:rPr>
          <w:lang w:val="en-US"/>
        </w:rPr>
        <w:t xml:space="preserve">Note that </w:t>
      </w:r>
      <w:r w:rsidR="008027A6">
        <w:rPr>
          <w:lang w:val="en-US"/>
        </w:rPr>
        <w:t>only the “Neutral” type is selected in</w:t>
      </w:r>
      <w:r w:rsidR="00AD69BB">
        <w:rPr>
          <w:lang w:val="en-US"/>
        </w:rPr>
        <w:t xml:space="preserve"> the displayed graph </w:t>
      </w:r>
      <w:r w:rsidR="002F3757">
        <w:rPr>
          <w:lang w:val="en-US"/>
        </w:rPr>
        <w:t xml:space="preserve">shown in </w:t>
      </w:r>
      <w:r w:rsidR="006C4C2C">
        <w:rPr>
          <w:lang w:val="en-US"/>
        </w:rPr>
        <w:fldChar w:fldCharType="begin"/>
      </w:r>
      <w:r w:rsidR="00AD69BB">
        <w:rPr>
          <w:lang w:val="en-US"/>
        </w:rPr>
        <w:instrText xml:space="preserve"> REF _Ref357002313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5</w:t>
      </w:r>
      <w:r w:rsidR="006C4C2C">
        <w:rPr>
          <w:lang w:val="en-US"/>
        </w:rPr>
        <w:fldChar w:fldCharType="end"/>
      </w:r>
      <w:r w:rsidR="00AD69BB">
        <w:rPr>
          <w:lang w:val="en-US"/>
        </w:rPr>
        <w:t xml:space="preserve">. This means that the graph is </w:t>
      </w:r>
      <w:r w:rsidR="002F3757">
        <w:rPr>
          <w:lang w:val="en-US"/>
        </w:rPr>
        <w:t xml:space="preserve">showing </w:t>
      </w:r>
      <w:r w:rsidR="00AD69BB">
        <w:rPr>
          <w:lang w:val="en-US"/>
        </w:rPr>
        <w:t>only neutral edges</w:t>
      </w:r>
      <w:r w:rsidR="004453BB">
        <w:rPr>
          <w:lang w:val="en-US"/>
        </w:rPr>
        <w:t xml:space="preserve">. The graph </w:t>
      </w:r>
      <w:r w:rsidR="00AD69BB">
        <w:rPr>
          <w:lang w:val="en-US"/>
        </w:rPr>
        <w:t xml:space="preserve">is set to always start the visualization with only </w:t>
      </w:r>
      <w:r w:rsidR="004453BB">
        <w:rPr>
          <w:lang w:val="en-US"/>
        </w:rPr>
        <w:t>the neutral</w:t>
      </w:r>
      <w:r w:rsidR="00AD69BB">
        <w:rPr>
          <w:lang w:val="en-US"/>
        </w:rPr>
        <w:t xml:space="preserve"> type se</w:t>
      </w:r>
      <w:r w:rsidR="004453BB">
        <w:rPr>
          <w:lang w:val="en-US"/>
        </w:rPr>
        <w:t>lected, pre-filtering all other edges</w:t>
      </w:r>
      <w:r w:rsidR="00AD69BB">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sidR="00AD69BB">
        <w:rPr>
          <w:lang w:val="en-US"/>
        </w:rPr>
        <w:t xml:space="preserve">The full graph can be seen if all edge’s types are selected, resulting in the </w:t>
      </w:r>
      <w:r w:rsidR="00B91F74">
        <w:rPr>
          <w:lang w:val="en-US"/>
        </w:rPr>
        <w:t xml:space="preserve">section of the </w:t>
      </w:r>
      <w:r w:rsidR="00AD69BB">
        <w:rPr>
          <w:lang w:val="en-US"/>
        </w:rPr>
        <w:t xml:space="preserve">graph illustrated by </w:t>
      </w:r>
      <w:r w:rsidR="006C4C2C">
        <w:rPr>
          <w:lang w:val="en-US"/>
        </w:rPr>
        <w:fldChar w:fldCharType="begin"/>
      </w:r>
      <w:r w:rsidR="00AD69BB">
        <w:rPr>
          <w:lang w:val="en-US"/>
        </w:rPr>
        <w:instrText xml:space="preserve"> REF _Ref357006932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6</w:t>
      </w:r>
      <w:r w:rsidR="006C4C2C">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w:t>
      </w:r>
      <w:r w:rsidR="00D66412">
        <w:rPr>
          <w:lang w:val="en-US"/>
        </w:rPr>
        <w:t>is also shown as a tooltip when</w:t>
      </w:r>
      <w:r w:rsidR="00B91F74">
        <w:rPr>
          <w:lang w:val="en-US"/>
        </w:rPr>
        <w:t xml:space="preserve"> moving the cursor to the edge. Vertices details are also available by moving the cursor over it.</w:t>
      </w:r>
    </w:p>
    <w:p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r w:rsidR="00EA5707">
        <w:rPr>
          <w:lang w:val="en-US"/>
        </w:rPr>
        <w:t>, the</w:t>
      </w:r>
      <w:r w:rsidR="00437896" w:rsidRPr="00437896">
        <w:rPr>
          <w:lang w:val="en-US"/>
        </w:rPr>
        <w:t xml:space="preserve">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w:t>
      </w:r>
      <w:r w:rsidR="00EA5707">
        <w:rPr>
          <w:lang w:val="en-US"/>
        </w:rPr>
        <w:t xml:space="preserve">in </w:t>
      </w:r>
      <w:r w:rsidR="006C4C2C">
        <w:rPr>
          <w:lang w:val="en-US"/>
        </w:rPr>
        <w:fldChar w:fldCharType="begin"/>
      </w:r>
      <w:r w:rsidR="00816830">
        <w:rPr>
          <w:lang w:val="en-US"/>
        </w:rPr>
        <w:instrText xml:space="preserve"> REF _Ref357603253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7</w:t>
      </w:r>
      <w:r w:rsidR="006C4C2C">
        <w:rPr>
          <w:lang w:val="en-US"/>
        </w:rPr>
        <w:fldChar w:fldCharType="end"/>
      </w:r>
      <w:r w:rsidR="004304F7">
        <w:rPr>
          <w:lang w:val="en-US"/>
        </w:rPr>
        <w:t xml:space="preserve">. This was detected by activating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w:t>
      </w:r>
      <w:r w:rsidR="00EA5707">
        <w:rPr>
          <w:lang w:val="en-US"/>
        </w:rPr>
        <w:t>.</w:t>
      </w:r>
      <w:r w:rsidR="004304F7">
        <w:rPr>
          <w:lang w:val="en-US"/>
        </w:rPr>
        <w:t xml:space="preserve"> </w:t>
      </w:r>
      <w:proofErr w:type="spellStart"/>
      <w:r w:rsidR="004304F7">
        <w:rPr>
          <w:lang w:val="en-US"/>
        </w:rPr>
        <w:t>Yesha</w:t>
      </w:r>
      <w:proofErr w:type="spellEnd"/>
      <w:r w:rsidR="004304F7">
        <w:rPr>
          <w:lang w:val="en-US"/>
        </w:rPr>
        <w:t xml:space="preserve"> provided an aid of 298% in day 10 and a </w:t>
      </w:r>
      <w:r w:rsidR="00354969">
        <w:rPr>
          <w:lang w:val="en-US"/>
        </w:rPr>
        <w:t>penalty</w:t>
      </w:r>
      <w:r w:rsidR="004304F7">
        <w:rPr>
          <w:lang w:val="en-US"/>
        </w:rPr>
        <w:t xml:space="preserve"> of 248</w:t>
      </w:r>
      <w:r w:rsidR="00816830">
        <w:rPr>
          <w:lang w:val="en-US"/>
        </w:rPr>
        <w:t>%</w:t>
      </w:r>
      <w:r w:rsidR="004304F7">
        <w:rPr>
          <w:lang w:val="en-US"/>
        </w:rPr>
        <w:t xml:space="preserve"> at day 11 to Daniel</w:t>
      </w:r>
      <w:r w:rsidR="009F27ED">
        <w:rPr>
          <w:lang w:val="en-US"/>
        </w:rPr>
        <w:t xml:space="preserve"> due to wrong decision making</w:t>
      </w:r>
      <w:r w:rsidR="004304F7">
        <w:rPr>
          <w:lang w:val="en-US"/>
        </w:rPr>
        <w:t xml:space="preserve">. </w:t>
      </w:r>
      <w:r w:rsidR="00EA5707">
        <w:rPr>
          <w:lang w:val="en-US"/>
        </w:rPr>
        <w:t xml:space="preserve">Moreover, </w:t>
      </w:r>
      <w:proofErr w:type="spellStart"/>
      <w:r w:rsidR="004304F7">
        <w:rPr>
          <w:lang w:val="en-US"/>
        </w:rPr>
        <w:t>Mirax</w:t>
      </w:r>
      <w:proofErr w:type="spellEnd"/>
      <w:r w:rsidR="004304F7">
        <w:rPr>
          <w:lang w:val="en-US"/>
        </w:rPr>
        <w:t xml:space="preserve"> provided 227% and 136%</w:t>
      </w:r>
      <w:r w:rsidR="00EA5707">
        <w:rPr>
          <w:lang w:val="en-US"/>
        </w:rPr>
        <w:t>,</w:t>
      </w:r>
      <w:r w:rsidR="00816830">
        <w:rPr>
          <w:lang w:val="en-US"/>
        </w:rPr>
        <w:t xml:space="preserve"> respectively</w:t>
      </w:r>
      <w:r w:rsidR="00EA5707">
        <w:rPr>
          <w:lang w:val="en-US"/>
        </w:rPr>
        <w:t xml:space="preserve"> for days 10 and 11</w:t>
      </w:r>
      <w:r w:rsidR="004304F7">
        <w:rPr>
          <w:lang w:val="en-US"/>
        </w:rPr>
        <w:t>. By combining the</w:t>
      </w:r>
      <w:r w:rsidR="00816830">
        <w:rPr>
          <w:lang w:val="en-US"/>
        </w:rPr>
        <w:t>se</w:t>
      </w:r>
      <w:r w:rsidR="004304F7">
        <w:rPr>
          <w:lang w:val="en-US"/>
        </w:rPr>
        <w:t xml:space="preserve"> factors, at day 10 Daniel </w:t>
      </w:r>
      <w:r w:rsidR="00EA5707">
        <w:rPr>
          <w:lang w:val="en-US"/>
        </w:rPr>
        <w:t xml:space="preserve">receive a bonus of </w:t>
      </w:r>
      <w:r w:rsidR="004304F7">
        <w:rPr>
          <w:lang w:val="en-US"/>
        </w:rPr>
        <w:t xml:space="preserve">525% in his task, while at day 11 he </w:t>
      </w:r>
      <w:r w:rsidR="009F27ED">
        <w:rPr>
          <w:lang w:val="en-US"/>
        </w:rPr>
        <w:t>had</w:t>
      </w:r>
      <w:r w:rsidR="00EA5707">
        <w:rPr>
          <w:lang w:val="en-US"/>
        </w:rPr>
        <w:t xml:space="preserve"> </w:t>
      </w:r>
      <w:r w:rsidR="009F27ED">
        <w:rPr>
          <w:lang w:val="en-US"/>
        </w:rPr>
        <w:t xml:space="preserve">in total a penalty of </w:t>
      </w:r>
      <w:r w:rsidR="004304F7">
        <w:rPr>
          <w:lang w:val="en-US"/>
        </w:rPr>
        <w:t>112%</w:t>
      </w:r>
      <w:r w:rsidR="009F27ED">
        <w:rPr>
          <w:lang w:val="en-US"/>
        </w:rPr>
        <w:t xml:space="preserve"> for his task</w:t>
      </w:r>
      <w:r w:rsidR="004304F7">
        <w:rPr>
          <w:lang w:val="en-US"/>
        </w:rPr>
        <w:t xml:space="preserve">. Thoroughly, Daniel </w:t>
      </w:r>
      <w:r w:rsidR="004304F7">
        <w:rPr>
          <w:lang w:val="en-US"/>
        </w:rPr>
        <w:lastRenderedPageBreak/>
        <w:t>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9F27ED" w:rsidP="00A66757">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Cs w:val="24"/>
        </w:rPr>
      </w:pPr>
      <w:bookmarkStart w:id="28" w:name="_Ref357603253"/>
      <w:r w:rsidRPr="004304F7">
        <w:rPr>
          <w:szCs w:val="24"/>
        </w:rPr>
        <w:t xml:space="preserve">Figure </w:t>
      </w:r>
      <w:r w:rsidR="006C4C2C" w:rsidRPr="004304F7">
        <w:rPr>
          <w:szCs w:val="24"/>
        </w:rPr>
        <w:fldChar w:fldCharType="begin"/>
      </w:r>
      <w:r w:rsidRPr="004304F7">
        <w:rPr>
          <w:szCs w:val="24"/>
        </w:rPr>
        <w:instrText xml:space="preserve"> SEQ Figure \* ARABIC </w:instrText>
      </w:r>
      <w:r w:rsidR="006C4C2C" w:rsidRPr="004304F7">
        <w:rPr>
          <w:szCs w:val="24"/>
        </w:rPr>
        <w:fldChar w:fldCharType="separate"/>
      </w:r>
      <w:r w:rsidR="00F32886">
        <w:rPr>
          <w:noProof/>
          <w:szCs w:val="24"/>
        </w:rPr>
        <w:t>7</w:t>
      </w:r>
      <w:r w:rsidR="006C4C2C" w:rsidRPr="004304F7">
        <w:rPr>
          <w:szCs w:val="24"/>
        </w:rPr>
        <w:fldChar w:fldCharType="end"/>
      </w:r>
      <w:bookmarkEnd w:id="28"/>
      <w:r w:rsidRPr="004304F7">
        <w:rPr>
          <w:szCs w:val="24"/>
        </w:rPr>
        <w:t xml:space="preserve">: Analyzing Daniel's productivity. Left picture has </w:t>
      </w:r>
      <w:r w:rsidR="009312D5">
        <w:rPr>
          <w:szCs w:val="24"/>
        </w:rPr>
        <w:t>the</w:t>
      </w:r>
      <w:r w:rsidRPr="004304F7">
        <w:rPr>
          <w:szCs w:val="24"/>
        </w:rPr>
        <w:t xml:space="preserve"> "Val" edge filter on. </w:t>
      </w:r>
      <w:r>
        <w:rPr>
          <w:szCs w:val="24"/>
        </w:rPr>
        <w:t>The r</w:t>
      </w:r>
      <w:r w:rsidRPr="004304F7">
        <w:rPr>
          <w:szCs w:val="24"/>
        </w:rPr>
        <w:t xml:space="preserve">ight picture </w:t>
      </w:r>
      <w:r>
        <w:rPr>
          <w:szCs w:val="24"/>
        </w:rPr>
        <w:t xml:space="preserve">has </w:t>
      </w:r>
      <w:r w:rsidR="009312D5">
        <w:rPr>
          <w:szCs w:val="24"/>
        </w:rPr>
        <w:t>the</w:t>
      </w:r>
      <w:r w:rsidRPr="004304F7">
        <w:rPr>
          <w:szCs w:val="24"/>
        </w:rPr>
        <w:t xml:space="preserve"> "Aid" edge filter</w:t>
      </w:r>
      <w:r>
        <w:rPr>
          <w:szCs w:val="24"/>
        </w:rPr>
        <w:t xml:space="preserve"> on. Employees are: </w:t>
      </w:r>
      <w:proofErr w:type="spellStart"/>
      <w:r>
        <w:rPr>
          <w:szCs w:val="24"/>
        </w:rPr>
        <w:t>Yesha</w:t>
      </w:r>
      <w:proofErr w:type="spellEnd"/>
      <w:r>
        <w:rPr>
          <w:szCs w:val="24"/>
        </w:rPr>
        <w:t xml:space="preserve"> (upper tasks), Daniel (Middle), and </w:t>
      </w:r>
      <w:proofErr w:type="spellStart"/>
      <w:r>
        <w:rPr>
          <w:szCs w:val="24"/>
        </w:rPr>
        <w:t>Mirax</w:t>
      </w:r>
      <w:proofErr w:type="spellEnd"/>
      <w:r w:rsidR="009312D5">
        <w:rPr>
          <w:szCs w:val="24"/>
        </w:rPr>
        <w:t xml:space="preserve"> </w:t>
      </w:r>
      <w:r>
        <w:rPr>
          <w:szCs w:val="24"/>
        </w:rPr>
        <w:t>(bottom).</w:t>
      </w:r>
    </w:p>
    <w:p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w:t>
      </w:r>
      <w:r w:rsidR="006536D8">
        <w:rPr>
          <w:lang w:val="en-US"/>
        </w:rPr>
        <w:t xml:space="preserve">highlights </w:t>
      </w:r>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r w:rsidR="006536D8">
        <w:rPr>
          <w:lang w:val="en-US"/>
        </w:rPr>
        <w:t xml:space="preserve"> vertices</w:t>
      </w:r>
      <w:r>
        <w:rPr>
          <w:lang w:val="en-US"/>
        </w:rPr>
        <w:t xml:space="preserve">), Credits, and Role. The vertex color </w:t>
      </w:r>
      <w:r w:rsidR="006536D8">
        <w:rPr>
          <w:lang w:val="en-US"/>
        </w:rPr>
        <w:t xml:space="preserve">does </w:t>
      </w:r>
      <w:r>
        <w:rPr>
          <w:lang w:val="en-US"/>
        </w:rPr>
        <w:t xml:space="preserve">not change if it </w:t>
      </w:r>
      <w:r w:rsidR="006536D8">
        <w:rPr>
          <w:lang w:val="en-US"/>
        </w:rPr>
        <w:t>does not</w:t>
      </w:r>
      <w:r>
        <w:rPr>
          <w:lang w:val="en-US"/>
        </w:rPr>
        <w:t xml:space="preserve"> 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Common activities in SDM are normal tasks executed by employees during their roles, while uncommon activities are activities that do</w:t>
      </w:r>
      <w:r w:rsidR="00BA175D">
        <w:rPr>
          <w:lang w:val="en-US"/>
        </w:rPr>
        <w:t xml:space="preserve"> </w:t>
      </w:r>
      <w:r w:rsidR="005C7B64">
        <w:rPr>
          <w:lang w:val="en-US"/>
        </w:rPr>
        <w:t>n</w:t>
      </w:r>
      <w:r w:rsidR="00BA175D">
        <w:rPr>
          <w:lang w:val="en-US"/>
        </w:rPr>
        <w:t>o</w:t>
      </w:r>
      <w:r w:rsidR="005C7B64">
        <w:rPr>
          <w:lang w:val="en-US"/>
        </w:rPr>
        <w:t>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r w:rsidR="00DC7942">
        <w:rPr>
          <w:lang w:val="en-US"/>
        </w:rPr>
        <w:t>“</w:t>
      </w:r>
      <w:proofErr w:type="spellStart"/>
      <w:r w:rsidR="005C7B64">
        <w:rPr>
          <w:lang w:val="en-US"/>
        </w:rPr>
        <w:t>c</w:t>
      </w:r>
      <w:r w:rsidR="00390181">
        <w:rPr>
          <w:lang w:val="en-US"/>
        </w:rPr>
        <w:t>or</w:t>
      </w:r>
      <w:r w:rsidR="005C7B64">
        <w:rPr>
          <w:lang w:val="en-US"/>
        </w:rPr>
        <w:t>nsilk</w:t>
      </w:r>
      <w:proofErr w:type="spellEnd"/>
      <w:r w:rsidR="00DC7942">
        <w:rPr>
          <w:lang w:val="en-US"/>
        </w:rPr>
        <w:t>”</w:t>
      </w:r>
      <w:r w:rsidR="005C7B64">
        <w:rPr>
          <w:lang w:val="en-US"/>
        </w:rPr>
        <w:t xml:space="preserve"> color), and Negotiation (</w:t>
      </w:r>
      <w:r w:rsidR="00DC7942">
        <w:rPr>
          <w:lang w:val="en-US"/>
        </w:rPr>
        <w:t>“</w:t>
      </w:r>
      <w:proofErr w:type="spellStart"/>
      <w:r w:rsidR="005C7B64">
        <w:rPr>
          <w:lang w:val="en-US"/>
        </w:rPr>
        <w:t>h</w:t>
      </w:r>
      <w:r w:rsidR="00390181">
        <w:rPr>
          <w:lang w:val="en-US"/>
        </w:rPr>
        <w:t>oneydrew</w:t>
      </w:r>
      <w:proofErr w:type="spellEnd"/>
      <w:r w:rsidR="00DC7942">
        <w:rPr>
          <w:lang w:val="en-US"/>
        </w:rPr>
        <w:t>”</w:t>
      </w:r>
      <w:r w:rsidR="00390181">
        <w:rPr>
          <w:lang w:val="en-US"/>
        </w:rPr>
        <w:t xml:space="preserve"> color). This color difference between vertices is useful to quickly identity non-ordinary events. For example, by looking at the graph </w:t>
      </w:r>
      <w:r w:rsidR="00C95E54">
        <w:rPr>
          <w:lang w:val="en-US"/>
        </w:rPr>
        <w:t xml:space="preserve">shown in </w:t>
      </w:r>
      <w:r w:rsidR="006C4C2C">
        <w:rPr>
          <w:lang w:val="en-US"/>
        </w:rPr>
        <w:fldChar w:fldCharType="begin"/>
      </w:r>
      <w:r w:rsidR="00AF148A">
        <w:rPr>
          <w:lang w:val="en-US"/>
        </w:rPr>
        <w:instrText xml:space="preserve"> REF _Ref357080472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8</w:t>
      </w:r>
      <w:r w:rsidR="006C4C2C">
        <w:rPr>
          <w:lang w:val="en-US"/>
        </w:rPr>
        <w:fldChar w:fldCharType="end"/>
      </w:r>
      <w:r w:rsidR="00AF148A">
        <w:rPr>
          <w:lang w:val="en-US"/>
        </w:rPr>
        <w:t xml:space="preserve"> it is possible to quickly identify that an employee trained </w:t>
      </w:r>
      <w:r w:rsidR="00B82DB7">
        <w:rPr>
          <w:lang w:val="en-US"/>
        </w:rPr>
        <w:t xml:space="preserve">during </w:t>
      </w:r>
      <w:r w:rsidR="00AF148A">
        <w:rPr>
          <w:lang w:val="en-US"/>
        </w:rPr>
        <w:t xml:space="preserve">one week and was idle </w:t>
      </w:r>
      <w:r w:rsidR="00B82DB7">
        <w:rPr>
          <w:lang w:val="en-US"/>
        </w:rPr>
        <w:t>during the consecutive</w:t>
      </w:r>
      <w:r w:rsidR="005C7B64">
        <w:rPr>
          <w:lang w:val="en-US"/>
        </w:rPr>
        <w:t xml:space="preserve"> </w:t>
      </w:r>
      <w:r w:rsidR="00AF148A">
        <w:rPr>
          <w:lang w:val="en-US"/>
        </w:rPr>
        <w:t xml:space="preserve">four days after </w:t>
      </w:r>
      <w:r w:rsidR="005C7B64">
        <w:rPr>
          <w:lang w:val="en-US"/>
        </w:rPr>
        <w:t>the training was complete</w:t>
      </w:r>
      <w:r w:rsidR="00AF148A">
        <w:rPr>
          <w:lang w:val="en-US"/>
        </w:rPr>
        <w:t xml:space="preserve">. </w:t>
      </w:r>
      <w:r w:rsidR="00B82DB7">
        <w:rPr>
          <w:lang w:val="en-US"/>
        </w:rPr>
        <w:t>In addition</w:t>
      </w:r>
      <w:r w:rsidR="005C7B64">
        <w:rPr>
          <w:lang w:val="en-US"/>
        </w:rPr>
        <w:t>,</w:t>
      </w:r>
      <w:r w:rsidR="00AF148A">
        <w:rPr>
          <w:lang w:val="en-US"/>
        </w:rPr>
        <w:t xml:space="preserve"> Daniel was fired </w:t>
      </w:r>
      <w:r w:rsidR="00B82DB7">
        <w:rPr>
          <w:lang w:val="en-US"/>
        </w:rPr>
        <w:t xml:space="preserve">and </w:t>
      </w:r>
      <w:proofErr w:type="spellStart"/>
      <w:r w:rsidR="00AF148A">
        <w:rPr>
          <w:lang w:val="en-US"/>
        </w:rPr>
        <w:t>Mirax</w:t>
      </w:r>
      <w:proofErr w:type="spellEnd"/>
      <w:r w:rsidR="00AF148A">
        <w:rPr>
          <w:lang w:val="en-US"/>
        </w:rPr>
        <w:t xml:space="preserve"> was promoted</w:t>
      </w:r>
      <w:r w:rsidR="005C7B64">
        <w:rPr>
          <w:lang w:val="en-US"/>
        </w:rPr>
        <w:t xml:space="preserve"> </w:t>
      </w:r>
      <w:r w:rsidR="00B82DB7">
        <w:rPr>
          <w:lang w:val="en-US"/>
        </w:rPr>
        <w:t xml:space="preserve">in </w:t>
      </w:r>
      <w:r w:rsidR="005C7B64">
        <w:rPr>
          <w:lang w:val="en-US"/>
        </w:rPr>
        <w:t>the same day.</w:t>
      </w:r>
      <w:r w:rsidR="00AF148A">
        <w:rPr>
          <w:lang w:val="en-US"/>
        </w:rPr>
        <w:t xml:space="preserve"> </w:t>
      </w:r>
      <w:r w:rsidR="00B82DB7">
        <w:rPr>
          <w:lang w:val="en-US"/>
        </w:rPr>
        <w:t xml:space="preserve">Finally, </w:t>
      </w:r>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Cs w:val="24"/>
        </w:rPr>
      </w:pPr>
      <w:bookmarkStart w:id="29" w:name="_Ref357080472"/>
      <w:commentRangeStart w:id="30"/>
      <w:commentRangeStart w:id="31"/>
      <w:r w:rsidRPr="00390181">
        <w:rPr>
          <w:szCs w:val="24"/>
        </w:rPr>
        <w:t>Figure</w:t>
      </w:r>
      <w:commentRangeEnd w:id="31"/>
      <w:r w:rsidR="007C35E0">
        <w:rPr>
          <w:rStyle w:val="CommentReference"/>
          <w:rFonts w:cstheme="minorBidi"/>
          <w:b w:val="0"/>
          <w:bCs w:val="0"/>
          <w:lang w:val="pt-BR"/>
        </w:rPr>
        <w:commentReference w:id="31"/>
      </w:r>
      <w:r w:rsidRPr="00390181">
        <w:rPr>
          <w:szCs w:val="24"/>
        </w:rPr>
        <w:t xml:space="preserve"> </w:t>
      </w:r>
      <w:commentRangeEnd w:id="30"/>
      <w:r w:rsidR="003C123A">
        <w:rPr>
          <w:rStyle w:val="CommentReference"/>
          <w:rFonts w:cstheme="minorBidi"/>
          <w:b w:val="0"/>
          <w:bCs w:val="0"/>
          <w:lang w:val="pt-BR"/>
        </w:rPr>
        <w:commentReference w:id="30"/>
      </w:r>
      <w:r w:rsidR="006C4C2C" w:rsidRPr="00390181">
        <w:rPr>
          <w:szCs w:val="24"/>
        </w:rPr>
        <w:fldChar w:fldCharType="begin"/>
      </w:r>
      <w:r w:rsidRPr="00390181">
        <w:rPr>
          <w:szCs w:val="24"/>
        </w:rPr>
        <w:instrText xml:space="preserve"> SEQ Figure \* ARABIC </w:instrText>
      </w:r>
      <w:r w:rsidR="006C4C2C" w:rsidRPr="00390181">
        <w:rPr>
          <w:szCs w:val="24"/>
        </w:rPr>
        <w:fldChar w:fldCharType="separate"/>
      </w:r>
      <w:r w:rsidR="00F32886">
        <w:rPr>
          <w:noProof/>
          <w:szCs w:val="24"/>
        </w:rPr>
        <w:t>8</w:t>
      </w:r>
      <w:r w:rsidR="006C4C2C" w:rsidRPr="00390181">
        <w:rPr>
          <w:szCs w:val="24"/>
        </w:rPr>
        <w:fldChar w:fldCharType="end"/>
      </w:r>
      <w:bookmarkEnd w:id="29"/>
      <w:r w:rsidRPr="00390181">
        <w:rPr>
          <w:szCs w:val="24"/>
        </w:rPr>
        <w:t>: Same g</w:t>
      </w:r>
      <w:r w:rsidR="00AF148A">
        <w:rPr>
          <w:szCs w:val="24"/>
        </w:rPr>
        <w:t>raph from</w:t>
      </w:r>
      <w:r w:rsidRPr="00390181">
        <w:rPr>
          <w:szCs w:val="24"/>
        </w:rPr>
        <w:t xml:space="preserve"> </w:t>
      </w:r>
      <w:fldSimple w:instr=" REF _Ref357002313 \h  \* MERGEFORMAT ">
        <w:r w:rsidR="00F32886" w:rsidRPr="00D05136">
          <w:rPr>
            <w:szCs w:val="24"/>
          </w:rPr>
          <w:t xml:space="preserve">Figure </w:t>
        </w:r>
        <w:r w:rsidR="00F32886">
          <w:rPr>
            <w:szCs w:val="24"/>
          </w:rPr>
          <w:t>5</w:t>
        </w:r>
      </w:fldSimple>
      <w:r w:rsidRPr="00390181">
        <w:rPr>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type of visualization</w:t>
      </w:r>
      <w:r w:rsidR="00566686">
        <w:rPr>
          <w:lang w:val="en-US"/>
        </w:rPr>
        <w:t xml:space="preserve">, based on the </w:t>
      </w:r>
      <w:r w:rsidR="00570F50">
        <w:rPr>
          <w:lang w:val="en-US"/>
        </w:rPr>
        <w:t>evaluati</w:t>
      </w:r>
      <w:r w:rsidR="00566686">
        <w:rPr>
          <w:lang w:val="en-US"/>
        </w:rPr>
        <w:t>on of</w:t>
      </w:r>
      <w:r w:rsidR="00570F50">
        <w:rPr>
          <w:lang w:val="en-US"/>
        </w:rPr>
        <w:t xml:space="preserve"> attributes</w:t>
      </w:r>
      <w:r w:rsidR="00566686">
        <w:rPr>
          <w:lang w:val="en-US"/>
        </w:rPr>
        <w:t>,</w:t>
      </w:r>
      <w:r w:rsidR="00570F50">
        <w:rPr>
          <w:lang w:val="en-US"/>
        </w:rPr>
        <w:t xml:space="preserve"> </w:t>
      </w:r>
      <w:r w:rsidR="00EB6321">
        <w:rPr>
          <w:lang w:val="en-US"/>
        </w:rPr>
        <w:t xml:space="preserve">is useful to quickly identify particular sections </w:t>
      </w:r>
      <w:r w:rsidR="00566686">
        <w:rPr>
          <w:lang w:val="en-US"/>
        </w:rPr>
        <w:t xml:space="preserve">in </w:t>
      </w:r>
      <w:r w:rsidR="00EB6321">
        <w:rPr>
          <w:lang w:val="en-US"/>
        </w:rPr>
        <w:t xml:space="preserve">the graph. </w:t>
      </w:r>
      <w:r w:rsidR="00570F50">
        <w:rPr>
          <w:lang w:val="en-US"/>
        </w:rPr>
        <w:t xml:space="preserve">Another example in the same scenario is to check the player’s </w:t>
      </w:r>
      <w:r w:rsidR="00566686">
        <w:rPr>
          <w:lang w:val="en-US"/>
        </w:rPr>
        <w:t>financial status</w:t>
      </w:r>
      <w:r w:rsidR="00570F50">
        <w:rPr>
          <w:lang w:val="en-US"/>
        </w:rPr>
        <w:t>.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6C4C2C">
        <w:rPr>
          <w:lang w:val="en-US"/>
        </w:rPr>
        <w:fldChar w:fldCharType="begin"/>
      </w:r>
      <w:r w:rsidR="00F64A62">
        <w:rPr>
          <w:lang w:val="en-US"/>
        </w:rPr>
        <w:instrText xml:space="preserve"> REF _Ref357082572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9</w:t>
      </w:r>
      <w:r w:rsidR="006C4C2C">
        <w:rPr>
          <w:lang w:val="en-US"/>
        </w:rPr>
        <w:fldChar w:fldCharType="end"/>
      </w:r>
      <w:r w:rsidR="00570F50">
        <w:rPr>
          <w:lang w:val="en-US"/>
        </w:rPr>
        <w:t xml:space="preserve">, it is possible to see that the player ran out </w:t>
      </w:r>
      <w:r w:rsidR="00566686">
        <w:rPr>
          <w:lang w:val="en-US"/>
        </w:rPr>
        <w:t xml:space="preserve">of credits </w:t>
      </w:r>
      <w:r w:rsidR="00570F50">
        <w:rPr>
          <w:lang w:val="en-US"/>
        </w:rPr>
        <w:t xml:space="preserve">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w:t>
      </w:r>
      <w:r w:rsidR="00F40567">
        <w:rPr>
          <w:lang w:val="en-US"/>
        </w:rPr>
        <w:t xml:space="preserve">in </w:t>
      </w:r>
      <w:r w:rsidR="006C4C2C">
        <w:rPr>
          <w:lang w:val="en-US"/>
        </w:rPr>
        <w:fldChar w:fldCharType="begin"/>
      </w:r>
      <w:r w:rsidR="00F64A62">
        <w:rPr>
          <w:lang w:val="en-US"/>
        </w:rPr>
        <w:instrText xml:space="preserve"> REF _Ref357082598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10</w:t>
      </w:r>
      <w:r w:rsidR="006C4C2C">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Cs w:val="24"/>
        </w:rPr>
      </w:pPr>
      <w:bookmarkStart w:id="32" w:name="_Ref357082572"/>
      <w:r w:rsidRPr="001C60A1">
        <w:rPr>
          <w:szCs w:val="24"/>
        </w:rPr>
        <w:t xml:space="preserve">Figure </w:t>
      </w:r>
      <w:r w:rsidR="006C4C2C" w:rsidRPr="001C60A1">
        <w:rPr>
          <w:szCs w:val="24"/>
        </w:rPr>
        <w:fldChar w:fldCharType="begin"/>
      </w:r>
      <w:r w:rsidRPr="001C60A1">
        <w:rPr>
          <w:szCs w:val="24"/>
        </w:rPr>
        <w:instrText xml:space="preserve"> SEQ Figure \* ARABIC </w:instrText>
      </w:r>
      <w:r w:rsidR="006C4C2C" w:rsidRPr="001C60A1">
        <w:rPr>
          <w:szCs w:val="24"/>
        </w:rPr>
        <w:fldChar w:fldCharType="separate"/>
      </w:r>
      <w:r w:rsidR="00F32886">
        <w:rPr>
          <w:noProof/>
          <w:szCs w:val="24"/>
        </w:rPr>
        <w:t>9</w:t>
      </w:r>
      <w:r w:rsidR="006C4C2C" w:rsidRPr="001C60A1">
        <w:rPr>
          <w:szCs w:val="24"/>
        </w:rPr>
        <w:fldChar w:fldCharType="end"/>
      </w:r>
      <w:bookmarkEnd w:id="32"/>
      <w:r w:rsidRPr="001C60A1">
        <w:rPr>
          <w:szCs w:val="24"/>
        </w:rPr>
        <w:t>: Same graph from Figure 4 with Attribute Status set to Credits mode</w:t>
      </w:r>
    </w:p>
    <w:p w:rsidR="009841B7" w:rsidRPr="009841B7" w:rsidRDefault="009841B7" w:rsidP="009841B7">
      <w:pPr>
        <w:rPr>
          <w:lang w:val="en-US"/>
        </w:rPr>
      </w:pP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Cs w:val="24"/>
        </w:rPr>
      </w:pPr>
      <w:bookmarkStart w:id="33" w:name="_Ref357082598"/>
      <w:r w:rsidRPr="001C60A1">
        <w:rPr>
          <w:szCs w:val="24"/>
        </w:rPr>
        <w:t xml:space="preserve">Figure </w:t>
      </w:r>
      <w:r w:rsidR="006C4C2C" w:rsidRPr="001C60A1">
        <w:rPr>
          <w:szCs w:val="24"/>
        </w:rPr>
        <w:fldChar w:fldCharType="begin"/>
      </w:r>
      <w:r w:rsidRPr="001C60A1">
        <w:rPr>
          <w:szCs w:val="24"/>
        </w:rPr>
        <w:instrText xml:space="preserve"> SEQ Figure \* ARABIC </w:instrText>
      </w:r>
      <w:r w:rsidR="006C4C2C" w:rsidRPr="001C60A1">
        <w:rPr>
          <w:szCs w:val="24"/>
        </w:rPr>
        <w:fldChar w:fldCharType="separate"/>
      </w:r>
      <w:r w:rsidR="00F32886">
        <w:rPr>
          <w:noProof/>
          <w:szCs w:val="24"/>
        </w:rPr>
        <w:t>10</w:t>
      </w:r>
      <w:r w:rsidR="006C4C2C" w:rsidRPr="001C60A1">
        <w:rPr>
          <w:szCs w:val="24"/>
        </w:rPr>
        <w:fldChar w:fldCharType="end"/>
      </w:r>
      <w:bookmarkEnd w:id="33"/>
      <w:r w:rsidRPr="001C60A1">
        <w:rPr>
          <w:szCs w:val="24"/>
        </w:rPr>
        <w:t>: Same graph from Figure 4 with Attribute Status set to default mode and Credits edge filter on</w:t>
      </w:r>
    </w:p>
    <w:p w:rsidR="009841B7" w:rsidRDefault="009841B7" w:rsidP="009841B7">
      <w:pPr>
        <w:rPr>
          <w:lang w:val="en-US"/>
        </w:rPr>
      </w:pPr>
      <w:r>
        <w:rPr>
          <w:lang w:val="en-US"/>
        </w:rPr>
        <w:t xml:space="preserve">As can be seen </w:t>
      </w:r>
      <w:r w:rsidR="00F40567">
        <w:rPr>
          <w:lang w:val="en-US"/>
        </w:rPr>
        <w:t xml:space="preserve">in </w:t>
      </w:r>
      <w:r w:rsidR="006C4C2C">
        <w:rPr>
          <w:lang w:val="en-US"/>
        </w:rPr>
        <w:fldChar w:fldCharType="begin"/>
      </w:r>
      <w:r>
        <w:rPr>
          <w:lang w:val="en-US"/>
        </w:rPr>
        <w:instrText xml:space="preserve"> REF _Ref357082598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10</w:t>
      </w:r>
      <w:r w:rsidR="006C4C2C">
        <w:rPr>
          <w:lang w:val="en-US"/>
        </w:rPr>
        <w:fldChar w:fldCharType="end"/>
      </w:r>
      <w:r>
        <w:rPr>
          <w:lang w:val="en-US"/>
        </w:rPr>
        <w:t>, the player had many expenses with his employees</w:t>
      </w:r>
      <w:r w:rsidR="00F40567">
        <w:rPr>
          <w:lang w:val="en-US"/>
        </w:rPr>
        <w:t>. H</w:t>
      </w:r>
      <w:r>
        <w:rPr>
          <w:lang w:val="en-US"/>
        </w:rPr>
        <w:t>iring three new employees and training another, as illustrated by the thicker edges at days 0 and 1</w:t>
      </w:r>
      <w:r w:rsidR="00F40567">
        <w:rPr>
          <w:lang w:val="en-US"/>
        </w:rPr>
        <w:t>, was a key factor to increase this problem</w:t>
      </w:r>
      <w:r>
        <w:rPr>
          <w:lang w:val="en-US"/>
        </w:rPr>
        <w:t xml:space="preserve">. It is possible to group the vertices together to </w:t>
      </w:r>
      <w:r w:rsidR="00DD454F">
        <w:rPr>
          <w:lang w:val="en-US"/>
        </w:rPr>
        <w:t>better visualize</w:t>
      </w:r>
      <w:r>
        <w:rPr>
          <w:lang w:val="en-US"/>
        </w:rPr>
        <w:t xml:space="preserve"> the expenses, as illustrated </w:t>
      </w:r>
      <w:r w:rsidR="00DD454F">
        <w:rPr>
          <w:lang w:val="en-US"/>
        </w:rPr>
        <w:t xml:space="preserve">in </w:t>
      </w:r>
      <w:r w:rsidR="006C4C2C">
        <w:rPr>
          <w:lang w:val="en-US"/>
        </w:rPr>
        <w:fldChar w:fldCharType="begin"/>
      </w:r>
      <w:r>
        <w:rPr>
          <w:lang w:val="en-US"/>
        </w:rPr>
        <w:instrText xml:space="preserve"> REF _Ref357082611 \h </w:instrText>
      </w:r>
      <w:r w:rsidR="006C4C2C">
        <w:rPr>
          <w:lang w:val="en-US"/>
        </w:rPr>
      </w:r>
      <w:r w:rsidR="006C4C2C">
        <w:rPr>
          <w:lang w:val="en-US"/>
        </w:rPr>
        <w:fldChar w:fldCharType="separate"/>
      </w:r>
      <w:r w:rsidR="00F32886" w:rsidRPr="00F32886">
        <w:rPr>
          <w:szCs w:val="24"/>
          <w:lang w:val="en-US"/>
        </w:rPr>
        <w:t xml:space="preserve">Figure </w:t>
      </w:r>
      <w:r w:rsidR="00F32886" w:rsidRPr="00F32886">
        <w:rPr>
          <w:noProof/>
          <w:szCs w:val="24"/>
          <w:lang w:val="en-US"/>
        </w:rPr>
        <w:t>11</w:t>
      </w:r>
      <w:r w:rsidR="006C4C2C">
        <w:rPr>
          <w:lang w:val="en-US"/>
        </w:rPr>
        <w:fldChar w:fldCharType="end"/>
      </w:r>
      <w:r>
        <w:rPr>
          <w:lang w:val="en-US"/>
        </w:rPr>
        <w:t>, which grouped these 11 days. In total,  2</w:t>
      </w:r>
      <w:r w:rsidR="00DC7942">
        <w:rPr>
          <w:lang w:val="en-US"/>
        </w:rPr>
        <w:t>4,</w:t>
      </w:r>
      <w:r>
        <w:rPr>
          <w:lang w:val="en-US"/>
        </w:rPr>
        <w:t xml:space="preserve">170 credits </w:t>
      </w:r>
      <w:r w:rsidR="00DD454F">
        <w:rPr>
          <w:lang w:val="en-US"/>
        </w:rPr>
        <w:t xml:space="preserve">were spent </w:t>
      </w:r>
      <w:r>
        <w:rPr>
          <w:lang w:val="en-US"/>
        </w:rPr>
        <w:t>with hiring, 8</w:t>
      </w:r>
      <w:r w:rsidR="00DD454F">
        <w:rPr>
          <w:lang w:val="en-US"/>
        </w:rPr>
        <w:t>,</w:t>
      </w:r>
      <w:r>
        <w:rPr>
          <w:lang w:val="en-US"/>
        </w:rPr>
        <w:t xml:space="preserve">036 credits with Arden, 0 credits with </w:t>
      </w:r>
      <w:proofErr w:type="spellStart"/>
      <w:r>
        <w:rPr>
          <w:lang w:val="en-US"/>
        </w:rPr>
        <w:t>Miera</w:t>
      </w:r>
      <w:proofErr w:type="spellEnd"/>
      <w:r w:rsidR="00DD454F">
        <w:rPr>
          <w:lang w:val="en-US"/>
        </w:rPr>
        <w:t>,</w:t>
      </w:r>
      <w:r>
        <w:rPr>
          <w:lang w:val="en-US"/>
        </w:rPr>
        <w:t xml:space="preserve"> because she was not </w:t>
      </w:r>
      <w:r w:rsidR="00DD454F">
        <w:rPr>
          <w:lang w:val="en-US"/>
        </w:rPr>
        <w:t>hired until this moment</w:t>
      </w:r>
      <w:r>
        <w:rPr>
          <w:lang w:val="en-US"/>
        </w:rPr>
        <w:t>, 3</w:t>
      </w:r>
      <w:r w:rsidR="00DD454F">
        <w:rPr>
          <w:lang w:val="en-US"/>
        </w:rPr>
        <w:t>,</w:t>
      </w:r>
      <w:r>
        <w:rPr>
          <w:lang w:val="en-US"/>
        </w:rPr>
        <w:t>240 credits with Daniel, 1</w:t>
      </w:r>
      <w:r w:rsidR="00C15C54">
        <w:rPr>
          <w:lang w:val="en-US"/>
        </w:rPr>
        <w:t>,</w:t>
      </w:r>
      <w:r>
        <w:rPr>
          <w:lang w:val="en-US"/>
        </w:rPr>
        <w:t xml:space="preserve">971 credits with </w:t>
      </w:r>
      <w:proofErr w:type="spellStart"/>
      <w:r>
        <w:rPr>
          <w:lang w:val="en-US"/>
        </w:rPr>
        <w:t>Marke</w:t>
      </w:r>
      <w:proofErr w:type="spellEnd"/>
      <w:r>
        <w:rPr>
          <w:lang w:val="en-US"/>
        </w:rPr>
        <w:t>, 1</w:t>
      </w:r>
      <w:r w:rsidR="00C15C54">
        <w:rPr>
          <w:lang w:val="en-US"/>
        </w:rPr>
        <w:t>,</w:t>
      </w:r>
      <w:r>
        <w:rPr>
          <w:lang w:val="en-US"/>
        </w:rPr>
        <w:t xml:space="preserve">899 credits with </w:t>
      </w:r>
      <w:proofErr w:type="spellStart"/>
      <w:r>
        <w:rPr>
          <w:lang w:val="en-US"/>
        </w:rPr>
        <w:t>Yesha</w:t>
      </w:r>
      <w:proofErr w:type="spellEnd"/>
      <w:r>
        <w:rPr>
          <w:lang w:val="en-US"/>
        </w:rPr>
        <w:t>, 1</w:t>
      </w:r>
      <w:r w:rsidR="00C15C54">
        <w:rPr>
          <w:lang w:val="en-US"/>
        </w:rPr>
        <w:t>,</w:t>
      </w:r>
      <w:r>
        <w:rPr>
          <w:lang w:val="en-US"/>
        </w:rPr>
        <w:t xml:space="preserve">809 credits with </w:t>
      </w:r>
      <w:proofErr w:type="spellStart"/>
      <w:r>
        <w:rPr>
          <w:lang w:val="en-US"/>
        </w:rPr>
        <w:t>Tornick</w:t>
      </w:r>
      <w:proofErr w:type="spellEnd"/>
      <w:r>
        <w:rPr>
          <w:lang w:val="en-US"/>
        </w:rPr>
        <w:t>, and 2</w:t>
      </w:r>
      <w:r w:rsidR="00C15C54">
        <w:rPr>
          <w:lang w:val="en-US"/>
        </w:rPr>
        <w:t>,</w:t>
      </w:r>
      <w:r>
        <w:rPr>
          <w:lang w:val="en-US"/>
        </w:rPr>
        <w:t xml:space="preserve">007 credits with Emmy. </w:t>
      </w:r>
      <w:proofErr w:type="spellStart"/>
      <w:r>
        <w:rPr>
          <w:lang w:val="en-US"/>
        </w:rPr>
        <w:t>Mirax</w:t>
      </w:r>
      <w:proofErr w:type="spellEnd"/>
      <w:r>
        <w:rPr>
          <w:lang w:val="en-US"/>
        </w:rPr>
        <w:t xml:space="preserve"> actually generated 6</w:t>
      </w:r>
      <w:r w:rsidR="00C15C54">
        <w:rPr>
          <w:lang w:val="en-US"/>
        </w:rPr>
        <w:t>,</w:t>
      </w:r>
      <w:r>
        <w:rPr>
          <w:lang w:val="en-US"/>
        </w:rPr>
        <w:t xml:space="preserve">840 credits for the player by </w:t>
      </w:r>
      <w:r w:rsidR="00C15C54">
        <w:rPr>
          <w:lang w:val="en-US"/>
        </w:rPr>
        <w:t xml:space="preserve">performing </w:t>
      </w:r>
      <w:r>
        <w:rPr>
          <w:lang w:val="en-US"/>
        </w:rPr>
        <w:t xml:space="preserve">her role as marketing, which </w:t>
      </w:r>
      <w:r w:rsidR="009F27ED">
        <w:rPr>
          <w:lang w:val="en-US"/>
        </w:rPr>
        <w:t>provides</w:t>
      </w:r>
      <w:r>
        <w:rPr>
          <w:lang w:val="en-US"/>
        </w:rPr>
        <w:t xml:space="preserve"> cash</w:t>
      </w:r>
      <w:r w:rsidR="009F27ED">
        <w:rPr>
          <w:lang w:val="en-US"/>
        </w:rPr>
        <w:t>,</w:t>
      </w:r>
      <w:r>
        <w:rPr>
          <w:lang w:val="en-US"/>
        </w:rPr>
        <w:t xml:space="preserve"> </w:t>
      </w:r>
      <w:r w:rsidR="009F27ED">
        <w:rPr>
          <w:lang w:val="en-US"/>
        </w:rPr>
        <w:t xml:space="preserve">from side dealings with third parties, </w:t>
      </w:r>
      <w:r>
        <w:rPr>
          <w:lang w:val="en-US"/>
        </w:rPr>
        <w:t>and aid analysts.</w:t>
      </w:r>
    </w:p>
    <w:p w:rsidR="001C60A1" w:rsidRDefault="009F27ED" w:rsidP="001C60A1">
      <w:pPr>
        <w:keepNext/>
        <w:ind w:firstLine="0"/>
      </w:pPr>
      <w:r>
        <w:rPr>
          <w:noProof/>
          <w:lang w:val="en-US"/>
        </w:rPr>
        <w:lastRenderedPageBreak/>
        <w:drawing>
          <wp:inline distT="0" distB="0" distL="0" distR="0">
            <wp:extent cx="5943600" cy="25241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Cs w:val="24"/>
        </w:rPr>
      </w:pPr>
      <w:bookmarkStart w:id="34" w:name="_Ref357082611"/>
      <w:r w:rsidRPr="001C60A1">
        <w:rPr>
          <w:szCs w:val="24"/>
        </w:rPr>
        <w:t xml:space="preserve">Figure </w:t>
      </w:r>
      <w:r w:rsidR="006C4C2C" w:rsidRPr="001C60A1">
        <w:rPr>
          <w:szCs w:val="24"/>
        </w:rPr>
        <w:fldChar w:fldCharType="begin"/>
      </w:r>
      <w:r w:rsidRPr="001C60A1">
        <w:rPr>
          <w:szCs w:val="24"/>
        </w:rPr>
        <w:instrText xml:space="preserve"> SEQ Figure \* ARABIC </w:instrText>
      </w:r>
      <w:r w:rsidR="006C4C2C" w:rsidRPr="001C60A1">
        <w:rPr>
          <w:szCs w:val="24"/>
        </w:rPr>
        <w:fldChar w:fldCharType="separate"/>
      </w:r>
      <w:r w:rsidR="00F32886">
        <w:rPr>
          <w:noProof/>
          <w:szCs w:val="24"/>
        </w:rPr>
        <w:t>11</w:t>
      </w:r>
      <w:r w:rsidR="006C4C2C" w:rsidRPr="001C60A1">
        <w:rPr>
          <w:szCs w:val="24"/>
        </w:rPr>
        <w:fldChar w:fldCharType="end"/>
      </w:r>
      <w:bookmarkEnd w:id="34"/>
      <w:r w:rsidRPr="001C60A1">
        <w:rPr>
          <w:szCs w:val="24"/>
        </w:rPr>
        <w:t>: Same graph from Figure 4 with Attribute Status set to default mode, Credit edge filter on, and vertices collapsed</w:t>
      </w:r>
      <w:r w:rsidR="005109B5">
        <w:rPr>
          <w:szCs w:val="24"/>
        </w:rPr>
        <w:t xml:space="preserve"> (from day 0 to day 11)</w:t>
      </w:r>
      <w:r w:rsidRPr="001C60A1">
        <w:rPr>
          <w:szCs w:val="24"/>
        </w:rPr>
        <w:t>.</w:t>
      </w:r>
      <w:r>
        <w:rPr>
          <w:szCs w:val="24"/>
        </w:rPr>
        <w:t xml:space="preserve"> Figure was rotated</w:t>
      </w:r>
      <w:r w:rsidR="005F415D">
        <w:rPr>
          <w:szCs w:val="24"/>
        </w:rPr>
        <w:t xml:space="preserve"> by</w:t>
      </w:r>
      <w:r>
        <w:rPr>
          <w:szCs w:val="24"/>
        </w:rPr>
        <w:t xml:space="preserve"> 90º to the left</w:t>
      </w:r>
      <w:r w:rsidR="00F64A62">
        <w:rPr>
          <w:szCs w:val="24"/>
        </w:rPr>
        <w:t xml:space="preserve"> and </w:t>
      </w:r>
      <w:r w:rsidR="005F415D">
        <w:rPr>
          <w:szCs w:val="24"/>
        </w:rPr>
        <w:t xml:space="preserve">the </w:t>
      </w:r>
      <w:r w:rsidR="00F64A62">
        <w:rPr>
          <w:szCs w:val="24"/>
        </w:rPr>
        <w:t>edge</w:t>
      </w:r>
      <w:r w:rsidR="005F415D">
        <w:rPr>
          <w:szCs w:val="24"/>
        </w:rPr>
        <w:t>’s</w:t>
      </w:r>
      <w:r w:rsidR="00F64A62">
        <w:rPr>
          <w:szCs w:val="24"/>
        </w:rPr>
        <w:t xml:space="preserve"> labels </w:t>
      </w:r>
      <w:r w:rsidR="00F17644">
        <w:rPr>
          <w:szCs w:val="24"/>
        </w:rPr>
        <w:t xml:space="preserve">were </w:t>
      </w:r>
      <w:r w:rsidR="00F64A62">
        <w:rPr>
          <w:szCs w:val="24"/>
        </w:rPr>
        <w:t>enabled</w:t>
      </w:r>
      <w:r>
        <w:rPr>
          <w:szCs w:val="24"/>
        </w:rPr>
        <w:t>.</w:t>
      </w:r>
    </w:p>
    <w:p w:rsidR="00F219B4" w:rsidRDefault="00F219B4" w:rsidP="00F219B4">
      <w:pPr>
        <w:pStyle w:val="Heading2"/>
        <w:rPr>
          <w:lang w:val="en-US"/>
        </w:rPr>
      </w:pPr>
      <w:bookmarkStart w:id="35" w:name="_Toc354161750"/>
      <w:bookmarkStart w:id="36" w:name="_Ref357096717"/>
      <w:commentRangeStart w:id="37"/>
      <w:r w:rsidRPr="0030598F">
        <w:rPr>
          <w:lang w:val="en-US"/>
        </w:rPr>
        <w:t xml:space="preserve">Final </w:t>
      </w:r>
      <w:commentRangeEnd w:id="37"/>
      <w:r w:rsidR="002B1F5F">
        <w:rPr>
          <w:rStyle w:val="CommentReference"/>
          <w:rFonts w:eastAsiaTheme="minorHAnsi" w:cstheme="minorBidi"/>
          <w:b w:val="0"/>
          <w:bCs w:val="0"/>
          <w:caps w:val="0"/>
        </w:rPr>
        <w:commentReference w:id="37"/>
      </w:r>
      <w:r w:rsidRPr="0030598F">
        <w:rPr>
          <w:lang w:val="en-US"/>
        </w:rPr>
        <w:t>Considerations</w:t>
      </w:r>
      <w:bookmarkEnd w:id="35"/>
      <w:bookmarkEnd w:id="36"/>
    </w:p>
    <w:p w:rsidR="00985BEB" w:rsidRDefault="007D4BE4" w:rsidP="006F4247">
      <w:pPr>
        <w:rPr>
          <w:lang w:val="en-US"/>
        </w:rPr>
      </w:pPr>
      <w:r>
        <w:rPr>
          <w:lang w:val="en-US"/>
        </w:rPr>
        <w:t xml:space="preserve">In this chapter </w:t>
      </w:r>
      <w:r w:rsidR="00C251BA">
        <w:rPr>
          <w:lang w:val="en-US"/>
        </w:rPr>
        <w:t xml:space="preserve">it was </w:t>
      </w:r>
      <w:r w:rsidR="00985BEB">
        <w:rPr>
          <w:lang w:val="en-US"/>
        </w:rPr>
        <w:t xml:space="preserve">presented </w:t>
      </w:r>
      <w:r w:rsidR="00C251BA">
        <w:rPr>
          <w:lang w:val="en-US"/>
        </w:rPr>
        <w:t>the materialization of the conceptual framework presented at chapter 4, encompassing both the collection and visualization.</w:t>
      </w:r>
      <w:r w:rsidR="0096525F">
        <w:rPr>
          <w:lang w:val="en-US"/>
        </w:rPr>
        <w:t xml:space="preserve"> The data gathering was done in the game SDM, where after each game session the </w:t>
      </w:r>
      <w:r w:rsidR="0096525F" w:rsidRPr="0096525F">
        <w:rPr>
          <w:i/>
          <w:lang w:val="en-US"/>
        </w:rPr>
        <w:t>game flow log</w:t>
      </w:r>
      <w:r w:rsidR="0096525F">
        <w:rPr>
          <w:lang w:val="en-US"/>
        </w:rPr>
        <w:t xml:space="preserve"> was generated and exported. Then the provenance visualization was done by using </w:t>
      </w:r>
      <w:proofErr w:type="spellStart"/>
      <w:r w:rsidR="0096525F" w:rsidRPr="0096525F">
        <w:rPr>
          <w:i/>
          <w:lang w:val="en-US"/>
        </w:rPr>
        <w:t>Prov</w:t>
      </w:r>
      <w:proofErr w:type="spellEnd"/>
      <w:r w:rsidR="0096525F" w:rsidRPr="0096525F">
        <w:rPr>
          <w:i/>
          <w:lang w:val="en-US"/>
        </w:rPr>
        <w:t xml:space="preserve"> Viewer</w:t>
      </w:r>
      <w:r w:rsidR="00985BEB">
        <w:rPr>
          <w:lang w:val="en-US"/>
        </w:rPr>
        <w:t xml:space="preserve">, a tool used to </w:t>
      </w:r>
      <w:r w:rsidR="0096525F">
        <w:rPr>
          <w:lang w:val="en-US"/>
        </w:rPr>
        <w:t xml:space="preserve">generate and </w:t>
      </w:r>
      <w:r w:rsidR="00985BEB">
        <w:rPr>
          <w:lang w:val="en-US"/>
        </w:rPr>
        <w:t xml:space="preserve">display the provenance </w:t>
      </w:r>
      <w:r w:rsidR="0096525F">
        <w:rPr>
          <w:lang w:val="en-US"/>
        </w:rPr>
        <w:t xml:space="preserve">graph from a </w:t>
      </w:r>
      <w:r w:rsidR="0096525F" w:rsidRPr="0096525F">
        <w:rPr>
          <w:i/>
          <w:lang w:val="en-US"/>
        </w:rPr>
        <w:t>game flow log</w:t>
      </w:r>
      <w:r w:rsidR="00985BEB">
        <w:rPr>
          <w:lang w:val="en-US"/>
        </w:rPr>
        <w:t xml:space="preserve">. Using the conceptual framework present at chapter 4, SDM is able to generate a </w:t>
      </w:r>
      <w:r w:rsidR="00985BEB" w:rsidRPr="00985BEB">
        <w:rPr>
          <w:i/>
          <w:lang w:val="en-US"/>
        </w:rPr>
        <w:t>game flow log</w:t>
      </w:r>
      <w:r w:rsidR="00985BEB">
        <w:rPr>
          <w:lang w:val="en-US"/>
        </w:rPr>
        <w:t xml:space="preserve"> to be used by the </w:t>
      </w:r>
      <w:r w:rsidR="0096525F">
        <w:rPr>
          <w:lang w:val="en-US"/>
        </w:rPr>
        <w:t>provenance</w:t>
      </w:r>
      <w:r w:rsidR="00985BEB">
        <w:rPr>
          <w:lang w:val="en-US"/>
        </w:rPr>
        <w:t xml:space="preserve"> visualization tool </w:t>
      </w:r>
      <w:proofErr w:type="spellStart"/>
      <w:r w:rsidR="00354969">
        <w:rPr>
          <w:i/>
          <w:lang w:val="en-US"/>
        </w:rPr>
        <w:t>Prov</w:t>
      </w:r>
      <w:proofErr w:type="spellEnd"/>
      <w:r w:rsidR="00354969">
        <w:rPr>
          <w:i/>
          <w:lang w:val="en-US"/>
        </w:rPr>
        <w:t xml:space="preserve"> Viewer</w:t>
      </w:r>
      <w:r w:rsidR="0096525F">
        <w:rPr>
          <w:lang w:val="en-US"/>
        </w:rPr>
        <w:t>, which uses</w:t>
      </w:r>
      <w:r w:rsidR="0096525F" w:rsidRPr="0096525F">
        <w:rPr>
          <w:lang w:val="en-US"/>
        </w:rPr>
        <w:t xml:space="preserve"> graph</w:t>
      </w:r>
      <w:r w:rsidR="0096525F">
        <w:rPr>
          <w:lang w:val="en-US"/>
        </w:rPr>
        <w:t>s</w:t>
      </w:r>
      <w:r w:rsidR="0096525F" w:rsidRPr="0096525F">
        <w:rPr>
          <w:lang w:val="en-US"/>
        </w:rPr>
        <w:t xml:space="preserve"> </w:t>
      </w:r>
      <w:r w:rsidR="0096525F">
        <w:rPr>
          <w:lang w:val="en-US"/>
        </w:rPr>
        <w:t>as notation</w:t>
      </w:r>
      <w:r w:rsidR="00985BEB">
        <w:rPr>
          <w:lang w:val="en-US"/>
        </w:rPr>
        <w:t xml:space="preserve">. The contents from the </w:t>
      </w:r>
      <w:r w:rsidR="00985BEB" w:rsidRPr="00985BEB">
        <w:rPr>
          <w:i/>
          <w:lang w:val="en-US"/>
        </w:rPr>
        <w:t>game flow log</w:t>
      </w:r>
      <w:r w:rsidR="00985BEB">
        <w:rPr>
          <w:lang w:val="en-US"/>
        </w:rPr>
        <w:t xml:space="preserve"> are directly related to the information available in the graph. </w:t>
      </w:r>
      <w:r w:rsidR="00B0008C">
        <w:rPr>
          <w:lang w:val="en-US"/>
        </w:rPr>
        <w:t>F</w:t>
      </w:r>
      <w:r w:rsidR="00985BEB">
        <w:rPr>
          <w:lang w:val="en-US"/>
        </w:rPr>
        <w:t xml:space="preserve">eatures present in </w:t>
      </w:r>
      <w:proofErr w:type="spellStart"/>
      <w:r w:rsidR="00354969">
        <w:rPr>
          <w:i/>
          <w:lang w:val="en-US"/>
        </w:rPr>
        <w:t>Prov</w:t>
      </w:r>
      <w:proofErr w:type="spellEnd"/>
      <w:r w:rsidR="00354969">
        <w:rPr>
          <w:i/>
          <w:lang w:val="en-US"/>
        </w:rPr>
        <w:t xml:space="preserve"> Viewer</w:t>
      </w:r>
      <w:r w:rsidR="00B0008C">
        <w:rPr>
          <w:lang w:val="en-US"/>
        </w:rPr>
        <w:t xml:space="preserve"> were also detailed,</w:t>
      </w:r>
      <w:r w:rsidR="007B3261">
        <w:rPr>
          <w:lang w:val="en-US"/>
        </w:rPr>
        <w:t xml:space="preserve"> </w:t>
      </w:r>
      <w:r w:rsidR="0096525F">
        <w:rPr>
          <w:lang w:val="en-US"/>
        </w:rPr>
        <w:t>such as</w:t>
      </w:r>
      <w:r w:rsidR="007B3261">
        <w:rPr>
          <w:lang w:val="en-US"/>
        </w:rPr>
        <w:t xml:space="preserve"> visualization details and the usage of filters to change the displayed graph.</w:t>
      </w:r>
    </w:p>
    <w:p w:rsidR="00C9074D" w:rsidRDefault="003A31F7" w:rsidP="006F4247">
      <w:pPr>
        <w:rPr>
          <w:lang w:val="en-US"/>
        </w:rPr>
      </w:pPr>
      <w:r>
        <w:rPr>
          <w:lang w:val="en-US"/>
        </w:rPr>
        <w:t>Even though</w:t>
      </w:r>
      <w:r w:rsidR="00694FA3">
        <w:rPr>
          <w:lang w:val="en-US"/>
        </w:rPr>
        <w:t xml:space="preserve"> this chapter </w:t>
      </w:r>
      <w:r w:rsidR="00054A6C">
        <w:rPr>
          <w:lang w:val="en-US"/>
        </w:rPr>
        <w:t>shows</w:t>
      </w:r>
      <w:r w:rsidR="00694FA3">
        <w:rPr>
          <w:lang w:val="en-US"/>
        </w:rPr>
        <w:t xml:space="preserve"> only a section of the provenance</w:t>
      </w:r>
      <w:r>
        <w:rPr>
          <w:lang w:val="en-US"/>
        </w:rPr>
        <w:t xml:space="preserve"> graph (11 days), the original graph is 40 days long and contains 273 vertices</w:t>
      </w:r>
      <w:r w:rsidR="00054A6C">
        <w:rPr>
          <w:lang w:val="en-US"/>
        </w:rPr>
        <w:t xml:space="preserve"> and was used during the experiments described at chapter 6</w:t>
      </w:r>
      <w:r>
        <w:rPr>
          <w:lang w:val="en-US"/>
        </w:rPr>
        <w:t>. 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 and the edges together in order to simplify the graph. However, currently</w:t>
      </w:r>
      <w:r w:rsidR="00E209E3">
        <w:rPr>
          <w:lang w:val="en-US"/>
        </w:rPr>
        <w:t>,</w:t>
      </w:r>
      <w:r>
        <w:rPr>
          <w:lang w:val="en-US"/>
        </w:rPr>
        <w:t xml:space="preserve"> these clustering must be done manually or by using the granularity feature. Nevertheless, </w:t>
      </w:r>
      <w:proofErr w:type="spellStart"/>
      <w:r w:rsidR="00354969">
        <w:rPr>
          <w:i/>
          <w:lang w:val="en-US"/>
        </w:rPr>
        <w:t>Prov</w:t>
      </w:r>
      <w:proofErr w:type="spellEnd"/>
      <w:r w:rsidR="00354969">
        <w:rPr>
          <w:i/>
          <w:lang w:val="en-US"/>
        </w:rPr>
        <w:t xml:space="preserve"> Viewer</w:t>
      </w:r>
      <w:r>
        <w:rPr>
          <w:lang w:val="en-US"/>
        </w:rPr>
        <w:t xml:space="preserve"> provides the necessary features to create complex clustering algorithms, such as clustering vertices </w:t>
      </w:r>
      <w:r w:rsidR="006C6DD8">
        <w:rPr>
          <w:lang w:val="en-US"/>
        </w:rPr>
        <w:t>if they satisfy specific rules or behaviors.</w:t>
      </w:r>
    </w:p>
    <w:p w:rsidR="007B251F" w:rsidRDefault="007D4BE4" w:rsidP="00DC7942">
      <w:pPr>
        <w:rPr>
          <w:lang w:val="en-US"/>
        </w:rPr>
      </w:pPr>
      <w:r>
        <w:rPr>
          <w:lang w:val="en-US"/>
        </w:rPr>
        <w:lastRenderedPageBreak/>
        <w:t xml:space="preserve">Even though </w:t>
      </w:r>
      <w:proofErr w:type="spellStart"/>
      <w:r w:rsidR="00354969">
        <w:rPr>
          <w:i/>
          <w:lang w:val="en-US"/>
        </w:rPr>
        <w:t>Prov</w:t>
      </w:r>
      <w:proofErr w:type="spellEnd"/>
      <w:r w:rsidR="00354969">
        <w:rPr>
          <w:i/>
          <w:lang w:val="en-US"/>
        </w:rPr>
        <w:t xml:space="preserve"> Viewer</w:t>
      </w:r>
      <w:r>
        <w:rPr>
          <w:lang w:val="en-US"/>
        </w:rPr>
        <w:t xml:space="preserve"> was customized for SDM, it can be </w:t>
      </w:r>
      <w:r w:rsidR="00E209E3">
        <w:rPr>
          <w:lang w:val="en-US"/>
        </w:rPr>
        <w:t xml:space="preserve">adapted </w:t>
      </w:r>
      <w:r>
        <w:rPr>
          <w:lang w:val="en-US"/>
        </w:rPr>
        <w:t>to work with other games. Most resources present in it were designed to work independently</w:t>
      </w:r>
      <w:r w:rsidR="007B3261">
        <w:rPr>
          <w:lang w:val="en-US"/>
        </w:rPr>
        <w:t xml:space="preserve"> of the game 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r>
        <w:rPr>
          <w:lang w:val="en-US"/>
        </w:rPr>
        <w:t>.</w:t>
      </w:r>
      <w:r w:rsidR="00670DDA">
        <w:rPr>
          <w:lang w:val="en-US"/>
        </w:rPr>
        <w:t xml:space="preserve"> </w:t>
      </w:r>
      <w:r w:rsidR="00B12655">
        <w:rPr>
          <w:lang w:val="en-US"/>
        </w:rPr>
        <w:t>Lastly, we did some experiments in order to evaluate the usefulness of this provenance analysis mechanism, as described in chapter 6.</w:t>
      </w:r>
    </w:p>
    <w:p w:rsidR="007B251F" w:rsidRDefault="007B251F">
      <w:pPr>
        <w:spacing w:after="200" w:line="276" w:lineRule="auto"/>
        <w:ind w:firstLine="0"/>
        <w:jc w:val="left"/>
        <w:rPr>
          <w:rFonts w:eastAsiaTheme="majorEastAsia" w:cstheme="majorBidi"/>
          <w:b/>
          <w:bCs/>
          <w:caps/>
          <w:sz w:val="28"/>
          <w:szCs w:val="28"/>
          <w:lang w:val="en-US"/>
        </w:rPr>
      </w:pPr>
      <w:r>
        <w:rPr>
          <w:lang w:val="en-US"/>
        </w:rPr>
        <w:br w:type="page"/>
      </w:r>
    </w:p>
    <w:p w:rsidR="006878A2" w:rsidRPr="001E187B" w:rsidRDefault="006878A2" w:rsidP="006878A2">
      <w:pPr>
        <w:pStyle w:val="Heading1"/>
        <w:numPr>
          <w:ilvl w:val="0"/>
          <w:numId w:val="0"/>
        </w:numPr>
        <w:rPr>
          <w:lang w:val="en-US"/>
        </w:rPr>
      </w:pPr>
      <w:commentRangeStart w:id="38"/>
      <w:r w:rsidRPr="001E187B">
        <w:rPr>
          <w:lang w:val="en-US"/>
        </w:rPr>
        <w:lastRenderedPageBreak/>
        <w:t>References</w:t>
      </w:r>
      <w:commentRangeEnd w:id="38"/>
      <w:r w:rsidR="001520BB">
        <w:rPr>
          <w:rStyle w:val="CommentReference"/>
          <w:rFonts w:eastAsiaTheme="minorHAnsi" w:cstheme="minorBidi"/>
          <w:b w:val="0"/>
          <w:bCs w:val="0"/>
          <w:caps w:val="0"/>
        </w:rPr>
        <w:commentReference w:id="38"/>
      </w:r>
    </w:p>
    <w:p w:rsidR="00762339" w:rsidRPr="00762339" w:rsidRDefault="006C4C2C"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rsidR="006878A2" w:rsidRPr="006878A2" w:rsidRDefault="006C4C2C"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Kohwalter" w:date="2013-06-10T19:35:00Z" w:initials="K">
    <w:p w:rsidR="00F32886" w:rsidRDefault="00F32886">
      <w:pPr>
        <w:pStyle w:val="CommentText"/>
      </w:pPr>
      <w:r>
        <w:rPr>
          <w:rStyle w:val="CommentReference"/>
        </w:rPr>
        <w:annotationRef/>
      </w:r>
      <w:r>
        <w:t>Referencia pra figura do capitulo anterior</w:t>
      </w:r>
    </w:p>
  </w:comment>
  <w:comment w:id="9" w:author="Leonardo Murta" w:date="2013-06-10T18:41:00Z" w:initials="LM">
    <w:p w:rsidR="00B761E7" w:rsidRDefault="00784378" w:rsidP="00B761E7">
      <w:pPr>
        <w:pStyle w:val="CommentText"/>
      </w:pPr>
      <w:r>
        <w:rPr>
          <w:rStyle w:val="CommentReference"/>
        </w:rPr>
        <w:annotationRef/>
      </w:r>
    </w:p>
    <w:p w:rsidR="00784378" w:rsidRDefault="00784378" w:rsidP="001C40C3">
      <w:pPr>
        <w:pStyle w:val="CommentText"/>
      </w:pPr>
      <w:r>
        <w:t xml:space="preserve">Acho que deveria ter ao menos </w:t>
      </w:r>
      <w:proofErr w:type="gramStart"/>
      <w:r>
        <w:t>1</w:t>
      </w:r>
      <w:proofErr w:type="gramEnd"/>
      <w:r>
        <w:t xml:space="preserve"> parágrafo que guie o leitor na leitura da figura, pegando algumas informações como exemplo. Não se coloca uma figura sem explorar a figura no texto. O que </w:t>
      </w:r>
      <w:proofErr w:type="spellStart"/>
      <w:r>
        <w:t>vc</w:t>
      </w:r>
      <w:proofErr w:type="spellEnd"/>
      <w:r>
        <w:t xml:space="preserve"> quer que o leitor veja aqui?</w:t>
      </w:r>
    </w:p>
  </w:comment>
  <w:comment w:id="11" w:author="Leonardo Murta" w:date="2013-05-31T16:38:00Z" w:initials="LM">
    <w:p w:rsidR="00784378" w:rsidRDefault="00784378">
      <w:pPr>
        <w:pStyle w:val="CommentText"/>
      </w:pPr>
      <w:r>
        <w:rPr>
          <w:rStyle w:val="CommentReference"/>
        </w:rPr>
        <w:annotationRef/>
      </w:r>
      <w:r>
        <w:t>Posicione o leitor sobre o que está por vir.</w:t>
      </w:r>
    </w:p>
  </w:comment>
  <w:comment w:id="13" w:author="Leonardo Murta" w:date="2013-05-31T16:38:00Z" w:initials="LM">
    <w:p w:rsidR="00784378" w:rsidRDefault="00784378">
      <w:pPr>
        <w:pStyle w:val="CommentText"/>
      </w:pPr>
      <w:r>
        <w:rPr>
          <w:rStyle w:val="CommentReference"/>
        </w:rPr>
        <w:annotationRef/>
      </w:r>
      <w:r>
        <w:t>Quais?</w:t>
      </w:r>
    </w:p>
  </w:comment>
  <w:comment w:id="14" w:author="Leonardo Murta" w:date="2013-05-31T16:38:00Z" w:initials="LM">
    <w:p w:rsidR="00784378" w:rsidRDefault="00784378">
      <w:pPr>
        <w:pStyle w:val="CommentText"/>
      </w:pPr>
      <w:r>
        <w:rPr>
          <w:rStyle w:val="CommentReference"/>
        </w:rPr>
        <w:annotationRef/>
      </w:r>
      <w:r>
        <w:t xml:space="preserve">Ponha um parágrafo falando sobre a qualidade desse software, já que </w:t>
      </w:r>
      <w:proofErr w:type="spellStart"/>
      <w:r>
        <w:t>vc</w:t>
      </w:r>
      <w:proofErr w:type="spellEnd"/>
      <w:r>
        <w:t xml:space="preserve"> falou antes que isso é um elemento importante no processo de aceitação. Além disso, tente mostrar como ficou a equipe e as finanças ao termino do projeto, para que seja possível julgar de antemão se foi um bom resultado ou não.</w:t>
      </w:r>
    </w:p>
  </w:comment>
  <w:comment w:id="15" w:author="Leonardo Murta" w:date="2013-05-31T16:38:00Z" w:initials="LM">
    <w:p w:rsidR="00784378" w:rsidRDefault="00784378">
      <w:pPr>
        <w:pStyle w:val="CommentText"/>
      </w:pPr>
      <w:r>
        <w:rPr>
          <w:rStyle w:val="CommentReference"/>
        </w:rPr>
        <w:annotationRef/>
      </w:r>
      <w:r>
        <w:t xml:space="preserve">Não entendi essa colocação final. </w:t>
      </w:r>
    </w:p>
  </w:comment>
  <w:comment w:id="16" w:author="Kohwalter" w:date="2013-05-31T16:38:00Z" w:initials="K">
    <w:p w:rsidR="00784378" w:rsidRDefault="00784378">
      <w:pPr>
        <w:pStyle w:val="CommentText"/>
      </w:pPr>
      <w:r>
        <w:rPr>
          <w:rStyle w:val="CommentReference"/>
        </w:rPr>
        <w:annotationRef/>
      </w:r>
      <w:r>
        <w:t xml:space="preserve">Eu estava pensando, será que seria interessante passar o executável do </w:t>
      </w:r>
      <w:proofErr w:type="spellStart"/>
      <w:r>
        <w:t>Proof</w:t>
      </w:r>
      <w:proofErr w:type="spellEnd"/>
      <w:r>
        <w:t xml:space="preserve"> </w:t>
      </w:r>
      <w:proofErr w:type="spellStart"/>
      <w:r>
        <w:t>Viewer</w:t>
      </w:r>
      <w:proofErr w:type="spellEnd"/>
      <w:r>
        <w:t xml:space="preserve"> com o cenário descrito do jogo?</w:t>
      </w:r>
    </w:p>
    <w:p w:rsidR="00784378" w:rsidRDefault="00784378">
      <w:pPr>
        <w:pStyle w:val="CommentText"/>
      </w:pPr>
      <w:r>
        <w:t>E obviamente, os tutoriais para usa-lo.</w:t>
      </w:r>
    </w:p>
  </w:comment>
  <w:comment w:id="17" w:author="Leonardo Murta" w:date="2013-05-31T16:38:00Z" w:initials="LM">
    <w:p w:rsidR="00784378" w:rsidRDefault="00784378">
      <w:pPr>
        <w:pStyle w:val="CommentText"/>
      </w:pPr>
      <w:r>
        <w:rPr>
          <w:rStyle w:val="CommentReference"/>
        </w:rPr>
        <w:annotationRef/>
      </w:r>
      <w:r>
        <w:t xml:space="preserve">Você diz, para a banca? O que a </w:t>
      </w:r>
      <w:proofErr w:type="spellStart"/>
      <w:proofErr w:type="gramStart"/>
      <w:r>
        <w:t>fernanda</w:t>
      </w:r>
      <w:proofErr w:type="spellEnd"/>
      <w:proofErr w:type="gramEnd"/>
      <w:r>
        <w:t xml:space="preserve"> fez foi colocar tudo (executável, dados de experimento, etc.) na página da ferramenta dela no GEMS e citar no texto que está lá disponível. Se esse cenário foi o do vídeo, melhor ainda, pois </w:t>
      </w:r>
      <w:proofErr w:type="spellStart"/>
      <w:r>
        <w:t>vc</w:t>
      </w:r>
      <w:proofErr w:type="spellEnd"/>
      <w:r>
        <w:t xml:space="preserve"> pode dizer que toda essa execução está disponível em vídeo e colocar a url de lá.</w:t>
      </w:r>
    </w:p>
    <w:p w:rsidR="00784378" w:rsidRDefault="00784378">
      <w:pPr>
        <w:pStyle w:val="CommentText"/>
      </w:pPr>
    </w:p>
    <w:p w:rsidR="00784378" w:rsidRDefault="00784378">
      <w:pPr>
        <w:pStyle w:val="CommentText"/>
      </w:pPr>
      <w:r>
        <w:t xml:space="preserve">Além disso, ela entregou um </w:t>
      </w:r>
      <w:proofErr w:type="spellStart"/>
      <w:r>
        <w:t>pendrive</w:t>
      </w:r>
      <w:proofErr w:type="spellEnd"/>
      <w:r>
        <w:t xml:space="preserve"> (poderia ser um CD) com todo o material. A banca achou isso muito simpático, até </w:t>
      </w:r>
      <w:proofErr w:type="spellStart"/>
      <w:r>
        <w:t>pq</w:t>
      </w:r>
      <w:proofErr w:type="spellEnd"/>
      <w:r>
        <w:t xml:space="preserve"> dá uma ideia de transparência (que </w:t>
      </w:r>
      <w:proofErr w:type="spellStart"/>
      <w:r>
        <w:t>vc</w:t>
      </w:r>
      <w:proofErr w:type="spellEnd"/>
      <w:r>
        <w:t xml:space="preserve"> não quer esconder nada).</w:t>
      </w:r>
    </w:p>
  </w:comment>
  <w:comment w:id="20" w:author="Leonardo Murta" w:date="2013-05-31T16:38:00Z" w:initials="LM">
    <w:p w:rsidR="00784378" w:rsidRDefault="00784378">
      <w:pPr>
        <w:pStyle w:val="CommentText"/>
      </w:pPr>
      <w:r>
        <w:rPr>
          <w:rStyle w:val="CommentReference"/>
        </w:rPr>
        <w:annotationRef/>
      </w:r>
      <w:r>
        <w:t xml:space="preserve">Frase longa. No mais, </w:t>
      </w:r>
      <w:proofErr w:type="spellStart"/>
      <w:r>
        <w:t>vc</w:t>
      </w:r>
      <w:proofErr w:type="spellEnd"/>
      <w:r>
        <w:t xml:space="preserve"> está usando voz passiva o tempo todo. Sei que é difícil mudar esse estilo por causa do português, mas quando der, dê </w:t>
      </w:r>
      <w:proofErr w:type="spellStart"/>
      <w:r>
        <w:t>preferencia</w:t>
      </w:r>
      <w:proofErr w:type="spellEnd"/>
      <w:r>
        <w:t xml:space="preserve"> para voz ativa.</w:t>
      </w:r>
    </w:p>
  </w:comment>
  <w:comment w:id="22" w:author="Leonardo Murta" w:date="2013-05-31T16:38:00Z" w:initials="LM">
    <w:p w:rsidR="00784378" w:rsidRDefault="00784378">
      <w:pPr>
        <w:pStyle w:val="CommentText"/>
      </w:pPr>
      <w:r>
        <w:rPr>
          <w:rStyle w:val="CommentReference"/>
        </w:rPr>
        <w:annotationRef/>
      </w:r>
      <w:r>
        <w:t>Misterioso isso. Quais?</w:t>
      </w:r>
    </w:p>
  </w:comment>
  <w:comment w:id="23" w:author="Leonardo Murta" w:date="2013-05-31T16:38:00Z" w:initials="LM">
    <w:p w:rsidR="00784378" w:rsidRDefault="00784378">
      <w:pPr>
        <w:pStyle w:val="CommentText"/>
      </w:pPr>
      <w:r>
        <w:rPr>
          <w:rStyle w:val="CommentReference"/>
        </w:rPr>
        <w:annotationRef/>
      </w:r>
      <w:r>
        <w:t>Que tal uma figura mostrando o mesmo grafo depois de ligar essa sumarização?</w:t>
      </w:r>
    </w:p>
  </w:comment>
  <w:comment w:id="24" w:author="Leonardo Murta" w:date="2013-05-31T16:38:00Z" w:initials="LM">
    <w:p w:rsidR="00784378" w:rsidRDefault="00784378">
      <w:pPr>
        <w:pStyle w:val="CommentText"/>
      </w:pPr>
      <w:r>
        <w:rPr>
          <w:rStyle w:val="CommentReference"/>
        </w:rPr>
        <w:annotationRef/>
      </w:r>
      <w:r>
        <w:t>Figura? Poderia ser pequena, lado a lado com as demais, mas que permita o leitor ver como fica.</w:t>
      </w:r>
    </w:p>
  </w:comment>
  <w:comment w:id="25" w:author="Leonardo Murta" w:date="2013-05-31T16:38:00Z" w:initials="LM">
    <w:p w:rsidR="00784378" w:rsidRPr="00354969" w:rsidRDefault="00784378">
      <w:pPr>
        <w:pStyle w:val="CommentText"/>
        <w:rPr>
          <w:lang w:val="en-US"/>
        </w:rPr>
      </w:pPr>
      <w:r>
        <w:rPr>
          <w:rStyle w:val="CommentReference"/>
        </w:rPr>
        <w:annotationRef/>
      </w:r>
      <w:r w:rsidRPr="00354969">
        <w:rPr>
          <w:lang w:val="en-US"/>
        </w:rPr>
        <w:t>Idem.</w:t>
      </w:r>
    </w:p>
  </w:comment>
  <w:comment w:id="31" w:author="Kohwalter" w:date="2013-06-10T19:20:00Z" w:initials="K">
    <w:p w:rsidR="007C35E0" w:rsidRDefault="007C35E0">
      <w:pPr>
        <w:pStyle w:val="CommentText"/>
      </w:pPr>
      <w:r>
        <w:rPr>
          <w:rStyle w:val="CommentReference"/>
        </w:rPr>
        <w:annotationRef/>
      </w:r>
      <w:r>
        <w:t>Não consigo aumentar mais por causa das margens da pagina. A diferença é que em vez de mostrar apenas 12 dias, essa figura esta mostrando 17 dias. Por isso ela ficou menor.</w:t>
      </w:r>
    </w:p>
    <w:p w:rsidR="007C35E0" w:rsidRDefault="007C35E0">
      <w:pPr>
        <w:pStyle w:val="CommentText"/>
      </w:pPr>
      <w:r>
        <w:t>Uma alternativa seria colocar ela na vertical e usar a pagina inteira...</w:t>
      </w:r>
    </w:p>
    <w:p w:rsidR="007C35E0" w:rsidRDefault="007C35E0">
      <w:pPr>
        <w:pStyle w:val="CommentText"/>
      </w:pPr>
      <w:r>
        <w:t xml:space="preserve">Vou esperar o comentário do </w:t>
      </w:r>
      <w:proofErr w:type="spellStart"/>
      <w:r>
        <w:t>Esteban</w:t>
      </w:r>
      <w:proofErr w:type="spellEnd"/>
      <w:r>
        <w:t>.</w:t>
      </w:r>
    </w:p>
  </w:comment>
  <w:comment w:id="30" w:author="Leonardo Murta" w:date="2013-05-31T16:38:00Z" w:initials="LM">
    <w:p w:rsidR="00784378" w:rsidRDefault="00784378">
      <w:pPr>
        <w:pStyle w:val="CommentText"/>
      </w:pPr>
      <w:r>
        <w:rPr>
          <w:rStyle w:val="CommentReference"/>
        </w:rPr>
        <w:annotationRef/>
      </w:r>
      <w:r>
        <w:t>Já aqui ficou tudo muito pequeno. Não tem como aumentar um pouco, mantendo as proporções das figuras 4 e 5? Vale para as demais.</w:t>
      </w:r>
    </w:p>
  </w:comment>
  <w:comment w:id="37" w:author="Leonardo Murta" w:date="2013-05-31T16:38:00Z" w:initials="LM">
    <w:p w:rsidR="00784378" w:rsidRDefault="00784378">
      <w:pPr>
        <w:pStyle w:val="CommentText"/>
      </w:pPr>
      <w:r>
        <w:rPr>
          <w:rStyle w:val="CommentReference"/>
        </w:rPr>
        <w:annotationRef/>
      </w:r>
      <w:r>
        <w:t xml:space="preserve">Acho que é muito importante </w:t>
      </w:r>
      <w:proofErr w:type="spellStart"/>
      <w:r>
        <w:t>vc</w:t>
      </w:r>
      <w:proofErr w:type="spellEnd"/>
      <w:r>
        <w:t xml:space="preserve"> ressaltar que no exemplo apresentado aqui nesse capítulo </w:t>
      </w:r>
      <w:proofErr w:type="spellStart"/>
      <w:r>
        <w:t>vc</w:t>
      </w:r>
      <w:proofErr w:type="spellEnd"/>
      <w:r>
        <w:t xml:space="preserve"> focou só na questão de créditos e ajuda na validação, mas que várias outras análises podem ser feitas mudando filtros e colorações, e poderia citar algumas.</w:t>
      </w:r>
    </w:p>
  </w:comment>
  <w:comment w:id="38" w:author="Leonardo Murta" w:date="2013-05-31T16:38:00Z" w:initials="LM">
    <w:p w:rsidR="001520BB" w:rsidRDefault="001520BB">
      <w:pPr>
        <w:pStyle w:val="CommentText"/>
      </w:pPr>
      <w:r>
        <w:rPr>
          <w:rStyle w:val="CommentReference"/>
        </w:rPr>
        <w:annotationRef/>
      </w:r>
      <w:r>
        <w:t>Rever. Vários problemas:</w:t>
      </w:r>
    </w:p>
    <w:p w:rsidR="001520BB" w:rsidRDefault="001520BB">
      <w:pPr>
        <w:pStyle w:val="CommentText"/>
      </w:pPr>
    </w:p>
    <w:p w:rsidR="001520BB" w:rsidRDefault="001520BB" w:rsidP="001520BB">
      <w:pPr>
        <w:pStyle w:val="CommentText"/>
        <w:numPr>
          <w:ilvl w:val="0"/>
          <w:numId w:val="2"/>
        </w:numPr>
      </w:pPr>
      <w:r>
        <w:t>Nome de conferência em minúscula em um lugar e em maiúscula em outro.</w:t>
      </w:r>
    </w:p>
    <w:p w:rsidR="001520BB" w:rsidRDefault="001520BB" w:rsidP="001520BB">
      <w:pPr>
        <w:pStyle w:val="CommentText"/>
        <w:numPr>
          <w:ilvl w:val="0"/>
          <w:numId w:val="2"/>
        </w:numPr>
      </w:pPr>
      <w:r>
        <w:t>Sigla colada no nome.</w:t>
      </w:r>
    </w:p>
    <w:p w:rsidR="001520BB" w:rsidRDefault="001520BB" w:rsidP="001520BB">
      <w:pPr>
        <w:pStyle w:val="CommentText"/>
        <w:numPr>
          <w:ilvl w:val="0"/>
          <w:numId w:val="2"/>
        </w:numPr>
      </w:pPr>
      <w:r>
        <w:t>Citação web com dados a mais em um e a menos no outro.</w:t>
      </w:r>
    </w:p>
    <w:p w:rsidR="001520BB" w:rsidRDefault="001520BB" w:rsidP="001520BB">
      <w:pPr>
        <w:pStyle w:val="CommentText"/>
        <w:numPr>
          <w:ilvl w:val="0"/>
          <w:numId w:val="2"/>
        </w:numPr>
      </w:pPr>
      <w:r>
        <w:t>Citação de conferência com mais dados em um do que no outro.</w:t>
      </w:r>
    </w:p>
    <w:p w:rsidR="001520BB" w:rsidRDefault="001520BB" w:rsidP="001520BB">
      <w:pPr>
        <w:pStyle w:val="CommentText"/>
        <w:numPr>
          <w:ilvl w:val="0"/>
          <w:numId w:val="2"/>
        </w:numPr>
      </w:pPr>
      <w:r>
        <w:t>Navarro não fica claro do que se trata (tese?</w:t>
      </w:r>
      <w:proofErr w:type="gramStart"/>
      <w:r>
        <w:t>)</w:t>
      </w:r>
      <w:bookmarkStart w:id="39" w:name="_GoBack"/>
      <w:bookmarkEnd w:id="39"/>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DD7" w:rsidRDefault="00B13DD7" w:rsidP="00F9047D">
      <w:pPr>
        <w:spacing w:line="240" w:lineRule="auto"/>
      </w:pPr>
      <w:r>
        <w:separator/>
      </w:r>
    </w:p>
  </w:endnote>
  <w:endnote w:type="continuationSeparator" w:id="0">
    <w:p w:rsidR="00B13DD7" w:rsidRDefault="00B13DD7" w:rsidP="00F904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DD7" w:rsidRDefault="00B13DD7" w:rsidP="00F9047D">
      <w:pPr>
        <w:spacing w:line="240" w:lineRule="auto"/>
      </w:pPr>
      <w:r>
        <w:separator/>
      </w:r>
    </w:p>
  </w:footnote>
  <w:footnote w:type="continuationSeparator" w:id="0">
    <w:p w:rsidR="00B13DD7" w:rsidRDefault="00B13DD7" w:rsidP="00F904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219B4"/>
    <w:rsid w:val="000419E6"/>
    <w:rsid w:val="00054A6C"/>
    <w:rsid w:val="00055808"/>
    <w:rsid w:val="000717BA"/>
    <w:rsid w:val="0009629B"/>
    <w:rsid w:val="000C0011"/>
    <w:rsid w:val="000C3D39"/>
    <w:rsid w:val="000D7F64"/>
    <w:rsid w:val="0013156F"/>
    <w:rsid w:val="001375B3"/>
    <w:rsid w:val="001520BB"/>
    <w:rsid w:val="0016182C"/>
    <w:rsid w:val="00162203"/>
    <w:rsid w:val="00177282"/>
    <w:rsid w:val="00184F1A"/>
    <w:rsid w:val="001854BE"/>
    <w:rsid w:val="001A5F00"/>
    <w:rsid w:val="001A77A4"/>
    <w:rsid w:val="001C2FF8"/>
    <w:rsid w:val="001C40C3"/>
    <w:rsid w:val="001C60A1"/>
    <w:rsid w:val="001C66E6"/>
    <w:rsid w:val="001E2854"/>
    <w:rsid w:val="001F15E1"/>
    <w:rsid w:val="002253FF"/>
    <w:rsid w:val="002600BD"/>
    <w:rsid w:val="00261FDC"/>
    <w:rsid w:val="00274424"/>
    <w:rsid w:val="00286B50"/>
    <w:rsid w:val="002B1F5F"/>
    <w:rsid w:val="002B2979"/>
    <w:rsid w:val="002C5B7C"/>
    <w:rsid w:val="002F3757"/>
    <w:rsid w:val="0030598F"/>
    <w:rsid w:val="00320A21"/>
    <w:rsid w:val="00324ECE"/>
    <w:rsid w:val="003275FD"/>
    <w:rsid w:val="003434C5"/>
    <w:rsid w:val="003459BA"/>
    <w:rsid w:val="00351A91"/>
    <w:rsid w:val="003536E6"/>
    <w:rsid w:val="00354969"/>
    <w:rsid w:val="00362A79"/>
    <w:rsid w:val="00363E1E"/>
    <w:rsid w:val="00377B40"/>
    <w:rsid w:val="00380C58"/>
    <w:rsid w:val="00390181"/>
    <w:rsid w:val="00390EDE"/>
    <w:rsid w:val="00393D96"/>
    <w:rsid w:val="003A31F7"/>
    <w:rsid w:val="003A51DD"/>
    <w:rsid w:val="003C123A"/>
    <w:rsid w:val="003C79B6"/>
    <w:rsid w:val="003D4967"/>
    <w:rsid w:val="003E2044"/>
    <w:rsid w:val="003E74F3"/>
    <w:rsid w:val="003F5095"/>
    <w:rsid w:val="00405D02"/>
    <w:rsid w:val="00422186"/>
    <w:rsid w:val="004304F7"/>
    <w:rsid w:val="00437896"/>
    <w:rsid w:val="004453BB"/>
    <w:rsid w:val="00453578"/>
    <w:rsid w:val="004537B0"/>
    <w:rsid w:val="004636E2"/>
    <w:rsid w:val="00465C7C"/>
    <w:rsid w:val="004D362A"/>
    <w:rsid w:val="004D3836"/>
    <w:rsid w:val="004F3EEB"/>
    <w:rsid w:val="00507BE3"/>
    <w:rsid w:val="005109B5"/>
    <w:rsid w:val="00516EEF"/>
    <w:rsid w:val="00522A8C"/>
    <w:rsid w:val="00536567"/>
    <w:rsid w:val="0054703A"/>
    <w:rsid w:val="005629A9"/>
    <w:rsid w:val="00563A0B"/>
    <w:rsid w:val="00566686"/>
    <w:rsid w:val="00567F53"/>
    <w:rsid w:val="00570F50"/>
    <w:rsid w:val="0057257B"/>
    <w:rsid w:val="00591623"/>
    <w:rsid w:val="005936DE"/>
    <w:rsid w:val="00593A36"/>
    <w:rsid w:val="005A6559"/>
    <w:rsid w:val="005C7678"/>
    <w:rsid w:val="005C7B64"/>
    <w:rsid w:val="005E66A6"/>
    <w:rsid w:val="005F0405"/>
    <w:rsid w:val="005F415D"/>
    <w:rsid w:val="006119A3"/>
    <w:rsid w:val="006142FA"/>
    <w:rsid w:val="00615477"/>
    <w:rsid w:val="006325DE"/>
    <w:rsid w:val="006536D8"/>
    <w:rsid w:val="006603EE"/>
    <w:rsid w:val="00660EC9"/>
    <w:rsid w:val="006663C0"/>
    <w:rsid w:val="00670DDA"/>
    <w:rsid w:val="006735E0"/>
    <w:rsid w:val="00680B69"/>
    <w:rsid w:val="006878A2"/>
    <w:rsid w:val="00692721"/>
    <w:rsid w:val="0069343D"/>
    <w:rsid w:val="00694FA3"/>
    <w:rsid w:val="006A0748"/>
    <w:rsid w:val="006C4C2C"/>
    <w:rsid w:val="006C5134"/>
    <w:rsid w:val="006C6DD8"/>
    <w:rsid w:val="006D3406"/>
    <w:rsid w:val="006F3777"/>
    <w:rsid w:val="006F4247"/>
    <w:rsid w:val="007130B6"/>
    <w:rsid w:val="0071381E"/>
    <w:rsid w:val="00713CB2"/>
    <w:rsid w:val="00721327"/>
    <w:rsid w:val="007272E4"/>
    <w:rsid w:val="007328CF"/>
    <w:rsid w:val="00734D8A"/>
    <w:rsid w:val="007352AE"/>
    <w:rsid w:val="00747D63"/>
    <w:rsid w:val="00760C7B"/>
    <w:rsid w:val="00762339"/>
    <w:rsid w:val="00766C88"/>
    <w:rsid w:val="00772B3D"/>
    <w:rsid w:val="00773101"/>
    <w:rsid w:val="00775689"/>
    <w:rsid w:val="00784378"/>
    <w:rsid w:val="007B251F"/>
    <w:rsid w:val="007B3261"/>
    <w:rsid w:val="007C0C34"/>
    <w:rsid w:val="007C35E0"/>
    <w:rsid w:val="007D45EF"/>
    <w:rsid w:val="007D4BE4"/>
    <w:rsid w:val="007E1DBA"/>
    <w:rsid w:val="008027A6"/>
    <w:rsid w:val="00816830"/>
    <w:rsid w:val="0082031D"/>
    <w:rsid w:val="00833860"/>
    <w:rsid w:val="0083646C"/>
    <w:rsid w:val="00850746"/>
    <w:rsid w:val="00856A27"/>
    <w:rsid w:val="00862967"/>
    <w:rsid w:val="00863152"/>
    <w:rsid w:val="00865264"/>
    <w:rsid w:val="008654D9"/>
    <w:rsid w:val="008762AC"/>
    <w:rsid w:val="0088442D"/>
    <w:rsid w:val="00893831"/>
    <w:rsid w:val="008A0049"/>
    <w:rsid w:val="008A36FF"/>
    <w:rsid w:val="008D4735"/>
    <w:rsid w:val="008D55DE"/>
    <w:rsid w:val="008E0AC5"/>
    <w:rsid w:val="008E4240"/>
    <w:rsid w:val="00905C63"/>
    <w:rsid w:val="009129D3"/>
    <w:rsid w:val="0092265B"/>
    <w:rsid w:val="00926891"/>
    <w:rsid w:val="009312D5"/>
    <w:rsid w:val="00935B77"/>
    <w:rsid w:val="00937449"/>
    <w:rsid w:val="00943C57"/>
    <w:rsid w:val="0096162A"/>
    <w:rsid w:val="0096525F"/>
    <w:rsid w:val="009841B7"/>
    <w:rsid w:val="00985BEB"/>
    <w:rsid w:val="00990BBC"/>
    <w:rsid w:val="009A078A"/>
    <w:rsid w:val="009A48A9"/>
    <w:rsid w:val="009F27ED"/>
    <w:rsid w:val="009F71B2"/>
    <w:rsid w:val="00A20C45"/>
    <w:rsid w:val="00A452CD"/>
    <w:rsid w:val="00A6600F"/>
    <w:rsid w:val="00A66757"/>
    <w:rsid w:val="00A757A0"/>
    <w:rsid w:val="00A80994"/>
    <w:rsid w:val="00A82263"/>
    <w:rsid w:val="00A9630F"/>
    <w:rsid w:val="00A9668F"/>
    <w:rsid w:val="00AC0188"/>
    <w:rsid w:val="00AC1EEB"/>
    <w:rsid w:val="00AD69BB"/>
    <w:rsid w:val="00AE699C"/>
    <w:rsid w:val="00AF148A"/>
    <w:rsid w:val="00AF4C4F"/>
    <w:rsid w:val="00AF54BC"/>
    <w:rsid w:val="00B0008C"/>
    <w:rsid w:val="00B03CDE"/>
    <w:rsid w:val="00B07C5E"/>
    <w:rsid w:val="00B11501"/>
    <w:rsid w:val="00B12655"/>
    <w:rsid w:val="00B13DD7"/>
    <w:rsid w:val="00B24606"/>
    <w:rsid w:val="00B24B30"/>
    <w:rsid w:val="00B355E7"/>
    <w:rsid w:val="00B40A33"/>
    <w:rsid w:val="00B44C88"/>
    <w:rsid w:val="00B61E3E"/>
    <w:rsid w:val="00B623AE"/>
    <w:rsid w:val="00B6682B"/>
    <w:rsid w:val="00B761E7"/>
    <w:rsid w:val="00B82DB7"/>
    <w:rsid w:val="00B8426B"/>
    <w:rsid w:val="00B91F74"/>
    <w:rsid w:val="00B935C3"/>
    <w:rsid w:val="00B93F3B"/>
    <w:rsid w:val="00B97EAB"/>
    <w:rsid w:val="00BA175D"/>
    <w:rsid w:val="00BD1399"/>
    <w:rsid w:val="00BD780F"/>
    <w:rsid w:val="00BE252F"/>
    <w:rsid w:val="00C01FFC"/>
    <w:rsid w:val="00C15C54"/>
    <w:rsid w:val="00C234A7"/>
    <w:rsid w:val="00C251BA"/>
    <w:rsid w:val="00C316E6"/>
    <w:rsid w:val="00C37CE2"/>
    <w:rsid w:val="00C464C2"/>
    <w:rsid w:val="00C54046"/>
    <w:rsid w:val="00C721BB"/>
    <w:rsid w:val="00C861EC"/>
    <w:rsid w:val="00C9074D"/>
    <w:rsid w:val="00C95E54"/>
    <w:rsid w:val="00C961A2"/>
    <w:rsid w:val="00C975B5"/>
    <w:rsid w:val="00CB0B36"/>
    <w:rsid w:val="00CB3C66"/>
    <w:rsid w:val="00CD137D"/>
    <w:rsid w:val="00CF5B90"/>
    <w:rsid w:val="00D05136"/>
    <w:rsid w:val="00D11218"/>
    <w:rsid w:val="00D2503D"/>
    <w:rsid w:val="00D25FB0"/>
    <w:rsid w:val="00D34217"/>
    <w:rsid w:val="00D34E3C"/>
    <w:rsid w:val="00D46AAC"/>
    <w:rsid w:val="00D46F47"/>
    <w:rsid w:val="00D65D8E"/>
    <w:rsid w:val="00D66412"/>
    <w:rsid w:val="00D76870"/>
    <w:rsid w:val="00D84F5D"/>
    <w:rsid w:val="00D860E0"/>
    <w:rsid w:val="00DA54F6"/>
    <w:rsid w:val="00DC48A2"/>
    <w:rsid w:val="00DC4DD4"/>
    <w:rsid w:val="00DC7942"/>
    <w:rsid w:val="00DD454F"/>
    <w:rsid w:val="00DD559B"/>
    <w:rsid w:val="00DE2C36"/>
    <w:rsid w:val="00DE4950"/>
    <w:rsid w:val="00DE4A82"/>
    <w:rsid w:val="00E0575E"/>
    <w:rsid w:val="00E06516"/>
    <w:rsid w:val="00E209E3"/>
    <w:rsid w:val="00E304F4"/>
    <w:rsid w:val="00E30A6E"/>
    <w:rsid w:val="00E35D28"/>
    <w:rsid w:val="00E41EF9"/>
    <w:rsid w:val="00E46CD2"/>
    <w:rsid w:val="00E54744"/>
    <w:rsid w:val="00E71CD0"/>
    <w:rsid w:val="00E75289"/>
    <w:rsid w:val="00EA2B4A"/>
    <w:rsid w:val="00EA5707"/>
    <w:rsid w:val="00EB1077"/>
    <w:rsid w:val="00EB6321"/>
    <w:rsid w:val="00ED2DCC"/>
    <w:rsid w:val="00ED4036"/>
    <w:rsid w:val="00EE1792"/>
    <w:rsid w:val="00EE5DE9"/>
    <w:rsid w:val="00EE6153"/>
    <w:rsid w:val="00EE6856"/>
    <w:rsid w:val="00F027C0"/>
    <w:rsid w:val="00F17644"/>
    <w:rsid w:val="00F2043D"/>
    <w:rsid w:val="00F20B6D"/>
    <w:rsid w:val="00F219B4"/>
    <w:rsid w:val="00F3180C"/>
    <w:rsid w:val="00F32886"/>
    <w:rsid w:val="00F356E0"/>
    <w:rsid w:val="00F40567"/>
    <w:rsid w:val="00F54E22"/>
    <w:rsid w:val="00F64A62"/>
    <w:rsid w:val="00F72D33"/>
    <w:rsid w:val="00F7324D"/>
    <w:rsid w:val="00F9047D"/>
    <w:rsid w:val="00F943FC"/>
    <w:rsid w:val="00FB0157"/>
    <w:rsid w:val="00FC0751"/>
    <w:rsid w:val="00FF105D"/>
    <w:rsid w:val="00FF13F9"/>
    <w:rsid w:val="00FF4E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F32886"/>
    <w:pPr>
      <w:tabs>
        <w:tab w:val="left" w:pos="288"/>
      </w:tabs>
      <w:spacing w:before="100" w:beforeAutospacing="1" w:after="200" w:line="240" w:lineRule="auto"/>
      <w:ind w:right="432" w:firstLine="0"/>
      <w:jc w:val="left"/>
    </w:pPr>
    <w:rPr>
      <w:rFonts w:cs="Times New Roman"/>
      <w:b/>
      <w:bCs/>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rFonts w:ascii="Times New Roman" w:hAnsi="Times New Roman"/>
      <w:b/>
      <w:bCs/>
      <w:sz w:val="20"/>
      <w:szCs w:val="20"/>
      <w:lang w:val="pt-BR"/>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047D"/>
    <w:pPr>
      <w:tabs>
        <w:tab w:val="center" w:pos="4320"/>
        <w:tab w:val="right" w:pos="8640"/>
      </w:tabs>
      <w:spacing w:line="240" w:lineRule="auto"/>
    </w:pPr>
  </w:style>
  <w:style w:type="character" w:customStyle="1" w:styleId="HeaderChar">
    <w:name w:val="Header Char"/>
    <w:basedOn w:val="DefaultParagraphFont"/>
    <w:link w:val="Header"/>
    <w:uiPriority w:val="99"/>
    <w:rsid w:val="00F9047D"/>
    <w:rPr>
      <w:rFonts w:ascii="Times New Roman" w:hAnsi="Times New Roman"/>
      <w:sz w:val="24"/>
      <w:lang w:val="pt-BR"/>
    </w:rPr>
  </w:style>
  <w:style w:type="paragraph" w:styleId="Footer">
    <w:name w:val="footer"/>
    <w:basedOn w:val="Normal"/>
    <w:link w:val="FooterChar"/>
    <w:uiPriority w:val="99"/>
    <w:unhideWhenUsed/>
    <w:rsid w:val="00F9047D"/>
    <w:pPr>
      <w:tabs>
        <w:tab w:val="center" w:pos="4320"/>
        <w:tab w:val="right" w:pos="8640"/>
      </w:tabs>
      <w:spacing w:line="240" w:lineRule="auto"/>
    </w:pPr>
  </w:style>
  <w:style w:type="character" w:customStyle="1" w:styleId="FooterChar">
    <w:name w:val="Footer Char"/>
    <w:basedOn w:val="DefaultParagraphFont"/>
    <w:link w:val="Footer"/>
    <w:uiPriority w:val="99"/>
    <w:rsid w:val="00F9047D"/>
    <w:rPr>
      <w:rFonts w:ascii="Times New Roman" w:hAnsi="Times New Roman"/>
      <w:sz w:val="24"/>
      <w:lang w:val="pt-BR"/>
    </w:rPr>
  </w:style>
  <w:style w:type="paragraph" w:styleId="Revision">
    <w:name w:val="Revision"/>
    <w:hidden/>
    <w:uiPriority w:val="99"/>
    <w:semiHidden/>
    <w:rsid w:val="001854BE"/>
    <w:pPr>
      <w:spacing w:after="0" w:line="240" w:lineRule="auto"/>
    </w:pPr>
    <w:rPr>
      <w:rFonts w:ascii="Times New Roman" w:hAnsi="Times New Roman"/>
      <w:sz w:val="24"/>
      <w:lang w:val="pt-BR"/>
    </w:rPr>
  </w:style>
  <w:style w:type="character" w:styleId="Hyperlink">
    <w:name w:val="Hyperlink"/>
    <w:basedOn w:val="DefaultParagraphFont"/>
    <w:uiPriority w:val="99"/>
    <w:unhideWhenUsed/>
    <w:rsid w:val="00856A27"/>
    <w:rPr>
      <w:color w:val="0000FF" w:themeColor="hyperlink"/>
      <w:u w:val="single"/>
    </w:rPr>
  </w:style>
  <w:style w:type="paragraph" w:customStyle="1" w:styleId="figurecaption">
    <w:name w:val="figurecaption"/>
    <w:basedOn w:val="Normal"/>
    <w:next w:val="Normal"/>
    <w:rsid w:val="00F3288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F32886"/>
    <w:pPr>
      <w:numPr>
        <w:numId w:val="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F32886"/>
    <w:pPr>
      <w:numPr>
        <w:numId w:val="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F32886"/>
    <w:pPr>
      <w:numPr>
        <w:numId w:val="3"/>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4F534D-057B-408F-A139-75FF6105F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16</Pages>
  <Words>5281</Words>
  <Characters>30107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175</cp:revision>
  <dcterms:created xsi:type="dcterms:W3CDTF">2013-05-09T16:34:00Z</dcterms:created>
  <dcterms:modified xsi:type="dcterms:W3CDTF">2013-06-10T22:37:00Z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