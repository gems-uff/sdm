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A677B" w14:textId="77777777" w:rsidR="00F219B4" w:rsidRPr="0030598F" w:rsidRDefault="00F219B4" w:rsidP="00F219B4">
      <w:pPr>
        <w:pStyle w:val="Heading1"/>
        <w:rPr>
          <w:lang w:val="en-US"/>
        </w:rPr>
      </w:pPr>
      <w:bookmarkStart w:id="0" w:name="_Toc354161739"/>
      <w:r w:rsidRPr="0030598F">
        <w:rPr>
          <w:lang w:val="en-US"/>
        </w:rPr>
        <w:t>– Implementation</w:t>
      </w:r>
      <w:bookmarkEnd w:id="0"/>
    </w:p>
    <w:p w14:paraId="6460A61C" w14:textId="77777777" w:rsidR="00F219B4" w:rsidRPr="0030598F" w:rsidRDefault="00F219B4" w:rsidP="00F219B4">
      <w:pPr>
        <w:pStyle w:val="Heading2"/>
        <w:rPr>
          <w:lang w:val="en-US"/>
        </w:rPr>
      </w:pPr>
      <w:bookmarkStart w:id="1" w:name="_Toc354161740"/>
      <w:r w:rsidRPr="0030598F">
        <w:rPr>
          <w:lang w:val="en-US"/>
        </w:rPr>
        <w:t>Introduction</w:t>
      </w:r>
      <w:bookmarkEnd w:id="1"/>
    </w:p>
    <w:p w14:paraId="6AD16480" w14:textId="77777777" w:rsidR="00CF5B90" w:rsidRDefault="008D55DE" w:rsidP="00CF5B90">
      <w:pPr>
        <w:rPr>
          <w:lang w:val="en-US"/>
        </w:rPr>
      </w:pPr>
      <w:r>
        <w:rPr>
          <w:lang w:val="en-US"/>
        </w:rPr>
        <w:t>The</w:t>
      </w:r>
      <w:r w:rsidR="00CF5B90" w:rsidRPr="0096178A">
        <w:rPr>
          <w:lang w:val="en-US"/>
        </w:rPr>
        <w:t xml:space="preserve"> game flow analysis deserve</w:t>
      </w:r>
      <w:r w:rsidR="00CF5B90">
        <w:rPr>
          <w:lang w:val="en-US"/>
        </w:rPr>
        <w:t>s</w:t>
      </w:r>
      <w:r w:rsidR="00CF5B90" w:rsidRPr="0096178A">
        <w:rPr>
          <w:lang w:val="en-US"/>
        </w:rPr>
        <w:t xml:space="preserve"> particular attention for serious games </w:t>
      </w:r>
      <w:r w:rsidR="00B355E7" w:rsidRPr="003A6B92">
        <w:fldChar w:fldCharType="begin"/>
      </w:r>
      <w:r w:rsidR="00CF5B90">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00B355E7" w:rsidRPr="003A6B92">
        <w:fldChar w:fldCharType="separate"/>
      </w:r>
      <w:r w:rsidR="00CF5B90" w:rsidRPr="0096178A">
        <w:rPr>
          <w:rFonts w:cs="Times New Roman"/>
          <w:lang w:val="en-US"/>
        </w:rPr>
        <w:t>(ABT, 1987)</w:t>
      </w:r>
      <w:r w:rsidR="00B355E7" w:rsidRPr="003A6B92">
        <w:fldChar w:fldCharType="end"/>
      </w:r>
      <w:r w:rsidR="00CF5B90" w:rsidRPr="0096178A">
        <w:rPr>
          <w:lang w:val="en-US"/>
        </w:rPr>
        <w:t xml:space="preserve">, which are games used for purposes other than entertainment while still providing pleasure. Serious games have been used for aiding students to learn and understand concepts taught in classrooms </w:t>
      </w:r>
      <w:r w:rsidR="00B355E7" w:rsidRPr="003A6B92">
        <w:fldChar w:fldCharType="begin"/>
      </w:r>
      <w:r w:rsidR="00762339">
        <w:rPr>
          <w:lang w:val="en-US"/>
        </w:rPr>
        <w:instrText xml:space="preserve"> ADDIN ZOTERO_ITEM CSL_CITATION {"citationID":"KF7Mz2Ha","properties":{"unsorted":true,"formattedCitation":"(BAKER; NAVARRO; VAN DER HOEK, 2003; NAVARRO, 2006; KOHWALTER; CLUA; MURTA, 2011)","plainCitation":"(BAKER; NAVARRO; VAN DER HOEK, 2003; NAVARRO, 2006; KOHWALTER; CLUA; MURTA, 2011)"},"citationItems":[{"id":3,"uris":["http://zotero.org/users/1122386/items/IFHCHE9M"],"uri":["http://zotero.org/users/1122386/items/IFHCHE9M"],"itemData":{"id":3,"type":"article-journal","title":"Problems and Programmers: An Educational Software Engineering Card Game","container-title":"International Conference on Software Engineering(ICSE)","page":"614-621","source":"CTX","shortTitle":"Problems and Programmers","author":[{"family":"Baker","given":"Alex"},{"family":"Navarro","given":"Emily"},{"family":"van der Hoek","given":"André"}],"issued":{"date-parts":[["2003"]]}},"label":"page"},{"id":113,"uris":["http://zotero.org/users/1122386/items/Q36ME54Z"],"uri":["http://zotero.org/users/1122386/items/Q36ME54Z"],"itemData":{"id":113,"type":"thesis","title":"Simse: a software engineering simulation environment for software process education","publisher":"California State University at Long Beach","publisher-place":"Long Beach, CA, USA","source":"ACM Digital Library","event-place":"Long Beach, CA, USA","abstract":"The typical software engineering education lacks a practical treatment of the processes of software engineering---students are presented with relevant process theory in lectures, but have only limited opportunity to put these concepts into practice in an associated class project. Simulation is a powerful educational tool that is commonly used to teach processes that are infeasible to practice in the real world. The work described in this dissertation is based on the hypothesis that simulation can bring to software engineering education the same kinds of benefits that it has brought to other domains. In particular, we believe that software process education can be improved by allowing students to practice, through a simulator, the activity of managing different kinds of quasi-realistic software engineering processes. To investigate this hypothesis, we used a three-part approach: (1) design and build SimSE, a graphical, interactive, educational, customizable, game-based simulation environment for software processes, (2) develop a set of simulation models to be used in seeding the environment, (3) evaluate the usage of the environment, both in actual software engineering courses, and in a series of formal, out-of-class experiments to gain an understanding of its various educational aspects. Some of the educational aspects explored in these experiments included how SimSE compares to traditional teaching techniques, and which learning theories are employed by students who play SimSE. Our evaluations strongly suggest that SimSE is a useful and educationally effective approach to teaching software process concepts. Students who play SimSE tend to learn the intended concepts, and find it a relatively enjoyable experience. These statements apply to students of different genders, academic performance levels, and industrial experience backgrounds. However, in order for SimSE to be used in the most effective way possible, our experience has demonstrated that it is crucial that it be used complementary to other educational techniques and accompanied by an adequate amount of direction and guidance given to the student. Our evaluations also suggested a number of promising directions for future research that can potentially increase the effectiveness of SimSE and be applied to educational simulation environments in general.","note":"AAI3243955","shortTitle":"Simse","author":[{"family":"Navarro","given":"Emily"}],"issued":{"date-parts":[["2006"]]}}},{"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B355E7" w:rsidRPr="003A6B92">
        <w:fldChar w:fldCharType="separate"/>
      </w:r>
      <w:r w:rsidR="00762339" w:rsidRPr="00762339">
        <w:rPr>
          <w:rFonts w:cs="Times New Roman"/>
          <w:lang w:val="en-US"/>
        </w:rPr>
        <w:t>(BAKER; NAVARRO; VAN DER HOEK, 2003; NAVARRO, 2006; KOHWALTER; CLUA; MURTA, 2011)</w:t>
      </w:r>
      <w:r w:rsidR="00B355E7" w:rsidRPr="003A6B92">
        <w:fldChar w:fldCharType="end"/>
      </w:r>
      <w:r w:rsidR="00CF5B90" w:rsidRPr="0096178A">
        <w:rPr>
          <w:lang w:val="en-US"/>
        </w:rPr>
        <w:t xml:space="preserve"> due to their characteristic </w:t>
      </w:r>
      <w:r w:rsidR="00CF5B90">
        <w:rPr>
          <w:lang w:val="en-US"/>
        </w:rPr>
        <w:t xml:space="preserve">of </w:t>
      </w:r>
      <w:r w:rsidR="00CF5B90" w:rsidRPr="0096178A">
        <w:rPr>
          <w:lang w:val="en-US"/>
        </w:rPr>
        <w:t xml:space="preserve">stimulating curiosity and </w:t>
      </w:r>
      <w:del w:id="2" w:author="Leonardo Murta" w:date="2013-05-31T11:55:00Z">
        <w:r w:rsidR="00CF5B90" w:rsidRPr="0096178A" w:rsidDel="00CB0B36">
          <w:rPr>
            <w:lang w:val="en-US"/>
          </w:rPr>
          <w:delText xml:space="preserve">for </w:delText>
        </w:r>
      </w:del>
      <w:r w:rsidR="00CF5B90" w:rsidRPr="0096178A">
        <w:rPr>
          <w:lang w:val="en-US"/>
        </w:rPr>
        <w:t xml:space="preserve">providing motivation for learning </w:t>
      </w:r>
      <w:r w:rsidR="00B355E7" w:rsidRPr="003A6B92">
        <w:fldChar w:fldCharType="begin"/>
      </w:r>
      <w:r w:rsidR="00CF5B90">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00B355E7" w:rsidRPr="003A6B92">
        <w:fldChar w:fldCharType="separate"/>
      </w:r>
      <w:r w:rsidR="00CF5B90" w:rsidRPr="0096178A">
        <w:rPr>
          <w:rFonts w:cs="Times New Roman"/>
          <w:lang w:val="en-US"/>
        </w:rPr>
        <w:t>(PRENSKY, 2001)</w:t>
      </w:r>
      <w:r w:rsidR="00B355E7" w:rsidRPr="003A6B92">
        <w:fldChar w:fldCharType="end"/>
      </w:r>
      <w:r w:rsidR="00CF5B90" w:rsidRPr="0096178A">
        <w:rPr>
          <w:lang w:val="en-US"/>
        </w:rPr>
        <w:t>. Understanding the educational results obtained in a serious game is important to assimilate the knowledge and concepts passed in the game. In addition, examining the game flow allows</w:t>
      </w:r>
      <w:r w:rsidR="00CF5B90">
        <w:rPr>
          <w:lang w:val="en-US"/>
        </w:rPr>
        <w:t xml:space="preserve"> for</w:t>
      </w:r>
      <w:r w:rsidR="00CF5B90" w:rsidRPr="0096178A">
        <w:rPr>
          <w:lang w:val="en-US"/>
        </w:rPr>
        <w:t xml:space="preserve"> the identification of good and bad attitudes made by the player</w:t>
      </w:r>
      <w:r w:rsidR="00CF5B90">
        <w:rPr>
          <w:lang w:val="en-US"/>
        </w:rPr>
        <w:t xml:space="preserve"> or by game developers</w:t>
      </w:r>
      <w:r w:rsidR="00CF5B90" w:rsidRPr="0096178A">
        <w:rPr>
          <w:lang w:val="en-US"/>
        </w:rPr>
        <w:t>. This knowledge can be used in future game sessions to avoid making the same mistakes or even to adjust gameplay features.</w:t>
      </w:r>
    </w:p>
    <w:p w14:paraId="7E0964A7" w14:textId="62A583EE"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B355E7" w:rsidRPr="0030598F">
        <w:rPr>
          <w:lang w:val="en-US"/>
        </w:rPr>
        <w:fldChar w:fldCharType="begin"/>
      </w:r>
      <w:r w:rsidR="006878A2">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B355E7" w:rsidRPr="0030598F">
        <w:rPr>
          <w:lang w:val="en-US"/>
        </w:rPr>
        <w:fldChar w:fldCharType="separate"/>
      </w:r>
      <w:r w:rsidR="006878A2" w:rsidRPr="006878A2">
        <w:rPr>
          <w:rFonts w:cs="Times New Roman"/>
          <w:lang w:val="en-US"/>
        </w:rPr>
        <w:t>(KOHWALTER; CLUA; MURTA, 2011)</w:t>
      </w:r>
      <w:r w:rsidR="00B355E7" w:rsidRPr="0030598F">
        <w:rPr>
          <w:lang w:val="en-US"/>
        </w:rPr>
        <w:fldChar w:fldCharType="end"/>
      </w:r>
      <w:r w:rsidR="00B355E7" w:rsidRPr="0030598F">
        <w:rPr>
          <w:lang w:val="en-US"/>
        </w:rPr>
        <w:fldChar w:fldCharType="begin"/>
      </w:r>
      <w:r w:rsidRPr="0030598F">
        <w:rPr>
          <w:lang w:val="en-US"/>
        </w:rPr>
        <w:instrText xml:space="preserve"> ADDIN ZOTERO_TEMP </w:instrText>
      </w:r>
      <w:r w:rsidR="00B355E7"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Pr="0030598F">
        <w:rPr>
          <w:lang w:val="en-US"/>
        </w:rPr>
        <w:t xml:space="preserve"> </w:t>
      </w:r>
      <w:commentRangeStart w:id="3"/>
      <w:r w:rsidRPr="0030598F">
        <w:rPr>
          <w:lang w:val="en-US"/>
        </w:rPr>
        <w:t>includes</w:t>
      </w:r>
      <w:r w:rsidR="00762339">
        <w:rPr>
          <w:lang w:val="en-US"/>
        </w:rPr>
        <w:t xml:space="preserve"> the</w:t>
      </w:r>
      <w:r w:rsidRPr="0030598F">
        <w:rPr>
          <w:lang w:val="en-US"/>
        </w:rPr>
        <w:t xml:space="preserve"> provenance gathering, allowing students to visualize their actions and identify steps that lead to successful or unsuccessful outcomes</w:t>
      </w:r>
      <w:commentRangeEnd w:id="3"/>
      <w:r w:rsidR="00CB0B36">
        <w:rPr>
          <w:rStyle w:val="CommentReference"/>
        </w:rPr>
        <w:commentReference w:id="3"/>
      </w:r>
      <w:r w:rsidRPr="0030598F">
        <w:rPr>
          <w:lang w:val="en-US"/>
        </w:rPr>
        <w:t xml:space="preserve">. </w:t>
      </w:r>
      <w:r w:rsidR="008D55DE">
        <w:rPr>
          <w:lang w:val="en-US"/>
        </w:rPr>
        <w:t xml:space="preserve">A visualization tool for the provenance graph, named </w:t>
      </w:r>
      <w:r w:rsidR="008D55DE" w:rsidRPr="008D55DE">
        <w:rPr>
          <w:i/>
          <w:lang w:val="en-US"/>
        </w:rPr>
        <w:t>Proof Viewer</w:t>
      </w:r>
      <w:r w:rsidR="008D55DE">
        <w:rPr>
          <w:lang w:val="en-US"/>
        </w:rPr>
        <w:t xml:space="preserve">, is also described in this chapter. </w:t>
      </w:r>
      <w:r w:rsidR="008D55DE" w:rsidRPr="008D55DE">
        <w:rPr>
          <w:i/>
          <w:lang w:val="en-US"/>
        </w:rPr>
        <w:t>Proof Viewer</w:t>
      </w:r>
      <w:r w:rsidR="008D55DE">
        <w:rPr>
          <w:lang w:val="en-US"/>
        </w:rPr>
        <w:t xml:space="preserve"> was customized to be compatible with SDM. However, it can support other games with few modifications on the interface, </w:t>
      </w:r>
      <w:del w:id="4" w:author="Leonardo Murta" w:date="2013-05-31T11:59:00Z">
        <w:r w:rsidR="008D55DE" w:rsidDel="00522A8C">
          <w:rPr>
            <w:lang w:val="en-US"/>
          </w:rPr>
          <w:delText xml:space="preserve">the </w:delText>
        </w:r>
      </w:del>
      <w:r w:rsidR="008D55DE">
        <w:rPr>
          <w:lang w:val="en-US"/>
        </w:rPr>
        <w:t xml:space="preserve">filters, which use SDM nomenclature, and </w:t>
      </w:r>
      <w:del w:id="5" w:author="Leonardo Murta" w:date="2013-05-31T11:59:00Z">
        <w:r w:rsidR="008D55DE" w:rsidDel="00522A8C">
          <w:rPr>
            <w:lang w:val="en-US"/>
          </w:rPr>
          <w:delText xml:space="preserve">the </w:delText>
        </w:r>
      </w:del>
      <w:r w:rsidR="008D55DE">
        <w:rPr>
          <w:lang w:val="en-US"/>
        </w:rPr>
        <w:t xml:space="preserve">vertices, which </w:t>
      </w:r>
      <w:r w:rsidR="00B93F3B">
        <w:rPr>
          <w:lang w:val="en-US"/>
        </w:rPr>
        <w:t xml:space="preserve">contains information </w:t>
      </w:r>
      <w:r w:rsidR="008D55DE">
        <w:rPr>
          <w:lang w:val="en-US"/>
        </w:rPr>
        <w:t>also customized for SDM.</w:t>
      </w:r>
    </w:p>
    <w:p w14:paraId="49675912" w14:textId="77777777"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00563A0B">
        <w:rPr>
          <w:lang w:val="en-US"/>
        </w:rPr>
        <w:t xml:space="preserve">Section </w:t>
      </w:r>
      <w:r w:rsidR="00B355E7">
        <w:rPr>
          <w:lang w:val="en-US"/>
        </w:rPr>
        <w:fldChar w:fldCharType="begin"/>
      </w:r>
      <w:r w:rsidR="00563A0B">
        <w:rPr>
          <w:lang w:val="en-US"/>
        </w:rPr>
        <w:instrText xml:space="preserve"> REF _Ref357095611 \r \h </w:instrText>
      </w:r>
      <w:r w:rsidR="00B355E7">
        <w:rPr>
          <w:lang w:val="en-US"/>
        </w:rPr>
      </w:r>
      <w:r w:rsidR="00B355E7">
        <w:rPr>
          <w:lang w:val="en-US"/>
        </w:rPr>
        <w:fldChar w:fldCharType="separate"/>
      </w:r>
      <w:r w:rsidR="00563A0B">
        <w:rPr>
          <w:lang w:val="en-US"/>
        </w:rPr>
        <w:t>5.2</w:t>
      </w:r>
      <w:r w:rsidR="00B355E7">
        <w:rPr>
          <w:lang w:val="en-US"/>
        </w:rPr>
        <w:fldChar w:fldCharType="end"/>
      </w:r>
      <w:r w:rsidR="00563A0B">
        <w:rPr>
          <w:lang w:val="en-US"/>
        </w:rPr>
        <w:t xml:space="preserve"> briefly describes the SDM and details of how the provenance information is gathered, generating the </w:t>
      </w:r>
      <w:r w:rsidR="00563A0B" w:rsidRPr="00563A0B">
        <w:rPr>
          <w:i/>
          <w:lang w:val="en-US"/>
        </w:rPr>
        <w:t>game flow log</w:t>
      </w:r>
      <w:r w:rsidR="00563A0B">
        <w:rPr>
          <w:lang w:val="en-US"/>
        </w:rPr>
        <w:t xml:space="preserve">. Section </w:t>
      </w:r>
      <w:r w:rsidR="00B355E7">
        <w:rPr>
          <w:lang w:val="en-US"/>
        </w:rPr>
        <w:fldChar w:fldCharType="begin"/>
      </w:r>
      <w:r w:rsidR="00563A0B">
        <w:rPr>
          <w:lang w:val="en-US"/>
        </w:rPr>
        <w:instrText xml:space="preserve"> REF _Ref357095737 \r \h </w:instrText>
      </w:r>
      <w:r w:rsidR="00B355E7">
        <w:rPr>
          <w:lang w:val="en-US"/>
        </w:rPr>
      </w:r>
      <w:r w:rsidR="00B355E7">
        <w:rPr>
          <w:lang w:val="en-US"/>
        </w:rPr>
        <w:fldChar w:fldCharType="separate"/>
      </w:r>
      <w:r w:rsidR="00563A0B">
        <w:rPr>
          <w:lang w:val="en-US"/>
        </w:rPr>
        <w:t>5.3</w:t>
      </w:r>
      <w:r w:rsidR="00B355E7">
        <w:rPr>
          <w:lang w:val="en-US"/>
        </w:rPr>
        <w:fldChar w:fldCharType="end"/>
      </w:r>
      <w:r w:rsidR="00563A0B">
        <w:rPr>
          <w:lang w:val="en-US"/>
        </w:rPr>
        <w:t xml:space="preserve"> provides a simple </w:t>
      </w:r>
      <w:commentRangeStart w:id="6"/>
      <w:r w:rsidR="00563A0B">
        <w:rPr>
          <w:lang w:val="en-US"/>
        </w:rPr>
        <w:t xml:space="preserve">example of game session in SDM to be used as examples. </w:t>
      </w:r>
      <w:commentRangeEnd w:id="6"/>
      <w:r w:rsidR="00C316E6">
        <w:rPr>
          <w:rStyle w:val="CommentReference"/>
        </w:rPr>
        <w:commentReference w:id="6"/>
      </w:r>
      <w:r w:rsidR="00563A0B">
        <w:rPr>
          <w:lang w:val="en-US"/>
        </w:rPr>
        <w:t xml:space="preserve">Section </w:t>
      </w:r>
      <w:r w:rsidR="00B355E7">
        <w:rPr>
          <w:lang w:val="en-US"/>
        </w:rPr>
        <w:fldChar w:fldCharType="begin"/>
      </w:r>
      <w:r w:rsidR="00563A0B">
        <w:rPr>
          <w:lang w:val="en-US"/>
        </w:rPr>
        <w:instrText xml:space="preserve"> REF _Ref357095787 \r \h </w:instrText>
      </w:r>
      <w:r w:rsidR="00B355E7">
        <w:rPr>
          <w:lang w:val="en-US"/>
        </w:rPr>
      </w:r>
      <w:r w:rsidR="00B355E7">
        <w:rPr>
          <w:lang w:val="en-US"/>
        </w:rPr>
        <w:fldChar w:fldCharType="separate"/>
      </w:r>
      <w:r w:rsidR="00563A0B">
        <w:rPr>
          <w:lang w:val="en-US"/>
        </w:rPr>
        <w:t>5.4</w:t>
      </w:r>
      <w:r w:rsidR="00B355E7">
        <w:rPr>
          <w:lang w:val="en-US"/>
        </w:rPr>
        <w:fldChar w:fldCharType="end"/>
      </w:r>
      <w:r w:rsidR="00563A0B">
        <w:rPr>
          <w:lang w:val="en-US"/>
        </w:rPr>
        <w:t xml:space="preserve"> describes details about </w:t>
      </w:r>
      <w:r w:rsidR="00563A0B" w:rsidRPr="00B93F3B">
        <w:rPr>
          <w:i/>
          <w:lang w:val="en-US"/>
        </w:rPr>
        <w:t>Proof Viewer</w:t>
      </w:r>
      <w:r w:rsidR="00B91F74">
        <w:rPr>
          <w:lang w:val="en-US"/>
        </w:rPr>
        <w:t>.</w:t>
      </w:r>
      <w:r w:rsidR="008E4240">
        <w:rPr>
          <w:lang w:val="en-US"/>
        </w:rPr>
        <w:t xml:space="preserve"> Lastly, Section </w:t>
      </w:r>
      <w:r w:rsidR="00B355E7">
        <w:rPr>
          <w:lang w:val="en-US"/>
        </w:rPr>
        <w:fldChar w:fldCharType="begin"/>
      </w:r>
      <w:r w:rsidR="008E4240">
        <w:rPr>
          <w:lang w:val="en-US"/>
        </w:rPr>
        <w:instrText xml:space="preserve"> REF _Ref357096717 \r \h </w:instrText>
      </w:r>
      <w:r w:rsidR="00B355E7">
        <w:rPr>
          <w:lang w:val="en-US"/>
        </w:rPr>
      </w:r>
      <w:r w:rsidR="00B355E7">
        <w:rPr>
          <w:lang w:val="en-US"/>
        </w:rPr>
        <w:fldChar w:fldCharType="separate"/>
      </w:r>
      <w:r w:rsidR="008E4240">
        <w:rPr>
          <w:lang w:val="en-US"/>
        </w:rPr>
        <w:t>5.5</w:t>
      </w:r>
      <w:r w:rsidR="00B355E7">
        <w:rPr>
          <w:lang w:val="en-US"/>
        </w:rPr>
        <w:fldChar w:fldCharType="end"/>
      </w:r>
      <w:r w:rsidR="008E4240">
        <w:rPr>
          <w:lang w:val="en-US"/>
        </w:rPr>
        <w:t xml:space="preserve"> presents the final considerations of this chapter.</w:t>
      </w:r>
    </w:p>
    <w:p w14:paraId="1CD0F1DD" w14:textId="77777777" w:rsidR="00F219B4" w:rsidRPr="0030598F" w:rsidRDefault="00F219B4" w:rsidP="00F219B4">
      <w:pPr>
        <w:pStyle w:val="Heading2"/>
        <w:rPr>
          <w:rStyle w:val="TabelaChar"/>
          <w:rFonts w:cstheme="majorBidi"/>
          <w:color w:val="auto"/>
          <w:sz w:val="24"/>
          <w:lang w:val="en-US"/>
        </w:rPr>
      </w:pPr>
      <w:bookmarkStart w:id="7" w:name="_Toc354161741"/>
      <w:bookmarkStart w:id="8" w:name="_Ref357095611"/>
      <w:r w:rsidRPr="0030598F">
        <w:rPr>
          <w:rStyle w:val="TabelaChar"/>
          <w:rFonts w:cstheme="majorBidi"/>
          <w:color w:val="auto"/>
          <w:sz w:val="24"/>
          <w:lang w:val="en-US"/>
        </w:rPr>
        <w:t>SDM</w:t>
      </w:r>
      <w:bookmarkEnd w:id="7"/>
      <w:bookmarkEnd w:id="8"/>
    </w:p>
    <w:p w14:paraId="16DB7B76" w14:textId="212A8E97" w:rsidR="00362A79" w:rsidRDefault="00362A79" w:rsidP="00362A79">
      <w:pPr>
        <w:rPr>
          <w:lang w:val="en-US"/>
        </w:rPr>
      </w:pPr>
      <w:r w:rsidRPr="0030598F">
        <w:rPr>
          <w:lang w:val="en-US"/>
        </w:rPr>
        <w:tab/>
        <w:t xml:space="preserve">In SDM, which was developed using the game engine Unity3D </w:t>
      </w:r>
      <w:r w:rsidR="00B355E7"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B355E7" w:rsidRPr="0030598F">
        <w:rPr>
          <w:lang w:val="en-US"/>
        </w:rPr>
        <w:fldChar w:fldCharType="separate"/>
      </w:r>
      <w:r w:rsidR="006878A2" w:rsidRPr="006878A2">
        <w:rPr>
          <w:rFonts w:cs="Times New Roman"/>
          <w:lang w:val="en-US"/>
        </w:rPr>
        <w:t>(HIGGINS, 2010)</w:t>
      </w:r>
      <w:r w:rsidR="00B355E7" w:rsidRPr="0030598F">
        <w:rPr>
          <w:lang w:val="en-US"/>
        </w:rPr>
        <w:fldChar w:fldCharType="end"/>
      </w:r>
      <w:r w:rsidRPr="0030598F">
        <w:rPr>
          <w:lang w:val="en-US"/>
        </w:rPr>
        <w:t xml:space="preserve">, the player has a team of employees that are used to develop software according to contracts made </w:t>
      </w:r>
      <w:r w:rsidRPr="0030598F">
        <w:rPr>
          <w:lang w:val="en-US"/>
        </w:rPr>
        <w:lastRenderedPageBreak/>
        <w:t xml:space="preserve">with customers. The gameplay and game mechanics are modeled presenting possibilities to the player to decide strategies for development and </w:t>
      </w:r>
      <w:ins w:id="9" w:author="Leonardo Murta" w:date="2013-05-31T12:01:00Z">
        <w:r w:rsidR="008A0049">
          <w:rPr>
            <w:lang w:val="en-US"/>
          </w:rPr>
          <w:t xml:space="preserve">to </w:t>
        </w:r>
      </w:ins>
      <w:r w:rsidRPr="0030598F">
        <w:rPr>
          <w:lang w:val="en-US"/>
        </w:rPr>
        <w:t>define the roles for each staff member. As in any contract, the software has requirements that must be followed during development. From a gameplay point of view, these requirements help to balance the mechanics and rules. When the software is completed and delivered to the customer, there is a quality assessment of the software and a project completion payment accordingly to the product quality.</w:t>
      </w:r>
    </w:p>
    <w:p w14:paraId="7D1C1EFA" w14:textId="77777777" w:rsidR="00274424" w:rsidRPr="0030598F" w:rsidRDefault="00274424" w:rsidP="00274424">
      <w:pPr>
        <w:keepNext/>
        <w:framePr w:hSpace="187" w:wrap="around" w:hAnchor="text" w:yAlign="bottom"/>
        <w:ind w:firstLine="0"/>
        <w:jc w:val="center"/>
        <w:rPr>
          <w:lang w:val="en-US"/>
        </w:rPr>
      </w:pPr>
      <w:r w:rsidRPr="0030598F">
        <w:rPr>
          <w:noProof/>
          <w:lang w:val="en-US"/>
        </w:rPr>
        <w:drawing>
          <wp:inline distT="0" distB="0" distL="0" distR="0" wp14:anchorId="680BD20F" wp14:editId="288685E8">
            <wp:extent cx="4248150" cy="396240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248150" cy="3962400"/>
                    </a:xfrm>
                    <a:prstGeom prst="rect">
                      <a:avLst/>
                    </a:prstGeom>
                    <a:noFill/>
                    <a:ln w="9525">
                      <a:noFill/>
                      <a:miter lim="800000"/>
                      <a:headEnd/>
                      <a:tailEnd/>
                    </a:ln>
                  </pic:spPr>
                </pic:pic>
              </a:graphicData>
            </a:graphic>
          </wp:inline>
        </w:drawing>
      </w:r>
    </w:p>
    <w:p w14:paraId="3ADD571B" w14:textId="77777777" w:rsidR="00274424" w:rsidRPr="00B97EAB" w:rsidRDefault="00274424" w:rsidP="00274424">
      <w:pPr>
        <w:pStyle w:val="Caption"/>
        <w:framePr w:hSpace="187" w:wrap="around" w:hAnchor="text" w:yAlign="bottom"/>
        <w:spacing w:before="0" w:beforeAutospacing="0"/>
        <w:jc w:val="center"/>
        <w:rPr>
          <w:sz w:val="24"/>
          <w:szCs w:val="24"/>
        </w:rPr>
      </w:pPr>
      <w:bookmarkStart w:id="10" w:name="_Ref355966768"/>
      <w:commentRangeStart w:id="11"/>
      <w:r w:rsidRPr="00B97EAB">
        <w:rPr>
          <w:sz w:val="24"/>
          <w:szCs w:val="24"/>
        </w:rPr>
        <w:t xml:space="preserve">Figure </w:t>
      </w:r>
      <w:commentRangeEnd w:id="11"/>
      <w:r w:rsidR="00F9047D">
        <w:rPr>
          <w:rStyle w:val="CommentReference"/>
          <w:rFonts w:cstheme="minorBidi"/>
          <w:b w:val="0"/>
          <w:bCs w:val="0"/>
          <w:lang w:val="pt-BR"/>
        </w:rPr>
        <w:commentReference w:id="11"/>
      </w:r>
      <w:r w:rsidR="00B355E7" w:rsidRPr="00B97EAB">
        <w:rPr>
          <w:sz w:val="24"/>
          <w:szCs w:val="24"/>
        </w:rPr>
        <w:fldChar w:fldCharType="begin"/>
      </w:r>
      <w:r w:rsidRPr="00B97EAB">
        <w:rPr>
          <w:sz w:val="24"/>
          <w:szCs w:val="24"/>
        </w:rPr>
        <w:instrText xml:space="preserve"> SEQ Figure \* ARABIC </w:instrText>
      </w:r>
      <w:r w:rsidR="00B355E7" w:rsidRPr="00B97EAB">
        <w:rPr>
          <w:sz w:val="24"/>
          <w:szCs w:val="24"/>
        </w:rPr>
        <w:fldChar w:fldCharType="separate"/>
      </w:r>
      <w:r>
        <w:rPr>
          <w:noProof/>
          <w:sz w:val="24"/>
          <w:szCs w:val="24"/>
        </w:rPr>
        <w:t>1</w:t>
      </w:r>
      <w:r w:rsidR="00B355E7" w:rsidRPr="00B97EAB">
        <w:rPr>
          <w:sz w:val="24"/>
          <w:szCs w:val="24"/>
        </w:rPr>
        <w:fldChar w:fldCharType="end"/>
      </w:r>
      <w:bookmarkEnd w:id="10"/>
      <w:r w:rsidRPr="00B97EAB">
        <w:rPr>
          <w:sz w:val="24"/>
          <w:szCs w:val="24"/>
        </w:rPr>
        <w:t>: SDM simplified class diagram</w:t>
      </w:r>
    </w:p>
    <w:p w14:paraId="58636B11" w14:textId="4D59E6B2" w:rsidR="00362A79" w:rsidRPr="0030598F" w:rsidRDefault="00362A79" w:rsidP="00362A79">
      <w:pPr>
        <w:rPr>
          <w:szCs w:val="24"/>
          <w:lang w:val="en-US"/>
        </w:rPr>
      </w:pPr>
      <w:r w:rsidRPr="0030598F">
        <w:rPr>
          <w:lang w:val="en-US"/>
        </w:rPr>
        <w:t>Since SDM focuses in people management, the main elements of the game are the employees, which represent the player’s labor force. Employees can perform different roles (</w:t>
      </w:r>
      <w:r w:rsidR="00EE5DE9">
        <w:rPr>
          <w:lang w:val="en-US"/>
        </w:rPr>
        <w:t xml:space="preserve">analyst, architect, </w:t>
      </w:r>
      <w:r w:rsidRPr="0030598F">
        <w:rPr>
          <w:lang w:val="en-US"/>
        </w:rPr>
        <w:t xml:space="preserve">manager, </w:t>
      </w:r>
      <w:r w:rsidR="00EE5DE9">
        <w:rPr>
          <w:lang w:val="en-US"/>
        </w:rPr>
        <w:t>marketing</w:t>
      </w:r>
      <w:r w:rsidRPr="0030598F">
        <w:rPr>
          <w:lang w:val="en-US"/>
        </w:rPr>
        <w:t xml:space="preserve">, programmer, </w:t>
      </w:r>
      <w:r w:rsidR="00EE5DE9">
        <w:rPr>
          <w:lang w:val="en-US"/>
        </w:rPr>
        <w:t>and tester</w:t>
      </w:r>
      <w:r w:rsidRPr="0030598F">
        <w:rPr>
          <w:lang w:val="en-US"/>
        </w:rPr>
        <w:t xml:space="preserve">.), which </w:t>
      </w:r>
      <w:r w:rsidR="00EE5DE9">
        <w:rPr>
          <w:lang w:val="en-US"/>
        </w:rPr>
        <w:t>uses</w:t>
      </w:r>
      <w:r w:rsidRPr="0030598F">
        <w:rPr>
          <w:lang w:val="en-US"/>
        </w:rPr>
        <w:t xml:space="preserve"> </w:t>
      </w:r>
      <w:r w:rsidR="00EE5DE9">
        <w:rPr>
          <w:lang w:val="en-US"/>
        </w:rPr>
        <w:t xml:space="preserve">the employee’s </w:t>
      </w:r>
      <w:r w:rsidRPr="0030598F">
        <w:rPr>
          <w:lang w:val="en-US"/>
        </w:rPr>
        <w:t xml:space="preserve">attributes to calculate </w:t>
      </w:r>
      <w:r w:rsidR="00EE5DE9">
        <w:rPr>
          <w:lang w:val="en-US"/>
        </w:rPr>
        <w:t>his</w:t>
      </w:r>
      <w:r w:rsidRPr="0030598F">
        <w:rPr>
          <w:lang w:val="en-US"/>
        </w:rPr>
        <w:t xml:space="preserve"> performance</w:t>
      </w:r>
      <w:r w:rsidR="00EE5DE9">
        <w:rPr>
          <w:lang w:val="en-US"/>
        </w:rPr>
        <w:t xml:space="preserve"> depending on the </w:t>
      </w:r>
      <w:ins w:id="12" w:author="Leonardo Murta" w:date="2013-05-31T12:02:00Z">
        <w:r w:rsidR="00AC1EEB">
          <w:rPr>
            <w:lang w:val="en-US"/>
          </w:rPr>
          <w:t xml:space="preserve">performed </w:t>
        </w:r>
      </w:ins>
      <w:r w:rsidR="00EE5DE9">
        <w:rPr>
          <w:lang w:val="en-US"/>
        </w:rPr>
        <w:t>role</w:t>
      </w:r>
      <w:del w:id="13" w:author="Leonardo Murta" w:date="2013-05-31T12:02:00Z">
        <w:r w:rsidR="00EE5DE9" w:rsidDel="00AC1EEB">
          <w:rPr>
            <w:lang w:val="en-US"/>
          </w:rPr>
          <w:delText xml:space="preserve"> performed</w:delText>
        </w:r>
      </w:del>
      <w:r w:rsidRPr="0030598F">
        <w:rPr>
          <w:lang w:val="en-US"/>
        </w:rPr>
        <w:t>. Another element present in the game is specialization, used to define t</w:t>
      </w:r>
      <w:r w:rsidR="00EE5DE9">
        <w:rPr>
          <w:lang w:val="en-US"/>
        </w:rPr>
        <w:t>he employee working competence.</w:t>
      </w:r>
      <w:r w:rsidRPr="0030598F">
        <w:rPr>
          <w:lang w:val="en-US"/>
        </w:rPr>
        <w:t xml:space="preserve"> With the specialization system, it is possible for employees to undergo training to learn new sets of skills. Also the concepts of working hours, morale, and stamina are used to modify the employee’s productivity. </w:t>
      </w:r>
      <w:r w:rsidR="00B355E7" w:rsidRPr="0030598F">
        <w:rPr>
          <w:lang w:val="en-US"/>
        </w:rPr>
        <w:fldChar w:fldCharType="begin"/>
      </w:r>
      <w:r w:rsidR="00DD559B" w:rsidRPr="0030598F">
        <w:rPr>
          <w:lang w:val="en-US"/>
        </w:rPr>
        <w:instrText xml:space="preserve"> REF _Ref355966768 \h </w:instrText>
      </w:r>
      <w:r w:rsidR="00B355E7" w:rsidRPr="0030598F">
        <w:rPr>
          <w:lang w:val="en-US"/>
        </w:rPr>
      </w:r>
      <w:r w:rsidR="00B355E7" w:rsidRPr="0030598F">
        <w:rPr>
          <w:lang w:val="en-US"/>
        </w:rPr>
        <w:fldChar w:fldCharType="separate"/>
      </w:r>
      <w:r w:rsidR="00A66757" w:rsidRPr="00A66757">
        <w:rPr>
          <w:szCs w:val="24"/>
          <w:lang w:val="en-US"/>
        </w:rPr>
        <w:t xml:space="preserve">Figure </w:t>
      </w:r>
      <w:r w:rsidR="00A66757" w:rsidRPr="00A66757">
        <w:rPr>
          <w:noProof/>
          <w:szCs w:val="24"/>
          <w:lang w:val="en-US"/>
        </w:rPr>
        <w:t>1</w:t>
      </w:r>
      <w:r w:rsidR="00B355E7" w:rsidRPr="0030598F">
        <w:rPr>
          <w:lang w:val="en-US"/>
        </w:rPr>
        <w:fldChar w:fldCharType="end"/>
      </w:r>
      <w:r w:rsidR="00DD559B" w:rsidRPr="0030598F">
        <w:rPr>
          <w:lang w:val="en-US"/>
        </w:rPr>
        <w:t xml:space="preserve"> </w:t>
      </w:r>
      <w:r w:rsidRPr="0030598F">
        <w:rPr>
          <w:lang w:val="en-US"/>
        </w:rPr>
        <w:t>show</w:t>
      </w:r>
      <w:r w:rsidR="00DD559B" w:rsidRPr="0030598F">
        <w:rPr>
          <w:lang w:val="en-US"/>
        </w:rPr>
        <w:t>s</w:t>
      </w:r>
      <w:r w:rsidRPr="0030598F">
        <w:rPr>
          <w:lang w:val="en-US"/>
        </w:rPr>
        <w:t xml:space="preserve"> a simplified version of SDM’s class diagram focusing on the </w:t>
      </w:r>
      <w:r w:rsidRPr="0030598F">
        <w:rPr>
          <w:lang w:val="en-US"/>
        </w:rPr>
        <w:lastRenderedPageBreak/>
        <w:t>employee, showing his human attributes, types of specializations, the possibility of training to acquire specializations, and that the employee is affect by other employees that belong to the staff team. It also illustrates the project</w:t>
      </w:r>
      <w:ins w:id="14" w:author="Leonardo Murta" w:date="2013-05-31T12:04:00Z">
        <w:r w:rsidR="00F9047D">
          <w:rPr>
            <w:lang w:val="en-US"/>
          </w:rPr>
          <w:t xml:space="preserve"> and</w:t>
        </w:r>
      </w:ins>
      <w:del w:id="15" w:author="Leonardo Murta" w:date="2013-05-31T12:04:00Z">
        <w:r w:rsidRPr="0030598F" w:rsidDel="00F9047D">
          <w:rPr>
            <w:lang w:val="en-US"/>
          </w:rPr>
          <w:delText>,</w:delText>
        </w:r>
      </w:del>
      <w:r w:rsidRPr="0030598F">
        <w:rPr>
          <w:lang w:val="en-US"/>
        </w:rPr>
        <w:t xml:space="preserve"> its characteristics and requirement.</w:t>
      </w:r>
    </w:p>
    <w:p w14:paraId="790F5738" w14:textId="77777777" w:rsidR="00593A36" w:rsidRPr="0030598F" w:rsidRDefault="00EE5DE9" w:rsidP="00593A36">
      <w:pPr>
        <w:pStyle w:val="Heading3"/>
        <w:rPr>
          <w:lang w:val="en-US"/>
        </w:rPr>
      </w:pPr>
      <w:commentRangeStart w:id="16"/>
      <w:r>
        <w:rPr>
          <w:lang w:val="en-US"/>
        </w:rPr>
        <w:t xml:space="preserve">Provenance </w:t>
      </w:r>
      <w:commentRangeEnd w:id="16"/>
      <w:r w:rsidR="00E41EF9">
        <w:rPr>
          <w:rStyle w:val="CommentReference"/>
          <w:rFonts w:eastAsiaTheme="minorHAnsi" w:cstheme="minorBidi"/>
          <w:b w:val="0"/>
          <w:bCs w:val="0"/>
          <w:caps w:val="0"/>
        </w:rPr>
        <w:commentReference w:id="16"/>
      </w:r>
      <w:r>
        <w:rPr>
          <w:lang w:val="en-US"/>
        </w:rPr>
        <w:t>Gathering</w:t>
      </w:r>
    </w:p>
    <w:p w14:paraId="5C91FCB3" w14:textId="61607664" w:rsidR="00A9630F" w:rsidRDefault="00593A36" w:rsidP="00593A36">
      <w:pPr>
        <w:rPr>
          <w:lang w:val="en-US"/>
        </w:rPr>
      </w:pPr>
      <w:r w:rsidRPr="0030598F">
        <w:rPr>
          <w:lang w:val="en-US"/>
        </w:rPr>
        <w:t xml:space="preserve">The </w:t>
      </w:r>
      <w:r w:rsidR="003E2044">
        <w:rPr>
          <w:lang w:val="en-US"/>
        </w:rPr>
        <w:t>data</w:t>
      </w:r>
      <w:r w:rsidRPr="0030598F">
        <w:rPr>
          <w:lang w:val="en-US"/>
        </w:rPr>
        <w:t xml:space="preserve">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w:t>
      </w:r>
      <w:ins w:id="17" w:author="Leonardo Murta" w:date="2013-05-31T12:11:00Z">
        <w:r w:rsidR="00DE4950">
          <w:rPr>
            <w:lang w:val="en-US"/>
          </w:rPr>
          <w:t>e</w:t>
        </w:r>
      </w:ins>
      <w:del w:id="18" w:author="Leonardo Murta" w:date="2013-05-31T12:11:00Z">
        <w:r w:rsidR="00EE5DE9" w:rsidDel="00DE4950">
          <w:rPr>
            <w:lang w:val="en-US"/>
          </w:rPr>
          <w:delText>at</w:delText>
        </w:r>
      </w:del>
      <w:r w:rsidR="00EE5DE9">
        <w:rPr>
          <w:lang w:val="en-US"/>
        </w:rPr>
        <w:t xml:space="preserve"> action </w:t>
      </w:r>
      <w:del w:id="19" w:author="Leonardo Murta" w:date="2013-05-31T12:11:00Z">
        <w:r w:rsidR="00EE5DE9" w:rsidDel="00DE4950">
          <w:rPr>
            <w:lang w:val="en-US"/>
          </w:rPr>
          <w:delText xml:space="preserve">will </w:delText>
        </w:r>
      </w:del>
      <w:r w:rsidR="00EE5DE9">
        <w:rPr>
          <w:lang w:val="en-US"/>
        </w:rPr>
        <w:t>also ha</w:t>
      </w:r>
      <w:ins w:id="20" w:author="Leonardo Murta" w:date="2013-05-31T12:12:00Z">
        <w:r w:rsidR="00DE4950">
          <w:rPr>
            <w:lang w:val="en-US"/>
          </w:rPr>
          <w:t>s</w:t>
        </w:r>
      </w:ins>
      <w:del w:id="21" w:author="Leonardo Murta" w:date="2013-05-31T12:12:00Z">
        <w:r w:rsidR="00EE5DE9" w:rsidDel="00DE4950">
          <w:rPr>
            <w:lang w:val="en-US"/>
          </w:rPr>
          <w:delText>ve</w:delText>
        </w:r>
      </w:del>
      <w:r w:rsidR="00EE5DE9">
        <w:rPr>
          <w:lang w:val="en-US"/>
        </w:rPr>
        <w:t xml:space="preserve"> a pointer to the action that influenced it.</w:t>
      </w:r>
      <w:r w:rsidR="00A9630F">
        <w:rPr>
          <w:lang w:val="en-US"/>
        </w:rPr>
        <w:t xml:space="preserve"> </w:t>
      </w:r>
      <w:r w:rsidRPr="0030598F">
        <w:rPr>
          <w:lang w:val="en-US"/>
        </w:rPr>
        <w:t>Throughout the game, when actions are executed</w:t>
      </w:r>
      <w:r w:rsidR="00A9630F">
        <w:rPr>
          <w:lang w:val="en-US"/>
        </w:rPr>
        <w:t xml:space="preserve"> or new employees are hired</w:t>
      </w:r>
      <w:r w:rsidRPr="0030598F">
        <w:rPr>
          <w:lang w:val="en-US"/>
        </w:rPr>
        <w:t>, infor</w:t>
      </w:r>
      <w:r w:rsidR="00A9630F">
        <w:rPr>
          <w:lang w:val="en-US"/>
        </w:rPr>
        <w:t xml:space="preserve">mation </w:t>
      </w:r>
      <w:r w:rsidR="00C975B5">
        <w:rPr>
          <w:lang w:val="en-US"/>
        </w:rPr>
        <w:t>about</w:t>
      </w:r>
      <w:r w:rsidR="00A9630F">
        <w:rPr>
          <w:lang w:val="en-US"/>
        </w:rPr>
        <w:t xml:space="preserve"> the event is collected and stored for later usage. Actions </w:t>
      </w:r>
      <w:del w:id="22" w:author="Leonardo Murta" w:date="2013-05-31T12:11:00Z">
        <w:r w:rsidR="00A9630F" w:rsidDel="00DE4950">
          <w:rPr>
            <w:lang w:val="en-US"/>
          </w:rPr>
          <w:delText xml:space="preserve">will </w:delText>
        </w:r>
      </w:del>
      <w:r w:rsidR="00A9630F">
        <w:rPr>
          <w:lang w:val="en-US"/>
        </w:rPr>
        <w:t>go to their respective lists while new employees are added to the project list, creating their own list of actions. Each day passed in the game also records the state of the software development</w:t>
      </w:r>
      <w:ins w:id="23" w:author="Leonardo Murta" w:date="2013-05-31T12:12:00Z">
        <w:r w:rsidR="00863152">
          <w:rPr>
            <w:lang w:val="en-US"/>
          </w:rPr>
          <w:t xml:space="preserve"> at the end of the day</w:t>
        </w:r>
      </w:ins>
      <w:r w:rsidR="00A9630F">
        <w:rPr>
          <w:lang w:val="en-US"/>
        </w:rPr>
        <w:t>.</w:t>
      </w:r>
    </w:p>
    <w:p w14:paraId="67983485" w14:textId="7E5BC37B"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w:t>
      </w:r>
      <w:ins w:id="24" w:author="Leonardo Murta" w:date="2013-05-31T12:12:00Z">
        <w:r w:rsidR="00EB1077">
          <w:rPr>
            <w:lang w:val="en-US"/>
          </w:rPr>
          <w:t>s</w:t>
        </w:r>
      </w:ins>
      <w:r w:rsidR="00A9630F">
        <w:rPr>
          <w:lang w:val="en-US"/>
        </w:rPr>
        <w:t xml:space="preserve"> content</w:t>
      </w:r>
      <w:del w:id="25" w:author="Leonardo Murta" w:date="2013-05-31T12:13:00Z">
        <w:r w:rsidR="00A9630F" w:rsidDel="00EB1077">
          <w:rPr>
            <w:lang w:val="en-US"/>
          </w:rPr>
          <w:delText>s</w:delText>
        </w:r>
      </w:del>
      <w:r w:rsidR="00A9630F">
        <w:rPr>
          <w:lang w:val="en-US"/>
        </w:rPr>
        <w:t xml:space="preserve"> </w:t>
      </w:r>
      <w:del w:id="26" w:author="Leonardo Murta" w:date="2013-05-31T12:13:00Z">
        <w:r w:rsidR="00A9630F" w:rsidDel="00EB1077">
          <w:rPr>
            <w:lang w:val="en-US"/>
          </w:rPr>
          <w:delText xml:space="preserve">are </w:delText>
        </w:r>
      </w:del>
      <w:ins w:id="27" w:author="Leonardo Murta" w:date="2013-05-31T12:13:00Z">
        <w:r w:rsidR="00EB1077">
          <w:rPr>
            <w:lang w:val="en-US"/>
          </w:rPr>
          <w:t xml:space="preserve">is </w:t>
        </w:r>
      </w:ins>
      <w:r w:rsidR="00A9630F">
        <w:rPr>
          <w:lang w:val="en-US"/>
        </w:rPr>
        <w:t>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xml:space="preserve">. </w:t>
      </w:r>
      <w:r w:rsidR="00E54744">
        <w:rPr>
          <w:lang w:val="en-US"/>
        </w:rPr>
        <w:t>T</w:t>
      </w:r>
      <w:r w:rsidR="00536567">
        <w:rPr>
          <w:lang w:val="en-US"/>
        </w:rPr>
        <w:t xml:space="preserve">he following </w:t>
      </w:r>
      <w:r w:rsidR="00E54744">
        <w:rPr>
          <w:lang w:val="en-US"/>
        </w:rPr>
        <w:t>paragraphs describe</w:t>
      </w:r>
      <w:r w:rsidR="00536567">
        <w:rPr>
          <w:lang w:val="en-US"/>
        </w:rPr>
        <w:t xml:space="preserve"> information details </w:t>
      </w:r>
      <w:r w:rsidR="00E54744">
        <w:rPr>
          <w:lang w:val="en-US"/>
        </w:rPr>
        <w:t xml:space="preserve">that are </w:t>
      </w:r>
      <w:r w:rsidR="00536567">
        <w:rPr>
          <w:lang w:val="en-US"/>
        </w:rPr>
        <w:t>extracted from the game and their respective roles in the provenance graph.</w:t>
      </w:r>
    </w:p>
    <w:p w14:paraId="5523B5D2" w14:textId="379D82AE"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w:t>
      </w:r>
      <w:commentRangeStart w:id="28"/>
      <w:r w:rsidR="00593A36" w:rsidRPr="0030598F">
        <w:rPr>
          <w:lang w:val="en-US"/>
        </w:rPr>
        <w:t>Lastly, the progress made in his task</w:t>
      </w:r>
      <w:r>
        <w:rPr>
          <w:lang w:val="en-US"/>
        </w:rPr>
        <w:t>, if any</w:t>
      </w:r>
      <w:commentRangeEnd w:id="28"/>
      <w:r w:rsidR="00660EC9">
        <w:rPr>
          <w:rStyle w:val="CommentReference"/>
        </w:rPr>
        <w:commentReference w:id="28"/>
      </w:r>
      <w:r>
        <w:rPr>
          <w:lang w:val="en-US"/>
        </w:rPr>
        <w:t>.</w:t>
      </w:r>
      <w:r w:rsidR="00AE699C">
        <w:rPr>
          <w:lang w:val="en-US"/>
        </w:rPr>
        <w:t xml:space="preserve"> These details are illustrated </w:t>
      </w:r>
      <w:del w:id="29" w:author="Leonardo Murta" w:date="2013-05-31T12:16:00Z">
        <w:r w:rsidR="00AE699C" w:rsidDel="006D3406">
          <w:rPr>
            <w:lang w:val="en-US"/>
          </w:rPr>
          <w:delText xml:space="preserve">at </w:delText>
        </w:r>
      </w:del>
      <w:ins w:id="30" w:author="Leonardo Murta" w:date="2013-05-31T12:16:00Z">
        <w:r w:rsidR="006D3406">
          <w:rPr>
            <w:lang w:val="en-US"/>
          </w:rPr>
          <w:t xml:space="preserve">in </w:t>
        </w:r>
      </w:ins>
      <w:r w:rsidR="00AE699C">
        <w:rPr>
          <w:lang w:val="en-US"/>
        </w:rPr>
        <w:fldChar w:fldCharType="begin"/>
      </w:r>
      <w:r w:rsidR="00AE699C">
        <w:rPr>
          <w:lang w:val="en-US"/>
        </w:rPr>
        <w:instrText xml:space="preserve"> REF _Ref341884729 \h </w:instrText>
      </w:r>
      <w:r w:rsidR="00AE699C">
        <w:rPr>
          <w:lang w:val="en-US"/>
        </w:rPr>
      </w:r>
      <w:r w:rsidR="00AE699C">
        <w:rPr>
          <w:lang w:val="en-US"/>
        </w:rPr>
        <w:fldChar w:fldCharType="separate"/>
      </w:r>
      <w:r w:rsidR="00AE699C" w:rsidRPr="00B97EAB">
        <w:rPr>
          <w:szCs w:val="24"/>
        </w:rPr>
        <w:t xml:space="preserve">Figure </w:t>
      </w:r>
      <w:r w:rsidR="00AE699C">
        <w:rPr>
          <w:noProof/>
          <w:szCs w:val="24"/>
        </w:rPr>
        <w:t>2</w:t>
      </w:r>
      <w:r w:rsidR="00AE699C">
        <w:rPr>
          <w:lang w:val="en-US"/>
        </w:rPr>
        <w:fldChar w:fldCharType="end"/>
      </w:r>
      <w:r w:rsidR="00AE699C">
        <w:rPr>
          <w:lang w:val="en-US"/>
        </w:rPr>
        <w:t>.</w:t>
      </w:r>
      <w:r w:rsidR="00593A36" w:rsidRPr="0030598F">
        <w:rPr>
          <w:lang w:val="en-US"/>
        </w:rPr>
        <w:t xml:space="preserve"> Besides those, if the action </w:t>
      </w:r>
      <w:r>
        <w:rPr>
          <w:lang w:val="en-US"/>
        </w:rPr>
        <w:t xml:space="preserve">had any external influences, </w:t>
      </w:r>
      <w:ins w:id="31" w:author="Leonardo Murta" w:date="2013-05-31T12:17:00Z">
        <w:r w:rsidR="00D46AAC">
          <w:rPr>
            <w:lang w:val="en-US"/>
          </w:rPr>
          <w:t xml:space="preserve">such as the </w:t>
        </w:r>
      </w:ins>
      <w:r w:rsidR="00593A36" w:rsidRPr="0030598F">
        <w:rPr>
          <w:lang w:val="en-US"/>
        </w:rPr>
        <w:t>use</w:t>
      </w:r>
      <w:del w:id="32" w:author="Leonardo Murta" w:date="2013-05-31T12:17:00Z">
        <w:r w:rsidR="00593A36" w:rsidRPr="0030598F" w:rsidDel="00D46AAC">
          <w:rPr>
            <w:lang w:val="en-US"/>
          </w:rPr>
          <w:delText>d</w:delText>
        </w:r>
      </w:del>
      <w:ins w:id="33" w:author="Leonardo Murta" w:date="2013-05-31T12:18:00Z">
        <w:r w:rsidR="00D46AAC">
          <w:rPr>
            <w:lang w:val="en-US"/>
          </w:rPr>
          <w:t xml:space="preserve"> of</w:t>
        </w:r>
      </w:ins>
      <w:del w:id="34" w:author="Leonardo Murta" w:date="2013-05-31T12:17:00Z">
        <w:r w:rsidR="00593A36" w:rsidRPr="0030598F" w:rsidDel="00D46AAC">
          <w:rPr>
            <w:lang w:val="en-US"/>
          </w:rPr>
          <w:delText xml:space="preserve"> or altered </w:delText>
        </w:r>
      </w:del>
      <w:ins w:id="35" w:author="Leonardo Murta" w:date="2013-05-31T12:17:00Z">
        <w:r w:rsidR="00D46AAC" w:rsidRPr="0030598F">
          <w:rPr>
            <w:lang w:val="en-US"/>
          </w:rPr>
          <w:t xml:space="preserve"> </w:t>
        </w:r>
      </w:ins>
      <w:r w:rsidR="00593A36" w:rsidRPr="0030598F">
        <w:rPr>
          <w:lang w:val="en-US"/>
        </w:rPr>
        <w:t>an artifact</w:t>
      </w:r>
      <w:r>
        <w:rPr>
          <w:lang w:val="en-US"/>
        </w:rPr>
        <w:t xml:space="preserve"> (prototypes or test cases</w:t>
      </w:r>
      <w:ins w:id="36" w:author="Leonardo Murta" w:date="2013-05-31T12:18:00Z">
        <w:r w:rsidR="00D46AAC">
          <w:rPr>
            <w:lang w:val="en-US"/>
          </w:rPr>
          <w:t>, for example</w:t>
        </w:r>
      </w:ins>
      <w:r>
        <w:rPr>
          <w:lang w:val="en-US"/>
        </w:rPr>
        <w:t>)</w:t>
      </w:r>
      <w:r w:rsidR="00593A36" w:rsidRPr="0030598F">
        <w:rPr>
          <w:lang w:val="en-US"/>
        </w:rPr>
        <w:t xml:space="preserve">, </w:t>
      </w:r>
      <w:commentRangeStart w:id="37"/>
      <w:r>
        <w:rPr>
          <w:lang w:val="en-US"/>
        </w:rPr>
        <w:t xml:space="preserve">it is stored </w:t>
      </w:r>
      <w:r w:rsidR="00593A36" w:rsidRPr="0030598F">
        <w:rPr>
          <w:lang w:val="en-US"/>
        </w:rPr>
        <w:t>a</w:t>
      </w:r>
      <w:r>
        <w:rPr>
          <w:lang w:val="en-US"/>
        </w:rPr>
        <w:t xml:space="preserve"> link </w:t>
      </w:r>
      <w:commentRangeEnd w:id="37"/>
      <w:r w:rsidR="006D3406">
        <w:rPr>
          <w:rStyle w:val="CommentReference"/>
        </w:rPr>
        <w:commentReference w:id="37"/>
      </w:r>
      <w:r>
        <w:rPr>
          <w:lang w:val="en-US"/>
        </w:rPr>
        <w:t>to the action or artifact that affected</w:t>
      </w:r>
      <w:r w:rsidR="00593A36" w:rsidRPr="0030598F">
        <w:rPr>
          <w:lang w:val="en-US"/>
        </w:rPr>
        <w:t xml:space="preserve"> its execution.</w:t>
      </w:r>
    </w:p>
    <w:p w14:paraId="56031B85" w14:textId="463108F6" w:rsidR="00C721BB" w:rsidRDefault="00AE699C" w:rsidP="00C721BB">
      <w:pPr>
        <w:rPr>
          <w:lang w:val="en-US"/>
        </w:rPr>
      </w:pPr>
      <w:r>
        <w:rPr>
          <w:lang w:val="en-US"/>
        </w:rPr>
        <w:t>Each employee</w:t>
      </w:r>
      <w:r w:rsidR="00536567">
        <w:rPr>
          <w:lang w:val="en-US"/>
        </w:rPr>
        <w:t xml:space="preserve"> that participated in the development of the software </w:t>
      </w:r>
      <w:r>
        <w:rPr>
          <w:lang w:val="en-US"/>
        </w:rPr>
        <w:t>is</w:t>
      </w:r>
      <w:r w:rsidR="00536567">
        <w:rPr>
          <w:lang w:val="en-US"/>
        </w:rPr>
        <w:t xml:space="preserve"> mapped to</w:t>
      </w:r>
      <w:r>
        <w:rPr>
          <w:lang w:val="en-US"/>
        </w:rPr>
        <w:t xml:space="preserve"> an</w:t>
      </w:r>
      <w:r w:rsidR="00536567">
        <w:rPr>
          <w:lang w:val="en-US"/>
        </w:rPr>
        <w:t xml:space="preserve"> </w:t>
      </w:r>
      <w:r w:rsidR="00536567" w:rsidRPr="00536567">
        <w:rPr>
          <w:i/>
          <w:lang w:val="en-US"/>
        </w:rPr>
        <w:t>agent</w:t>
      </w:r>
      <w:r w:rsidR="00536567">
        <w:rPr>
          <w:lang w:val="en-US"/>
        </w:rPr>
        <w:t xml:space="preserve"> vertex in the provenance graph. The </w:t>
      </w:r>
      <w:ins w:id="38" w:author="Leonardo Murta" w:date="2013-05-31T12:19:00Z">
        <w:r w:rsidR="00893831">
          <w:rPr>
            <w:lang w:val="en-US"/>
          </w:rPr>
          <w:t xml:space="preserve">collected </w:t>
        </w:r>
      </w:ins>
      <w:r w:rsidR="00536567">
        <w:rPr>
          <w:lang w:val="en-US"/>
        </w:rPr>
        <w:t xml:space="preserve">information </w:t>
      </w:r>
      <w:del w:id="39" w:author="Leonardo Murta" w:date="2013-05-31T12:19:00Z">
        <w:r w:rsidR="00536567" w:rsidDel="00893831">
          <w:rPr>
            <w:lang w:val="en-US"/>
          </w:rPr>
          <w:delText xml:space="preserve">collected </w:delText>
        </w:r>
      </w:del>
      <w:r w:rsidR="00536567">
        <w:rPr>
          <w:lang w:val="en-US"/>
        </w:rPr>
        <w:t xml:space="preserve">includes </w:t>
      </w:r>
      <w:r w:rsidR="00593A36" w:rsidRPr="0030598F">
        <w:rPr>
          <w:lang w:val="en-US"/>
        </w:rPr>
        <w:t>the employee’s name, his current staff grade</w:t>
      </w:r>
      <w:r w:rsidR="00536567">
        <w:rPr>
          <w:lang w:val="en-US"/>
        </w:rPr>
        <w:t xml:space="preserve"> (junior, mid-level, or senior)</w:t>
      </w:r>
      <w:r w:rsidR="00593A36" w:rsidRPr="0030598F">
        <w:rPr>
          <w:lang w:val="en-US"/>
        </w:rPr>
        <w:t xml:space="preserve">, his </w:t>
      </w:r>
      <w:commentRangeStart w:id="40"/>
      <w:r w:rsidR="00593A36" w:rsidRPr="0030598F">
        <w:rPr>
          <w:lang w:val="en-US"/>
        </w:rPr>
        <w:t>level</w:t>
      </w:r>
      <w:commentRangeEnd w:id="40"/>
      <w:r w:rsidR="00893831">
        <w:rPr>
          <w:rStyle w:val="CommentReference"/>
        </w:rPr>
        <w:commentReference w:id="40"/>
      </w:r>
      <w:r w:rsidR="00593A36" w:rsidRPr="0030598F">
        <w:rPr>
          <w:lang w:val="en-US"/>
        </w:rPr>
        <w:t xml:space="preserve">, </w:t>
      </w:r>
      <w:commentRangeStart w:id="41"/>
      <w:r w:rsidR="00593A36" w:rsidRPr="0030598F">
        <w:rPr>
          <w:lang w:val="en-US"/>
        </w:rPr>
        <w:t>attributes</w:t>
      </w:r>
      <w:commentRangeEnd w:id="41"/>
      <w:r w:rsidR="00893831">
        <w:rPr>
          <w:rStyle w:val="CommentReference"/>
        </w:rPr>
        <w:commentReference w:id="41"/>
      </w:r>
      <w:r w:rsidR="00593A36" w:rsidRPr="0030598F">
        <w:rPr>
          <w:lang w:val="en-US"/>
        </w:rPr>
        <w:t>, and specializations.</w:t>
      </w:r>
      <w:r w:rsidR="00536567">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w:t>
      </w:r>
      <w:del w:id="42" w:author="Leonardo Murta" w:date="2013-05-31T12:21:00Z">
        <w:r w:rsidR="00593A36" w:rsidRPr="0030598F" w:rsidDel="00A757A0">
          <w:rPr>
            <w:lang w:val="en-US"/>
          </w:rPr>
          <w:delText>c</w:delText>
        </w:r>
        <w:r w:rsidR="00C721BB" w:rsidDel="00A757A0">
          <w:rPr>
            <w:lang w:val="en-US"/>
          </w:rPr>
          <w:delText xml:space="preserve">onsumed </w:delText>
        </w:r>
      </w:del>
      <w:ins w:id="43" w:author="Leonardo Murta" w:date="2013-05-31T12:21:00Z">
        <w:r w:rsidR="00A757A0">
          <w:rPr>
            <w:lang w:val="en-US"/>
          </w:rPr>
          <w:t xml:space="preserve">used </w:t>
        </w:r>
      </w:ins>
      <w:r w:rsidR="00C721BB">
        <w:rPr>
          <w:lang w:val="en-US"/>
        </w:rPr>
        <w:t>by analysts; Test Cases</w:t>
      </w:r>
      <w:r w:rsidR="00593A36" w:rsidRPr="0030598F">
        <w:rPr>
          <w:lang w:val="en-US"/>
        </w:rPr>
        <w:t xml:space="preserve"> produced by analysts, </w:t>
      </w:r>
      <w:r w:rsidR="00593A36" w:rsidRPr="0030598F">
        <w:rPr>
          <w:lang w:val="en-US"/>
        </w:rPr>
        <w:lastRenderedPageBreak/>
        <w:t xml:space="preserve">architects, and programmers and </w:t>
      </w:r>
      <w:del w:id="44" w:author="Leonardo Murta" w:date="2013-05-31T12:21:00Z">
        <w:r w:rsidR="00593A36" w:rsidRPr="0030598F" w:rsidDel="00A757A0">
          <w:rPr>
            <w:lang w:val="en-US"/>
          </w:rPr>
          <w:delText xml:space="preserve">consumed </w:delText>
        </w:r>
      </w:del>
      <w:ins w:id="45" w:author="Leonardo Murta" w:date="2013-05-31T12:21:00Z">
        <w:r w:rsidR="00A757A0">
          <w:rPr>
            <w:lang w:val="en-US"/>
          </w:rPr>
          <w:t>used</w:t>
        </w:r>
        <w:r w:rsidR="00A757A0" w:rsidRPr="0030598F">
          <w:rPr>
            <w:lang w:val="en-US"/>
          </w:rPr>
          <w:t xml:space="preserve"> </w:t>
        </w:r>
      </w:ins>
      <w:r w:rsidR="00593A36" w:rsidRPr="0030598F">
        <w:rPr>
          <w:lang w:val="en-US"/>
        </w:rPr>
        <w:t xml:space="preserve">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14:paraId="50439C2D" w14:textId="228D9EC2" w:rsidR="00593A36" w:rsidRDefault="00B97EAB" w:rsidP="00C721BB">
      <w:pPr>
        <w:rPr>
          <w:lang w:val="en-US"/>
        </w:rPr>
      </w:pPr>
      <w:r>
        <w:rPr>
          <w:lang w:val="en-US"/>
        </w:rPr>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For prototypes and test cases</w:t>
      </w:r>
      <w:ins w:id="46" w:author="Leonardo Murta" w:date="2013-05-31T12:22:00Z">
        <w:r w:rsidR="00A757A0">
          <w:rPr>
            <w:lang w:val="en-US"/>
          </w:rPr>
          <w:t>,</w:t>
        </w:r>
      </w:ins>
      <w:r w:rsidR="00F20B6D">
        <w:rPr>
          <w:lang w:val="en-US"/>
        </w:rPr>
        <w:t xml:space="preserve"> only the day they were created and their names are stored, since actions </w:t>
      </w:r>
      <w:del w:id="47" w:author="Leonardo Murta" w:date="2013-05-31T12:22:00Z">
        <w:r w:rsidR="00F20B6D" w:rsidDel="00A757A0">
          <w:rPr>
            <w:lang w:val="en-US"/>
          </w:rPr>
          <w:delText xml:space="preserve">will </w:delText>
        </w:r>
      </w:del>
      <w:r w:rsidR="00F20B6D">
        <w:rPr>
          <w:lang w:val="en-US"/>
        </w:rPr>
        <w:t>contain the information of when they were used.</w:t>
      </w:r>
      <w:r w:rsidR="00BE252F">
        <w:rPr>
          <w:lang w:val="en-US"/>
        </w:rPr>
        <w:t xml:space="preserve"> </w:t>
      </w:r>
      <w:r w:rsidR="00B355E7" w:rsidRPr="0030598F">
        <w:rPr>
          <w:lang w:val="en-US"/>
        </w:rPr>
        <w:fldChar w:fldCharType="begin"/>
      </w:r>
      <w:r w:rsidR="00BE252F" w:rsidRPr="0030598F">
        <w:rPr>
          <w:lang w:val="en-US"/>
        </w:rPr>
        <w:instrText xml:space="preserve"> REF _Ref341884729 \h </w:instrText>
      </w:r>
      <w:r w:rsidR="00B355E7" w:rsidRPr="0030598F">
        <w:rPr>
          <w:lang w:val="en-US"/>
        </w:rPr>
      </w:r>
      <w:r w:rsidR="00B355E7" w:rsidRPr="0030598F">
        <w:rPr>
          <w:lang w:val="en-US"/>
        </w:rPr>
        <w:fldChar w:fldCharType="separate"/>
      </w:r>
      <w:r w:rsidR="00A66757" w:rsidRPr="00A66757">
        <w:rPr>
          <w:szCs w:val="24"/>
          <w:lang w:val="en-US"/>
        </w:rPr>
        <w:t xml:space="preserve">Figure </w:t>
      </w:r>
      <w:r w:rsidR="00A66757" w:rsidRPr="00A66757">
        <w:rPr>
          <w:noProof/>
          <w:szCs w:val="24"/>
          <w:lang w:val="en-US"/>
        </w:rPr>
        <w:t>2</w:t>
      </w:r>
      <w:r w:rsidR="00B355E7" w:rsidRPr="0030598F">
        <w:rPr>
          <w:lang w:val="en-US"/>
        </w:rPr>
        <w:fldChar w:fldCharType="end"/>
      </w:r>
      <w:r w:rsidR="00BE252F" w:rsidRPr="0030598F">
        <w:rPr>
          <w:lang w:val="en-US"/>
        </w:rPr>
        <w:t xml:space="preserve"> illustrates the </w:t>
      </w:r>
      <w:r w:rsidR="00BE252F">
        <w:rPr>
          <w:lang w:val="en-US"/>
        </w:rPr>
        <w:t xml:space="preserve">information collected in SDM </w:t>
      </w:r>
      <w:r w:rsidR="00AE699C">
        <w:rPr>
          <w:lang w:val="en-US"/>
        </w:rPr>
        <w:t>for a Project vertex (</w:t>
      </w:r>
      <w:r w:rsidR="00AE699C" w:rsidRPr="00AE699C">
        <w:rPr>
          <w:i/>
          <w:lang w:val="en-US"/>
        </w:rPr>
        <w:t>Entity</w:t>
      </w:r>
      <w:r w:rsidR="00AE699C">
        <w:rPr>
          <w:lang w:val="en-US"/>
        </w:rPr>
        <w:t>), Agent vertex (</w:t>
      </w:r>
      <w:r w:rsidR="00AE699C" w:rsidRPr="00AE699C">
        <w:rPr>
          <w:i/>
          <w:lang w:val="en-US"/>
        </w:rPr>
        <w:t>Agent</w:t>
      </w:r>
      <w:r w:rsidR="00AE699C">
        <w:rPr>
          <w:lang w:val="en-US"/>
        </w:rPr>
        <w:t xml:space="preserve">), and a </w:t>
      </w:r>
      <w:commentRangeStart w:id="48"/>
      <w:commentRangeStart w:id="49"/>
      <w:r w:rsidR="00AE699C">
        <w:rPr>
          <w:lang w:val="en-US"/>
        </w:rPr>
        <w:t>Process vertex (</w:t>
      </w:r>
      <w:r w:rsidR="00AE699C" w:rsidRPr="00AE699C">
        <w:rPr>
          <w:i/>
          <w:lang w:val="en-US"/>
        </w:rPr>
        <w:t>Activit</w:t>
      </w:r>
      <w:commentRangeEnd w:id="48"/>
      <w:r w:rsidR="000419E6">
        <w:rPr>
          <w:rStyle w:val="CommentReference"/>
        </w:rPr>
        <w:commentReference w:id="48"/>
      </w:r>
      <w:commentRangeEnd w:id="49"/>
      <w:r w:rsidR="00A757A0">
        <w:rPr>
          <w:rStyle w:val="CommentReference"/>
        </w:rPr>
        <w:commentReference w:id="49"/>
      </w:r>
      <w:r w:rsidR="00AE699C" w:rsidRPr="00AE699C">
        <w:rPr>
          <w:i/>
          <w:lang w:val="en-US"/>
        </w:rPr>
        <w:t>y</w:t>
      </w:r>
      <w:r w:rsidR="00AE699C">
        <w:rPr>
          <w:lang w:val="en-US"/>
        </w:rPr>
        <w:t xml:space="preserve">), </w:t>
      </w:r>
      <w:r w:rsidR="00BE252F">
        <w:rPr>
          <w:lang w:val="en-US"/>
        </w:rPr>
        <w:t>and</w:t>
      </w:r>
      <w:r w:rsidR="00BE252F" w:rsidRPr="0030598F">
        <w:rPr>
          <w:lang w:val="en-US"/>
        </w:rPr>
        <w:t xml:space="preserve"> shown in Proof Viewer according to the </w:t>
      </w:r>
      <w:r w:rsidR="00BE252F">
        <w:rPr>
          <w:lang w:val="en-US"/>
        </w:rPr>
        <w:t>vertex</w:t>
      </w:r>
      <w:r w:rsidR="00BE252F" w:rsidRPr="0030598F">
        <w:rPr>
          <w:lang w:val="en-US"/>
        </w:rPr>
        <w:t>’s type.</w:t>
      </w:r>
    </w:p>
    <w:p w14:paraId="4CCB428A" w14:textId="77777777" w:rsidR="00B97EAB" w:rsidRDefault="00D860E0" w:rsidP="00B97EAB">
      <w:pPr>
        <w:keepNext/>
        <w:jc w:val="center"/>
      </w:pPr>
      <w:bookmarkStart w:id="50" w:name="_Toc354161742"/>
      <w:r>
        <w:rPr>
          <w:noProof/>
          <w:lang w:val="en-US"/>
        </w:rPr>
        <w:drawing>
          <wp:inline distT="0" distB="0" distL="0" distR="0" wp14:anchorId="4BCBE3CE" wp14:editId="67EF3D76">
            <wp:extent cx="4210050" cy="3057525"/>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4210050" cy="3057525"/>
                    </a:xfrm>
                    <a:prstGeom prst="rect">
                      <a:avLst/>
                    </a:prstGeom>
                    <a:noFill/>
                    <a:ln w="9525">
                      <a:noFill/>
                      <a:miter lim="800000"/>
                      <a:headEnd/>
                      <a:tailEnd/>
                    </a:ln>
                  </pic:spPr>
                </pic:pic>
              </a:graphicData>
            </a:graphic>
          </wp:inline>
        </w:drawing>
      </w:r>
    </w:p>
    <w:p w14:paraId="2CC479F5" w14:textId="77777777" w:rsidR="00B97EAB" w:rsidRDefault="00B97EAB" w:rsidP="00D860E0">
      <w:pPr>
        <w:pStyle w:val="Caption"/>
        <w:spacing w:before="0" w:beforeAutospacing="0"/>
        <w:jc w:val="both"/>
        <w:rPr>
          <w:sz w:val="24"/>
          <w:szCs w:val="24"/>
        </w:rPr>
      </w:pPr>
      <w:bookmarkStart w:id="51" w:name="_Ref341884729"/>
      <w:commentRangeStart w:id="52"/>
      <w:r w:rsidRPr="00B97EAB">
        <w:rPr>
          <w:sz w:val="24"/>
          <w:szCs w:val="24"/>
        </w:rPr>
        <w:t xml:space="preserve">Figure </w:t>
      </w:r>
      <w:commentRangeEnd w:id="52"/>
      <w:r w:rsidR="008A36FF">
        <w:rPr>
          <w:rStyle w:val="CommentReference"/>
          <w:rFonts w:cstheme="minorBidi"/>
          <w:b w:val="0"/>
          <w:bCs w:val="0"/>
          <w:lang w:val="pt-BR"/>
        </w:rPr>
        <w:commentReference w:id="52"/>
      </w:r>
      <w:r w:rsidR="00B355E7" w:rsidRPr="00B97EAB">
        <w:rPr>
          <w:sz w:val="24"/>
          <w:szCs w:val="24"/>
        </w:rPr>
        <w:fldChar w:fldCharType="begin"/>
      </w:r>
      <w:r w:rsidRPr="00B97EAB">
        <w:rPr>
          <w:sz w:val="24"/>
          <w:szCs w:val="24"/>
        </w:rPr>
        <w:instrText xml:space="preserve"> SEQ Figure \* ARABIC </w:instrText>
      </w:r>
      <w:r w:rsidR="00B355E7" w:rsidRPr="00B97EAB">
        <w:rPr>
          <w:sz w:val="24"/>
          <w:szCs w:val="24"/>
        </w:rPr>
        <w:fldChar w:fldCharType="separate"/>
      </w:r>
      <w:r w:rsidR="00A66757">
        <w:rPr>
          <w:noProof/>
          <w:sz w:val="24"/>
          <w:szCs w:val="24"/>
        </w:rPr>
        <w:t>2</w:t>
      </w:r>
      <w:r w:rsidR="00B355E7" w:rsidRPr="00B97EAB">
        <w:rPr>
          <w:sz w:val="24"/>
          <w:szCs w:val="24"/>
        </w:rPr>
        <w:fldChar w:fldCharType="end"/>
      </w:r>
      <w:bookmarkEnd w:id="51"/>
      <w:r w:rsidRPr="00B97EAB">
        <w:rPr>
          <w:sz w:val="24"/>
          <w:szCs w:val="24"/>
        </w:rPr>
        <w:t xml:space="preserve">: Information data </w:t>
      </w:r>
      <w:r w:rsidR="00615477">
        <w:rPr>
          <w:sz w:val="24"/>
          <w:szCs w:val="24"/>
        </w:rPr>
        <w:t>extracted and visible at</w:t>
      </w:r>
      <w:r w:rsidRPr="00B97EAB">
        <w:rPr>
          <w:sz w:val="24"/>
          <w:szCs w:val="24"/>
        </w:rPr>
        <w:t xml:space="preserve"> the provenance graph.</w:t>
      </w:r>
      <w:r w:rsidR="00DE2C36">
        <w:rPr>
          <w:sz w:val="24"/>
          <w:szCs w:val="24"/>
        </w:rPr>
        <w:t xml:space="preserve"> </w:t>
      </w:r>
      <w:r w:rsidRPr="00B97EAB">
        <w:rPr>
          <w:sz w:val="24"/>
          <w:szCs w:val="24"/>
        </w:rPr>
        <w:t>The</w:t>
      </w:r>
      <w:r w:rsidR="00BD1399">
        <w:rPr>
          <w:sz w:val="24"/>
          <w:szCs w:val="24"/>
        </w:rPr>
        <w:t xml:space="preserve"> </w:t>
      </w:r>
      <w:r w:rsidR="00BD1399">
        <w:rPr>
          <w:i/>
          <w:sz w:val="24"/>
          <w:szCs w:val="24"/>
        </w:rPr>
        <w:t>entity</w:t>
      </w:r>
      <w:r w:rsidR="00BD1399" w:rsidRPr="00B97EAB">
        <w:rPr>
          <w:sz w:val="24"/>
          <w:szCs w:val="24"/>
        </w:rPr>
        <w:t xml:space="preserve"> </w:t>
      </w:r>
      <w:r w:rsidR="00BD1399">
        <w:rPr>
          <w:sz w:val="24"/>
          <w:szCs w:val="24"/>
        </w:rPr>
        <w:t>vertex representation for the</w:t>
      </w:r>
      <w:r w:rsidRPr="00B97EAB">
        <w:rPr>
          <w:sz w:val="24"/>
          <w:szCs w:val="24"/>
        </w:rPr>
        <w:t xml:space="preserve"> project’s data (a), </w:t>
      </w:r>
      <w:r w:rsidR="00BD1399">
        <w:rPr>
          <w:sz w:val="24"/>
          <w:szCs w:val="24"/>
        </w:rPr>
        <w:t xml:space="preserve">the </w:t>
      </w:r>
      <w:r w:rsidRPr="00B97EAB">
        <w:rPr>
          <w:sz w:val="24"/>
          <w:szCs w:val="24"/>
        </w:rPr>
        <w:t xml:space="preserve">employee’s </w:t>
      </w:r>
      <w:r w:rsidRPr="00B97EAB">
        <w:rPr>
          <w:i/>
          <w:sz w:val="24"/>
          <w:szCs w:val="24"/>
        </w:rPr>
        <w:t>agent</w:t>
      </w:r>
      <w:r w:rsidRPr="00B97EAB">
        <w:rPr>
          <w:sz w:val="24"/>
          <w:szCs w:val="24"/>
        </w:rPr>
        <w:t xml:space="preserve"> </w:t>
      </w:r>
      <w:r w:rsidR="00BD1399">
        <w:rPr>
          <w:sz w:val="24"/>
          <w:szCs w:val="24"/>
        </w:rPr>
        <w:t>vertex</w:t>
      </w:r>
      <w:r w:rsidRPr="00B97EAB">
        <w:rPr>
          <w:sz w:val="24"/>
          <w:szCs w:val="24"/>
        </w:rPr>
        <w:t xml:space="preserve"> data (b), </w:t>
      </w:r>
      <w:r w:rsidR="00BD1399">
        <w:rPr>
          <w:sz w:val="24"/>
          <w:szCs w:val="24"/>
        </w:rPr>
        <w:t xml:space="preserve">and the </w:t>
      </w:r>
      <w:r w:rsidRPr="00B97EAB">
        <w:rPr>
          <w:sz w:val="24"/>
          <w:szCs w:val="24"/>
        </w:rPr>
        <w:t xml:space="preserve">action’s </w:t>
      </w:r>
      <w:r w:rsidR="00BD1399">
        <w:rPr>
          <w:i/>
          <w:sz w:val="24"/>
          <w:szCs w:val="24"/>
        </w:rPr>
        <w:t>activity</w:t>
      </w:r>
      <w:r w:rsidRPr="00B97EAB">
        <w:rPr>
          <w:sz w:val="24"/>
          <w:szCs w:val="24"/>
        </w:rPr>
        <w:t xml:space="preserve"> </w:t>
      </w:r>
      <w:r w:rsidR="00BD1399">
        <w:rPr>
          <w:sz w:val="24"/>
          <w:szCs w:val="24"/>
        </w:rPr>
        <w:t>vertex</w:t>
      </w:r>
      <w:r w:rsidRPr="00B97EAB">
        <w:rPr>
          <w:sz w:val="24"/>
          <w:szCs w:val="24"/>
        </w:rPr>
        <w:t xml:space="preserve"> data (c</w:t>
      </w:r>
      <w:r w:rsidR="00BD1399">
        <w:rPr>
          <w:sz w:val="24"/>
          <w:szCs w:val="24"/>
        </w:rPr>
        <w:t>)</w:t>
      </w:r>
      <w:r w:rsidRPr="00B97EAB">
        <w:rPr>
          <w:sz w:val="24"/>
          <w:szCs w:val="24"/>
        </w:rPr>
        <w:t>.</w:t>
      </w:r>
    </w:p>
    <w:p w14:paraId="08876CF8" w14:textId="60DAC2CA" w:rsidR="00BE252F" w:rsidRPr="0030598F" w:rsidRDefault="00ED2DCC" w:rsidP="00ED2DCC">
      <w:pPr>
        <w:rPr>
          <w:lang w:val="en-US"/>
        </w:rPr>
      </w:pPr>
      <w:r>
        <w:rPr>
          <w:lang w:val="en-US"/>
        </w:rPr>
        <w:t xml:space="preserve">At the end of a gaming session, the </w:t>
      </w:r>
      <w:del w:id="53" w:author="Leonardo Murta" w:date="2013-05-31T12:29:00Z">
        <w:r w:rsidDel="00C37CE2">
          <w:rPr>
            <w:lang w:val="en-US"/>
          </w:rPr>
          <w:delText xml:space="preserve">collected </w:delText>
        </w:r>
      </w:del>
      <w:r>
        <w:rPr>
          <w:lang w:val="en-US"/>
        </w:rPr>
        <w:t xml:space="preserve">data </w:t>
      </w:r>
      <w:ins w:id="54" w:author="Leonardo Murta" w:date="2013-05-31T12:29:00Z">
        <w:r w:rsidR="00C37CE2">
          <w:rPr>
            <w:lang w:val="en-US"/>
          </w:rPr>
          <w:t xml:space="preserve">collected </w:t>
        </w:r>
      </w:ins>
      <w:r>
        <w:rPr>
          <w:lang w:val="en-US"/>
        </w:rPr>
        <w:t>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r w:rsidRPr="00766C88">
        <w:rPr>
          <w:i/>
          <w:lang w:val="en-US"/>
        </w:rPr>
        <w:t>Proof Viewer</w:t>
      </w:r>
      <w:r>
        <w:rPr>
          <w:lang w:val="en-US"/>
        </w:rPr>
        <w:t xml:space="preserve">. </w:t>
      </w:r>
      <w:r w:rsidRPr="00766C88">
        <w:rPr>
          <w:i/>
          <w:lang w:val="en-US"/>
        </w:rPr>
        <w:t>Proof Viewer</w:t>
      </w:r>
      <w:r w:rsidR="00F2043D">
        <w:rPr>
          <w:lang w:val="en-US"/>
        </w:rPr>
        <w:t>,</w:t>
      </w:r>
      <w:r>
        <w:rPr>
          <w:lang w:val="en-US"/>
        </w:rPr>
        <w:t xml:space="preserve"> in turn</w:t>
      </w:r>
      <w:r w:rsidR="00F2043D">
        <w:rPr>
          <w:lang w:val="en-US"/>
        </w:rPr>
        <w:t>,</w:t>
      </w:r>
      <w:r>
        <w:rPr>
          <w:lang w:val="en-US"/>
        </w:rPr>
        <w:t xml:space="preserve"> </w:t>
      </w:r>
      <w:del w:id="55" w:author="Leonardo Murta" w:date="2013-05-31T12:29:00Z">
        <w:r w:rsidDel="00E0575E">
          <w:rPr>
            <w:lang w:val="en-US"/>
          </w:rPr>
          <w:delText>analyze</w:delText>
        </w:r>
        <w:r w:rsidR="00766C88" w:rsidDel="00E0575E">
          <w:rPr>
            <w:lang w:val="en-US"/>
          </w:rPr>
          <w:delText>s</w:delText>
        </w:r>
        <w:r w:rsidDel="00E0575E">
          <w:rPr>
            <w:lang w:val="en-US"/>
          </w:rPr>
          <w:delText xml:space="preserve"> </w:delText>
        </w:r>
      </w:del>
      <w:ins w:id="56" w:author="Leonardo Murta" w:date="2013-05-31T12:29:00Z">
        <w:r w:rsidR="00E0575E">
          <w:rPr>
            <w:lang w:val="en-US"/>
          </w:rPr>
          <w:t xml:space="preserve">processes </w:t>
        </w:r>
      </w:ins>
      <w:r>
        <w:rPr>
          <w:lang w:val="en-US"/>
        </w:rPr>
        <w:t>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w:t>
      </w:r>
      <w:r w:rsidR="00F2043D">
        <w:rPr>
          <w:lang w:val="en-US"/>
        </w:rPr>
        <w:t xml:space="preserve"> features present in</w:t>
      </w:r>
      <w:r w:rsidR="00766C88">
        <w:rPr>
          <w:lang w:val="en-US"/>
        </w:rPr>
        <w:t xml:space="preserve"> </w:t>
      </w:r>
      <w:r w:rsidR="00766C88" w:rsidRPr="00766C88">
        <w:rPr>
          <w:i/>
          <w:lang w:val="en-US"/>
        </w:rPr>
        <w:t>Proof Viewer</w:t>
      </w:r>
      <w:r w:rsidR="00184F1A">
        <w:rPr>
          <w:lang w:val="en-US"/>
        </w:rPr>
        <w:t>.</w:t>
      </w:r>
    </w:p>
    <w:p w14:paraId="4E6C2C14" w14:textId="77777777" w:rsidR="00F219B4" w:rsidRPr="0030598F" w:rsidRDefault="00F219B4" w:rsidP="00F219B4">
      <w:pPr>
        <w:pStyle w:val="Heading2"/>
        <w:rPr>
          <w:rStyle w:val="TabelaChar"/>
          <w:rFonts w:cstheme="majorBidi"/>
          <w:color w:val="auto"/>
          <w:sz w:val="24"/>
          <w:lang w:val="en-US"/>
        </w:rPr>
      </w:pPr>
      <w:bookmarkStart w:id="57" w:name="_Ref357095737"/>
      <w:r w:rsidRPr="0030598F">
        <w:rPr>
          <w:rStyle w:val="TabelaChar"/>
          <w:rFonts w:cstheme="majorBidi"/>
          <w:color w:val="auto"/>
          <w:sz w:val="24"/>
          <w:lang w:val="en-US"/>
        </w:rPr>
        <w:lastRenderedPageBreak/>
        <w:t>Guiding Example</w:t>
      </w:r>
      <w:bookmarkEnd w:id="50"/>
      <w:bookmarkEnd w:id="57"/>
    </w:p>
    <w:p w14:paraId="518991D1" w14:textId="2266BA26" w:rsidR="005936DE" w:rsidRDefault="005936DE" w:rsidP="0030598F">
      <w:pPr>
        <w:rPr>
          <w:ins w:id="58" w:author="Leonardo Murta" w:date="2013-05-31T12:32:00Z"/>
          <w:lang w:val="en-US"/>
        </w:rPr>
      </w:pPr>
      <w:ins w:id="59" w:author="Leonardo Murta" w:date="2013-05-31T12:32:00Z">
        <w:r>
          <w:rPr>
            <w:lang w:val="en-US"/>
          </w:rPr>
          <w:t xml:space="preserve">In this </w:t>
        </w:r>
      </w:ins>
      <w:ins w:id="60" w:author="Leonardo Murta" w:date="2013-05-31T12:33:00Z">
        <w:r>
          <w:rPr>
            <w:lang w:val="en-US"/>
          </w:rPr>
          <w:t>section,</w:t>
        </w:r>
      </w:ins>
      <w:ins w:id="61" w:author="Leonardo Murta" w:date="2013-05-31T12:32:00Z">
        <w:r>
          <w:rPr>
            <w:lang w:val="en-US"/>
          </w:rPr>
          <w:t xml:space="preserve"> we exemplify a SDM game session, which explores</w:t>
        </w:r>
        <w:commentRangeStart w:id="62"/>
        <w:r>
          <w:rPr>
            <w:lang w:val="en-US"/>
          </w:rPr>
          <w:t>…</w:t>
        </w:r>
      </w:ins>
      <w:commentRangeEnd w:id="62"/>
      <w:ins w:id="63" w:author="Leonardo Murta" w:date="2013-05-31T12:33:00Z">
        <w:r>
          <w:rPr>
            <w:rStyle w:val="CommentReference"/>
          </w:rPr>
          <w:commentReference w:id="62"/>
        </w:r>
      </w:ins>
    </w:p>
    <w:p w14:paraId="26E3C7C5" w14:textId="3C2FCA60" w:rsidR="00775689" w:rsidRDefault="00E75289" w:rsidP="0030598F">
      <w:pPr>
        <w:rPr>
          <w:lang w:val="en-US"/>
        </w:rPr>
      </w:pPr>
      <w:r>
        <w:rPr>
          <w:lang w:val="en-US"/>
        </w:rPr>
        <w:t xml:space="preserve">Starting the game, the player has at his disposal four employees: Yesha, Tornik, Mirax, and Emmy. The first </w:t>
      </w:r>
      <w:r w:rsidR="00FB0157">
        <w:rPr>
          <w:lang w:val="en-US"/>
        </w:rPr>
        <w:t>thing</w:t>
      </w:r>
      <w:r>
        <w:rPr>
          <w:lang w:val="en-US"/>
        </w:rPr>
        <w:t xml:space="preserve"> he does is to assign roles for each employee. Yesha is assigned as the staff’s manager</w:t>
      </w:r>
      <w:r w:rsidR="00775689">
        <w:rPr>
          <w:lang w:val="en-US"/>
        </w:rPr>
        <w:t xml:space="preserve"> and has the task of aiding analysts</w:t>
      </w:r>
      <w:r>
        <w:rPr>
          <w:lang w:val="en-US"/>
        </w:rPr>
        <w:t xml:space="preserve">. Tornik </w:t>
      </w:r>
      <w:r w:rsidR="00775689">
        <w:rPr>
          <w:lang w:val="en-US"/>
        </w:rPr>
        <w:t xml:space="preserve">is assigned </w:t>
      </w:r>
      <w:r>
        <w:rPr>
          <w:lang w:val="en-US"/>
        </w:rPr>
        <w:t>as an analyst, Mirax as marketing</w:t>
      </w:r>
      <w:r w:rsidR="00775689">
        <w:rPr>
          <w:lang w:val="en-US"/>
        </w:rPr>
        <w:t xml:space="preserve"> (which aids analysts and </w:t>
      </w:r>
      <w:commentRangeStart w:id="65"/>
      <w:r w:rsidR="00775689">
        <w:rPr>
          <w:lang w:val="en-US"/>
        </w:rPr>
        <w:t>generate cash</w:t>
      </w:r>
      <w:commentRangeEnd w:id="65"/>
      <w:r w:rsidR="005936DE">
        <w:rPr>
          <w:rStyle w:val="CommentReference"/>
        </w:rPr>
        <w:commentReference w:id="65"/>
      </w:r>
      <w:r w:rsidR="00775689">
        <w:rPr>
          <w:lang w:val="en-US"/>
        </w:rPr>
        <w:t>)</w:t>
      </w:r>
      <w:r>
        <w:rPr>
          <w:lang w:val="en-US"/>
        </w:rPr>
        <w:t>, and</w:t>
      </w:r>
      <w:ins w:id="66" w:author="Leonardo Murta" w:date="2013-05-31T12:33:00Z">
        <w:r w:rsidR="00FF4EF9">
          <w:rPr>
            <w:lang w:val="en-US"/>
          </w:rPr>
          <w:t>,</w:t>
        </w:r>
      </w:ins>
      <w:r>
        <w:rPr>
          <w:lang w:val="en-US"/>
        </w:rPr>
        <w:t xml:space="preserve"> </w:t>
      </w:r>
      <w:r w:rsidR="00775689">
        <w:rPr>
          <w:lang w:val="en-US"/>
        </w:rPr>
        <w:t xml:space="preserve">lastly, </w:t>
      </w:r>
      <w:r>
        <w:rPr>
          <w:lang w:val="en-US"/>
        </w:rPr>
        <w:t>Emmy is assigned as programmer</w:t>
      </w:r>
      <w:r w:rsidR="00FB0157">
        <w:rPr>
          <w:lang w:val="en-US"/>
        </w:rPr>
        <w:t xml:space="preserve"> to develop the software</w:t>
      </w:r>
      <w:r>
        <w:rPr>
          <w:lang w:val="en-US"/>
        </w:rPr>
        <w:t xml:space="preserve">. Then </w:t>
      </w:r>
      <w:r w:rsidR="00775689">
        <w:rPr>
          <w:lang w:val="en-US"/>
        </w:rPr>
        <w:t>the player asks Yesha to hire</w:t>
      </w:r>
      <w:r>
        <w:rPr>
          <w:lang w:val="en-US"/>
        </w:rPr>
        <w:t xml:space="preserve"> tree new employees: Arden, which is </w:t>
      </w:r>
      <w:commentRangeStart w:id="67"/>
      <w:r>
        <w:rPr>
          <w:lang w:val="en-US"/>
        </w:rPr>
        <w:t>put for training</w:t>
      </w:r>
      <w:commentRangeEnd w:id="67"/>
      <w:r w:rsidR="00FF4EF9">
        <w:rPr>
          <w:rStyle w:val="CommentReference"/>
        </w:rPr>
        <w:commentReference w:id="67"/>
      </w:r>
      <w:r>
        <w:rPr>
          <w:lang w:val="en-US"/>
        </w:rPr>
        <w:t xml:space="preserve">, Marke, an architect, and lastly Daniel, an analyst </w:t>
      </w:r>
      <w:del w:id="68" w:author="Leonardo Murta" w:date="2013-05-31T12:34:00Z">
        <w:r w:rsidDel="00FF4EF9">
          <w:rPr>
            <w:lang w:val="en-US"/>
          </w:rPr>
          <w:delText xml:space="preserve">which </w:delText>
        </w:r>
      </w:del>
      <w:ins w:id="69" w:author="Leonardo Murta" w:date="2013-05-31T12:34:00Z">
        <w:r w:rsidR="00FF4EF9">
          <w:rPr>
            <w:lang w:val="en-US"/>
          </w:rPr>
          <w:t xml:space="preserve">that </w:t>
        </w:r>
      </w:ins>
      <w:r>
        <w:rPr>
          <w:lang w:val="en-US"/>
        </w:rPr>
        <w:t xml:space="preserve">will work for 14 hours a day. </w:t>
      </w:r>
      <w:r w:rsidR="00775689">
        <w:rPr>
          <w:lang w:val="en-US"/>
        </w:rPr>
        <w:t>Almost</w:t>
      </w:r>
      <w:r>
        <w:rPr>
          <w:lang w:val="en-US"/>
        </w:rPr>
        <w:t xml:space="preserve"> </w:t>
      </w:r>
      <w:r w:rsidR="00775689">
        <w:rPr>
          <w:lang w:val="en-US"/>
        </w:rPr>
        <w:t>two weeks passed before</w:t>
      </w:r>
      <w:r>
        <w:rPr>
          <w:lang w:val="en-US"/>
        </w:rPr>
        <w:t xml:space="preserve"> </w:t>
      </w:r>
      <w:r w:rsidR="00FB0157">
        <w:rPr>
          <w:lang w:val="en-US"/>
        </w:rPr>
        <w:t>Arden finished his</w:t>
      </w:r>
      <w:r>
        <w:rPr>
          <w:lang w:val="en-US"/>
        </w:rPr>
        <w:t xml:space="preserve"> training</w:t>
      </w:r>
      <w:r w:rsidR="00775689">
        <w:rPr>
          <w:lang w:val="en-US"/>
        </w:rPr>
        <w:t xml:space="preserve"> and </w:t>
      </w:r>
      <w:r w:rsidR="00FB0157">
        <w:rPr>
          <w:lang w:val="en-US"/>
        </w:rPr>
        <w:t xml:space="preserve">was </w:t>
      </w:r>
      <w:del w:id="70" w:author="Leonardo Murta" w:date="2013-05-31T12:35:00Z">
        <w:r w:rsidR="00FB0157" w:rsidDel="00FF4EF9">
          <w:rPr>
            <w:lang w:val="en-US"/>
          </w:rPr>
          <w:delText>put</w:delText>
        </w:r>
        <w:r w:rsidR="00775689" w:rsidDel="00FF4EF9">
          <w:rPr>
            <w:lang w:val="en-US"/>
          </w:rPr>
          <w:delText xml:space="preserve"> </w:delText>
        </w:r>
      </w:del>
      <w:ins w:id="71" w:author="Leonardo Murta" w:date="2013-05-31T12:35:00Z">
        <w:r w:rsidR="00FF4EF9">
          <w:rPr>
            <w:lang w:val="en-US"/>
          </w:rPr>
          <w:t xml:space="preserve">allocated </w:t>
        </w:r>
      </w:ins>
      <w:r w:rsidR="00775689">
        <w:rPr>
          <w:lang w:val="en-US"/>
        </w:rPr>
        <w:t>to work as</w:t>
      </w:r>
      <w:del w:id="72" w:author="Leonardo Murta" w:date="2013-05-31T12:35:00Z">
        <w:r w:rsidR="00775689" w:rsidDel="00FF4EF9">
          <w:rPr>
            <w:lang w:val="en-US"/>
          </w:rPr>
          <w:delText xml:space="preserve"> a</w:delText>
        </w:r>
      </w:del>
      <w:r w:rsidR="00775689">
        <w:rPr>
          <w:lang w:val="en-US"/>
        </w:rPr>
        <w:t xml:space="preserve"> programmer</w:t>
      </w:r>
      <w:r>
        <w:rPr>
          <w:lang w:val="en-US"/>
        </w:rPr>
        <w:t xml:space="preserve">. </w:t>
      </w:r>
    </w:p>
    <w:p w14:paraId="0B739581" w14:textId="4FA2DEE7" w:rsidR="0030598F" w:rsidRDefault="00E75289" w:rsidP="0030598F">
      <w:pPr>
        <w:rPr>
          <w:lang w:val="en-US"/>
        </w:rPr>
      </w:pPr>
      <w:r>
        <w:rPr>
          <w:lang w:val="en-US"/>
        </w:rPr>
        <w:t xml:space="preserve">Starting the </w:t>
      </w:r>
      <w:r w:rsidR="00775689">
        <w:rPr>
          <w:lang w:val="en-US"/>
        </w:rPr>
        <w:t>third</w:t>
      </w:r>
      <w:r>
        <w:rPr>
          <w:lang w:val="en-US"/>
        </w:rPr>
        <w:t xml:space="preserve"> week in the game, the player begins to have </w:t>
      </w:r>
      <w:del w:id="73" w:author="Leonardo Murta" w:date="2013-05-31T12:35:00Z">
        <w:r w:rsidDel="00772B3D">
          <w:rPr>
            <w:lang w:val="en-US"/>
          </w:rPr>
          <w:delText xml:space="preserve">economic </w:delText>
        </w:r>
      </w:del>
      <w:ins w:id="74" w:author="Leonardo Murta" w:date="2013-05-31T12:35:00Z">
        <w:r w:rsidR="00772B3D">
          <w:rPr>
            <w:lang w:val="en-US"/>
          </w:rPr>
          <w:t xml:space="preserve">financial </w:t>
        </w:r>
      </w:ins>
      <w:r>
        <w:rPr>
          <w:lang w:val="en-US"/>
        </w:rPr>
        <w:t>problems</w:t>
      </w:r>
      <w:r w:rsidR="00FB0157">
        <w:rPr>
          <w:lang w:val="en-US"/>
        </w:rPr>
        <w:t>.</w:t>
      </w:r>
      <w:r>
        <w:rPr>
          <w:lang w:val="en-US"/>
        </w:rPr>
        <w:t xml:space="preserve"> </w:t>
      </w:r>
      <w:r w:rsidR="00FB0157">
        <w:rPr>
          <w:lang w:val="en-US"/>
        </w:rPr>
        <w:t xml:space="preserve">He is </w:t>
      </w:r>
      <w:r>
        <w:rPr>
          <w:lang w:val="en-US"/>
        </w:rPr>
        <w:t xml:space="preserve">running out of cash. Daniel, due to the extra hours, </w:t>
      </w:r>
      <w:del w:id="75" w:author="Leonardo Murta" w:date="2013-05-31T12:35:00Z">
        <w:r w:rsidDel="00772B3D">
          <w:rPr>
            <w:lang w:val="en-US"/>
          </w:rPr>
          <w:delText>begins to tire</w:delText>
        </w:r>
      </w:del>
      <w:ins w:id="76" w:author="Leonardo Murta" w:date="2013-05-31T12:35:00Z">
        <w:r w:rsidR="00772B3D">
          <w:rPr>
            <w:lang w:val="en-US"/>
          </w:rPr>
          <w:t>is tired</w:t>
        </w:r>
      </w:ins>
      <w:r>
        <w:rPr>
          <w:lang w:val="en-US"/>
        </w:rPr>
        <w:t xml:space="preserve"> and later </w:t>
      </w:r>
      <w:del w:id="77" w:author="Leonardo Murta" w:date="2013-05-31T12:35:00Z">
        <w:r w:rsidDel="00772B3D">
          <w:rPr>
            <w:lang w:val="en-US"/>
          </w:rPr>
          <w:delText xml:space="preserve">demits </w:delText>
        </w:r>
      </w:del>
      <w:ins w:id="78" w:author="Leonardo Murta" w:date="2013-05-31T12:35:00Z">
        <w:r w:rsidR="00772B3D">
          <w:rPr>
            <w:lang w:val="en-US"/>
          </w:rPr>
          <w:t>quits</w:t>
        </w:r>
      </w:ins>
      <w:del w:id="79" w:author="Leonardo Murta" w:date="2013-05-31T12:36:00Z">
        <w:r w:rsidR="00FB0157" w:rsidDel="00772B3D">
          <w:rPr>
            <w:lang w:val="en-US"/>
          </w:rPr>
          <w:delText>him</w:delText>
        </w:r>
        <w:r w:rsidDel="00772B3D">
          <w:rPr>
            <w:lang w:val="en-US"/>
          </w:rPr>
          <w:delText>self</w:delText>
        </w:r>
      </w:del>
      <w:r>
        <w:rPr>
          <w:lang w:val="en-US"/>
        </w:rPr>
        <w:t>.</w:t>
      </w:r>
      <w:r w:rsidR="00775689">
        <w:rPr>
          <w:lang w:val="en-US"/>
        </w:rPr>
        <w:t xml:space="preserve"> The game continues with a </w:t>
      </w:r>
      <w:commentRangeStart w:id="80"/>
      <w:r w:rsidR="00775689">
        <w:rPr>
          <w:lang w:val="en-US"/>
        </w:rPr>
        <w:t>few rearrangements in task</w:t>
      </w:r>
      <w:commentRangeEnd w:id="80"/>
      <w:r w:rsidR="00772B3D">
        <w:rPr>
          <w:rStyle w:val="CommentReference"/>
        </w:rPr>
        <w:commentReference w:id="80"/>
      </w:r>
      <w:r w:rsidR="00775689">
        <w:rPr>
          <w:lang w:val="en-US"/>
        </w:rPr>
        <w:t>. Later on, Arden and Marke also leave the staff</w:t>
      </w:r>
      <w:commentRangeStart w:id="81"/>
      <w:r w:rsidR="00FB0157">
        <w:rPr>
          <w:lang w:val="en-US"/>
        </w:rPr>
        <w:t xml:space="preserve"> because of </w:t>
      </w:r>
      <w:del w:id="82" w:author="Leonardo Murta" w:date="2013-05-31T12:36:00Z">
        <w:r w:rsidR="00FB0157" w:rsidDel="0082031D">
          <w:rPr>
            <w:lang w:val="en-US"/>
          </w:rPr>
          <w:delText xml:space="preserve">economic </w:delText>
        </w:r>
      </w:del>
      <w:ins w:id="83" w:author="Leonardo Murta" w:date="2013-05-31T12:36:00Z">
        <w:r w:rsidR="0082031D">
          <w:rPr>
            <w:lang w:val="en-US"/>
          </w:rPr>
          <w:t xml:space="preserve">financial </w:t>
        </w:r>
      </w:ins>
      <w:r w:rsidR="00FB0157">
        <w:rPr>
          <w:lang w:val="en-US"/>
        </w:rPr>
        <w:t>problems</w:t>
      </w:r>
      <w:commentRangeEnd w:id="81"/>
      <w:r w:rsidR="0082031D">
        <w:rPr>
          <w:rStyle w:val="CommentReference"/>
        </w:rPr>
        <w:commentReference w:id="81"/>
      </w:r>
      <w:r w:rsidR="00775689">
        <w:rPr>
          <w:lang w:val="en-US"/>
        </w:rPr>
        <w:t>. At the start of the next month, and after receiving cash</w:t>
      </w:r>
      <w:r w:rsidR="00FB0157">
        <w:rPr>
          <w:lang w:val="en-US"/>
        </w:rPr>
        <w:t xml:space="preserve"> </w:t>
      </w:r>
      <w:commentRangeStart w:id="84"/>
      <w:r w:rsidR="00FB0157">
        <w:rPr>
          <w:lang w:val="en-US"/>
        </w:rPr>
        <w:t>from the contract with the client</w:t>
      </w:r>
      <w:r w:rsidR="00775689">
        <w:rPr>
          <w:lang w:val="en-US"/>
        </w:rPr>
        <w:t>,</w:t>
      </w:r>
      <w:commentRangeEnd w:id="84"/>
      <w:r w:rsidR="00A6600F">
        <w:rPr>
          <w:rStyle w:val="CommentReference"/>
        </w:rPr>
        <w:commentReference w:id="84"/>
      </w:r>
      <w:r w:rsidR="00775689">
        <w:rPr>
          <w:lang w:val="en-US"/>
        </w:rPr>
        <w:t xml:space="preserve"> the player hires another employee (Miera) as a programmer to replace Arden. At the same week, the player sets Mirax to negotiate with the client, asking to extend the project’s deadline by one </w:t>
      </w:r>
      <w:del w:id="85" w:author="Leonardo Murta" w:date="2013-05-31T12:38:00Z">
        <w:r w:rsidR="00775689" w:rsidDel="003F5095">
          <w:rPr>
            <w:lang w:val="en-US"/>
          </w:rPr>
          <w:delText xml:space="preserve">more </w:delText>
        </w:r>
      </w:del>
      <w:ins w:id="86" w:author="Leonardo Murta" w:date="2013-05-31T12:38:00Z">
        <w:r w:rsidR="003F5095">
          <w:rPr>
            <w:lang w:val="en-US"/>
          </w:rPr>
          <w:t xml:space="preserve">extra </w:t>
        </w:r>
      </w:ins>
      <w:r w:rsidR="00775689">
        <w:rPr>
          <w:lang w:val="en-US"/>
        </w:rPr>
        <w:t xml:space="preserve">week, since </w:t>
      </w:r>
      <w:commentRangeStart w:id="87"/>
      <w:r w:rsidR="00775689">
        <w:rPr>
          <w:lang w:val="en-US"/>
        </w:rPr>
        <w:t xml:space="preserve">it </w:t>
      </w:r>
      <w:commentRangeEnd w:id="87"/>
      <w:r w:rsidR="003F5095">
        <w:rPr>
          <w:rStyle w:val="CommentReference"/>
        </w:rPr>
        <w:commentReference w:id="87"/>
      </w:r>
      <w:r w:rsidR="00775689">
        <w:rPr>
          <w:lang w:val="en-US"/>
        </w:rPr>
        <w:t xml:space="preserve">was about to end. Because of the deadline extension, the staff manages to complete the software in time, </w:t>
      </w:r>
      <w:commentRangeStart w:id="88"/>
      <w:r w:rsidR="00775689">
        <w:rPr>
          <w:lang w:val="en-US"/>
        </w:rPr>
        <w:t xml:space="preserve">delivering </w:t>
      </w:r>
      <w:r w:rsidR="00FB0157">
        <w:rPr>
          <w:lang w:val="en-US"/>
        </w:rPr>
        <w:t>the software</w:t>
      </w:r>
      <w:r w:rsidR="00775689">
        <w:rPr>
          <w:lang w:val="en-US"/>
        </w:rPr>
        <w:t xml:space="preserve"> to the client</w:t>
      </w:r>
      <w:commentRangeEnd w:id="88"/>
      <w:r w:rsidR="00B44C88">
        <w:rPr>
          <w:rStyle w:val="CommentReference"/>
        </w:rPr>
        <w:commentReference w:id="88"/>
      </w:r>
      <w:r w:rsidR="00775689">
        <w:rPr>
          <w:lang w:val="en-US"/>
        </w:rPr>
        <w:t>.</w:t>
      </w:r>
    </w:p>
    <w:p w14:paraId="6C3B2D88" w14:textId="6D3040EE" w:rsidR="00775689" w:rsidRPr="0030598F" w:rsidRDefault="00775689" w:rsidP="0030598F">
      <w:pPr>
        <w:rPr>
          <w:lang w:val="en-US"/>
        </w:rPr>
      </w:pPr>
      <w:r>
        <w:rPr>
          <w:lang w:val="en-US"/>
        </w:rPr>
        <w:t xml:space="preserve">At the end of the session, the </w:t>
      </w:r>
      <w:r w:rsidRPr="00775689">
        <w:rPr>
          <w:i/>
          <w:lang w:val="en-US"/>
        </w:rPr>
        <w:t>game flow log</w:t>
      </w:r>
      <w:r>
        <w:rPr>
          <w:lang w:val="en-US"/>
        </w:rPr>
        <w:t xml:space="preserve"> </w:t>
      </w:r>
      <w:r w:rsidR="00FB0157">
        <w:rPr>
          <w:lang w:val="en-US"/>
        </w:rPr>
        <w:t>was</w:t>
      </w:r>
      <w:r>
        <w:rPr>
          <w:lang w:val="en-US"/>
        </w:rPr>
        <w:t xml:space="preserve"> generated by using the collected information from the game (employees, actions, and the project daily progression). The examples and illustrations present at the next section </w:t>
      </w:r>
      <w:r w:rsidR="0088442D">
        <w:rPr>
          <w:lang w:val="en-US"/>
        </w:rPr>
        <w:t>are</w:t>
      </w:r>
      <w:r>
        <w:rPr>
          <w:lang w:val="en-US"/>
        </w:rPr>
        <w:t xml:space="preserve"> based on the </w:t>
      </w:r>
      <w:r w:rsidRPr="00905C63">
        <w:rPr>
          <w:i/>
          <w:lang w:val="en-US"/>
        </w:rPr>
        <w:t>game flow log</w:t>
      </w:r>
      <w:r>
        <w:rPr>
          <w:lang w:val="en-US"/>
        </w:rPr>
        <w:t xml:space="preserve"> exported from the game session described </w:t>
      </w:r>
      <w:del w:id="89" w:author="Leonardo Murta" w:date="2013-05-31T12:44:00Z">
        <w:r w:rsidDel="003C79B6">
          <w:rPr>
            <w:lang w:val="en-US"/>
          </w:rPr>
          <w:delText xml:space="preserve">at </w:delText>
        </w:r>
      </w:del>
      <w:ins w:id="90" w:author="Leonardo Murta" w:date="2013-05-31T12:44:00Z">
        <w:r w:rsidR="003C79B6">
          <w:rPr>
            <w:lang w:val="en-US"/>
          </w:rPr>
          <w:t xml:space="preserve">in </w:t>
        </w:r>
      </w:ins>
      <w:r>
        <w:rPr>
          <w:lang w:val="en-US"/>
        </w:rPr>
        <w:t>this section</w:t>
      </w:r>
      <w:r w:rsidR="00FB0157">
        <w:rPr>
          <w:lang w:val="en-US"/>
        </w:rPr>
        <w:t xml:space="preserve">, which </w:t>
      </w:r>
      <w:commentRangeStart w:id="91"/>
      <w:r w:rsidR="00FB0157">
        <w:rPr>
          <w:lang w:val="en-US"/>
        </w:rPr>
        <w:t xml:space="preserve">are in </w:t>
      </w:r>
      <w:commentRangeEnd w:id="91"/>
      <w:r w:rsidR="003C79B6">
        <w:rPr>
          <w:rStyle w:val="CommentReference"/>
        </w:rPr>
        <w:commentReference w:id="91"/>
      </w:r>
      <w:r w:rsidR="00905C63">
        <w:rPr>
          <w:lang w:val="en-US"/>
        </w:rPr>
        <w:t xml:space="preserve">the </w:t>
      </w:r>
      <w:commentRangeStart w:id="92"/>
      <w:commentRangeStart w:id="93"/>
      <w:r w:rsidR="00905C63">
        <w:rPr>
          <w:lang w:val="en-US"/>
        </w:rPr>
        <w:t>first w</w:t>
      </w:r>
      <w:r w:rsidR="00FB0157">
        <w:rPr>
          <w:lang w:val="en-US"/>
        </w:rPr>
        <w:t>eeks of the development process</w:t>
      </w:r>
      <w:commentRangeEnd w:id="92"/>
      <w:r w:rsidR="00FB0157">
        <w:rPr>
          <w:rStyle w:val="CommentReference"/>
        </w:rPr>
        <w:commentReference w:id="92"/>
      </w:r>
      <w:commentRangeEnd w:id="93"/>
      <w:r w:rsidR="001854BE">
        <w:rPr>
          <w:rStyle w:val="CommentReference"/>
        </w:rPr>
        <w:commentReference w:id="93"/>
      </w:r>
      <w:r>
        <w:rPr>
          <w:lang w:val="en-US"/>
        </w:rPr>
        <w:t>.</w:t>
      </w:r>
    </w:p>
    <w:p w14:paraId="354EB909" w14:textId="77777777" w:rsidR="00F219B4" w:rsidRDefault="00692721" w:rsidP="00F219B4">
      <w:pPr>
        <w:pStyle w:val="Heading2"/>
        <w:rPr>
          <w:lang w:val="en-US"/>
        </w:rPr>
      </w:pPr>
      <w:bookmarkStart w:id="94" w:name="_Ref357095787"/>
      <w:r>
        <w:rPr>
          <w:lang w:val="en-US"/>
        </w:rPr>
        <w:t>Proof Viewer</w:t>
      </w:r>
      <w:bookmarkEnd w:id="94"/>
    </w:p>
    <w:p w14:paraId="281D6736" w14:textId="01E79AFC" w:rsidR="00D65D8E" w:rsidRDefault="00D34E3C" w:rsidP="0092265B">
      <w:pPr>
        <w:rPr>
          <w:lang w:val="en-US"/>
        </w:rPr>
      </w:pPr>
      <w:r>
        <w:rPr>
          <w:lang w:val="en-US"/>
        </w:rPr>
        <w:t>The</w:t>
      </w:r>
      <w:r w:rsidR="00D65D8E">
        <w:rPr>
          <w:lang w:val="en-US"/>
        </w:rPr>
        <w:t xml:space="preserve"> </w:t>
      </w:r>
      <w:del w:id="95" w:author="Leonardo Murta" w:date="2013-05-31T12:46:00Z">
        <w:r w:rsidR="00D65D8E" w:rsidDel="0096162A">
          <w:rPr>
            <w:lang w:val="en-US"/>
          </w:rPr>
          <w:delText>generated</w:delText>
        </w:r>
        <w:r w:rsidDel="0096162A">
          <w:rPr>
            <w:lang w:val="en-US"/>
          </w:rPr>
          <w:delText xml:space="preserve"> </w:delText>
        </w:r>
      </w:del>
      <w:r w:rsidR="00D11218" w:rsidRPr="00D11218">
        <w:rPr>
          <w:i/>
          <w:lang w:val="en-US"/>
        </w:rPr>
        <w:t>game flow log</w:t>
      </w:r>
      <w:r w:rsidR="00D65D8E">
        <w:rPr>
          <w:lang w:val="en-US"/>
        </w:rPr>
        <w:t xml:space="preserve"> is</w:t>
      </w:r>
      <w:r>
        <w:rPr>
          <w:lang w:val="en-US"/>
        </w:rPr>
        <w:t xml:space="preserve"> used by </w:t>
      </w:r>
      <w:r w:rsidRPr="00A80994">
        <w:rPr>
          <w:i/>
          <w:lang w:val="en-US"/>
        </w:rPr>
        <w:t>Proof Viewer</w:t>
      </w:r>
      <w:r>
        <w:rPr>
          <w:lang w:val="en-US"/>
        </w:rPr>
        <w:t xml:space="preserve"> to generate a provenance graph corresponding to the game session. In order to do this, </w:t>
      </w:r>
      <w:r w:rsidRPr="00A80994">
        <w:rPr>
          <w:i/>
          <w:lang w:val="en-US"/>
        </w:rPr>
        <w:t>Proof Viewer</w:t>
      </w:r>
      <w:r>
        <w:rPr>
          <w:lang w:val="en-US"/>
        </w:rPr>
        <w:t xml:space="preserve"> </w:t>
      </w:r>
      <w:commentRangeStart w:id="96"/>
      <w:del w:id="97" w:author="Leonardo Murta" w:date="2013-05-31T12:47:00Z">
        <w:r w:rsidDel="00C54046">
          <w:rPr>
            <w:lang w:val="en-US"/>
          </w:rPr>
          <w:delText xml:space="preserve">analyses </w:delText>
        </w:r>
      </w:del>
      <w:ins w:id="98" w:author="Leonardo Murta" w:date="2013-05-31T12:47:00Z">
        <w:r w:rsidR="00C54046">
          <w:rPr>
            <w:lang w:val="en-US"/>
          </w:rPr>
          <w:t>processes</w:t>
        </w:r>
        <w:commentRangeEnd w:id="96"/>
        <w:r w:rsidR="00C54046">
          <w:rPr>
            <w:rStyle w:val="CommentReference"/>
          </w:rPr>
          <w:commentReference w:id="96"/>
        </w:r>
        <w:r w:rsidR="00C54046">
          <w:rPr>
            <w:lang w:val="en-US"/>
          </w:rPr>
          <w:t xml:space="preserve"> </w:t>
        </w:r>
      </w:ins>
      <w:r>
        <w:rPr>
          <w:lang w:val="en-US"/>
        </w:rPr>
        <w:t xml:space="preserve">the information and </w:t>
      </w:r>
      <w:del w:id="100" w:author="Leonardo Murta" w:date="2013-05-31T12:48:00Z">
        <w:r w:rsidDel="007130B6">
          <w:rPr>
            <w:lang w:val="en-US"/>
          </w:rPr>
          <w:delText>interpret</w:delText>
        </w:r>
      </w:del>
      <w:ins w:id="101" w:author="Leonardo Murta" w:date="2013-05-31T12:48:00Z">
        <w:r w:rsidR="007130B6">
          <w:rPr>
            <w:lang w:val="en-US"/>
          </w:rPr>
          <w:t>interprets</w:t>
        </w:r>
      </w:ins>
      <w:r>
        <w:rPr>
          <w:lang w:val="en-US"/>
        </w:rPr>
        <w:t xml:space="preserve"> it to generate the vertices and edges of the graph</w:t>
      </w:r>
      <w:r w:rsidR="0057257B">
        <w:rPr>
          <w:lang w:val="en-US"/>
        </w:rPr>
        <w:t xml:space="preserve">, as illustrated by </w:t>
      </w:r>
      <w:r w:rsidR="00B355E7">
        <w:rPr>
          <w:lang w:val="en-US"/>
        </w:rPr>
        <w:fldChar w:fldCharType="begin"/>
      </w:r>
      <w:r w:rsidR="0057257B">
        <w:rPr>
          <w:lang w:val="en-US"/>
        </w:rPr>
        <w:instrText xml:space="preserve"> REF _Ref357001089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3</w:t>
      </w:r>
      <w:r w:rsidR="00B355E7">
        <w:rPr>
          <w:lang w:val="en-US"/>
        </w:rPr>
        <w:fldChar w:fldCharType="end"/>
      </w:r>
      <w:r>
        <w:rPr>
          <w:lang w:val="en-US"/>
        </w:rPr>
        <w:t>.</w:t>
      </w:r>
      <w:r w:rsidR="00D65D8E">
        <w:rPr>
          <w:lang w:val="en-US"/>
        </w:rPr>
        <w:t xml:space="preserve"> As can be seen, the process is divided by three phases: Processing the </w:t>
      </w:r>
      <w:r w:rsidR="00D65D8E" w:rsidRPr="00D65D8E">
        <w:rPr>
          <w:i/>
          <w:lang w:val="en-US"/>
        </w:rPr>
        <w:t>game flow log</w:t>
      </w:r>
      <w:r w:rsidR="00D65D8E">
        <w:rPr>
          <w:lang w:val="en-US"/>
        </w:rPr>
        <w:t>, generating the graph, and drawing the graph.</w:t>
      </w:r>
      <w:r>
        <w:rPr>
          <w:lang w:val="en-US"/>
        </w:rPr>
        <w:t xml:space="preserve"> </w:t>
      </w:r>
    </w:p>
    <w:p w14:paraId="0B0D4D66" w14:textId="11D59E2D" w:rsidR="00B24606" w:rsidRDefault="00D34E3C" w:rsidP="00B24606">
      <w:pPr>
        <w:rPr>
          <w:lang w:val="en-US"/>
        </w:rPr>
      </w:pPr>
      <w:r>
        <w:rPr>
          <w:lang w:val="en-US"/>
        </w:rPr>
        <w:lastRenderedPageBreak/>
        <w:t>First</w:t>
      </w:r>
      <w:r w:rsidR="00D65D8E">
        <w:rPr>
          <w:lang w:val="en-US"/>
        </w:rPr>
        <w:t>ly</w:t>
      </w:r>
      <w:r>
        <w:rPr>
          <w:lang w:val="en-US"/>
        </w:rPr>
        <w:t xml:space="preserve">,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w:t>
      </w:r>
      <w:r w:rsidR="00EE1792">
        <w:rPr>
          <w:lang w:val="en-US"/>
        </w:rPr>
        <w:t>generat</w:t>
      </w:r>
      <w:r w:rsidR="00D65D8E">
        <w:rPr>
          <w:lang w:val="en-US"/>
        </w:rPr>
        <w:t>ing</w:t>
      </w:r>
      <w:r>
        <w:rPr>
          <w:lang w:val="en-US"/>
        </w:rPr>
        <w:t xml:space="preserve"> the </w:t>
      </w:r>
      <w:r w:rsidR="00D65D8E">
        <w:rPr>
          <w:lang w:val="en-US"/>
        </w:rPr>
        <w:t xml:space="preserve">edges that link each vertex in the graph. </w:t>
      </w:r>
      <w:r w:rsidR="00937449">
        <w:rPr>
          <w:lang w:val="en-US"/>
        </w:rPr>
        <w:t>To simplify th</w:t>
      </w:r>
      <w:r w:rsidR="00D65D8E">
        <w:rPr>
          <w:lang w:val="en-US"/>
        </w:rPr>
        <w:t>is</w:t>
      </w:r>
      <w:r w:rsidR="00937449">
        <w:rPr>
          <w:lang w:val="en-US"/>
        </w:rPr>
        <w:t xml:space="preserve"> </w:t>
      </w:r>
      <w:r w:rsidR="002B2979">
        <w:rPr>
          <w:lang w:val="en-US"/>
        </w:rPr>
        <w:t>step</w:t>
      </w:r>
      <w:del w:id="102" w:author="Leonardo Murta" w:date="2013-05-31T12:50:00Z">
        <w:r w:rsidR="002B2979" w:rsidDel="00453578">
          <w:rPr>
            <w:lang w:val="en-US"/>
          </w:rPr>
          <w:delText xml:space="preserve"> (processing input file)</w:delText>
        </w:r>
      </w:del>
      <w:r w:rsidR="00937449">
        <w:rPr>
          <w:lang w:val="en-US"/>
        </w:rPr>
        <w:t xml:space="preserve">, </w:t>
      </w:r>
      <w:r>
        <w:rPr>
          <w:lang w:val="en-US"/>
        </w:rPr>
        <w:t xml:space="preserve">the information extracted from the game is arranged in pairs, where </w:t>
      </w:r>
      <w:r w:rsidR="00D65D8E">
        <w:rPr>
          <w:lang w:val="en-US"/>
        </w:rPr>
        <w:t>each</w:t>
      </w:r>
      <w:r>
        <w:rPr>
          <w:lang w:val="en-US"/>
        </w:rPr>
        <w:t xml:space="preserve"> pair represents two vertices followed by the edge that links them. As such,</w:t>
      </w:r>
      <w:r w:rsidR="00937449">
        <w:rPr>
          <w:lang w:val="en-US"/>
        </w:rPr>
        <w:t xml:space="preserve"> </w:t>
      </w:r>
      <w:r w:rsidR="00FF13F9" w:rsidRPr="00A80994">
        <w:rPr>
          <w:i/>
          <w:lang w:val="en-US"/>
        </w:rPr>
        <w:t>Proof Viewer</w:t>
      </w:r>
      <w:r w:rsidR="00FF13F9">
        <w:rPr>
          <w:lang w:val="en-US"/>
        </w:rPr>
        <w:t xml:space="preserve"> generates </w:t>
      </w:r>
      <w:r w:rsidR="00937449">
        <w:rPr>
          <w:lang w:val="en-US"/>
        </w:rPr>
        <w:t xml:space="preserve">the </w:t>
      </w:r>
      <w:r w:rsidR="00FF13F9">
        <w:rPr>
          <w:lang w:val="en-US"/>
        </w:rPr>
        <w:t xml:space="preserve">vertices and edge every time it processes a pair of vertices. Each time </w:t>
      </w:r>
      <w:r w:rsidR="00FF13F9" w:rsidRPr="00A80994">
        <w:rPr>
          <w:i/>
          <w:lang w:val="en-US"/>
        </w:rPr>
        <w:t>Proof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If the vertex was previously processed</w:t>
      </w:r>
      <w:r w:rsidR="00FF13F9">
        <w:rPr>
          <w:lang w:val="en-US"/>
        </w:rPr>
        <w:t>,</w:t>
      </w:r>
      <w:r w:rsidR="00A80994">
        <w:rPr>
          <w:lang w:val="en-US"/>
        </w:rPr>
        <w:t xml:space="preserve"> then</w:t>
      </w:r>
      <w:r w:rsidR="00FF13F9">
        <w:rPr>
          <w:lang w:val="en-US"/>
        </w:rPr>
        <w:t xml:space="preserve"> </w:t>
      </w:r>
      <w:r w:rsidR="00FF13F9" w:rsidRPr="00A80994">
        <w:rPr>
          <w:i/>
          <w:lang w:val="en-US"/>
        </w:rPr>
        <w:t>Proof Viewer</w:t>
      </w:r>
      <w:r w:rsidR="00FF13F9">
        <w:rPr>
          <w:lang w:val="en-US"/>
        </w:rPr>
        <w:t xml:space="preserve"> </w:t>
      </w:r>
      <w:del w:id="103" w:author="Leonardo Murta" w:date="2013-05-31T12:51:00Z">
        <w:r w:rsidR="00FF13F9" w:rsidDel="00760C7B">
          <w:rPr>
            <w:lang w:val="en-US"/>
          </w:rPr>
          <w:delText xml:space="preserve">will </w:delText>
        </w:r>
      </w:del>
      <w:r w:rsidR="00FF13F9">
        <w:rPr>
          <w:lang w:val="en-US"/>
        </w:rPr>
        <w:t>use</w:t>
      </w:r>
      <w:ins w:id="104" w:author="Leonardo Murta" w:date="2013-05-31T12:51:00Z">
        <w:r w:rsidR="00760C7B">
          <w:rPr>
            <w:lang w:val="en-US"/>
          </w:rPr>
          <w:t>s</w:t>
        </w:r>
      </w:ins>
      <w:r w:rsidR="00FF13F9">
        <w:rPr>
          <w:lang w:val="en-US"/>
        </w:rPr>
        <w:t xml:space="preserve"> </w:t>
      </w:r>
      <w:r w:rsidR="00EE1792">
        <w:rPr>
          <w:lang w:val="en-US"/>
        </w:rPr>
        <w:t>the processed vertex</w:t>
      </w:r>
      <w:r w:rsidR="00FF13F9">
        <w:rPr>
          <w:lang w:val="en-US"/>
        </w:rPr>
        <w:t xml:space="preserve"> instead of creating a new </w:t>
      </w:r>
      <w:r w:rsidR="00D65D8E">
        <w:rPr>
          <w:lang w:val="en-US"/>
        </w:rPr>
        <w:t>entry</w:t>
      </w:r>
      <w:r w:rsidR="00FF13F9">
        <w:rPr>
          <w:lang w:val="en-US"/>
        </w:rPr>
        <w:t>. Otherwise</w:t>
      </w:r>
      <w:ins w:id="105" w:author="Leonardo Murta" w:date="2013-05-31T12:51:00Z">
        <w:r w:rsidR="00760C7B">
          <w:rPr>
            <w:lang w:val="en-US"/>
          </w:rPr>
          <w:t>,</w:t>
        </w:r>
      </w:ins>
      <w:r w:rsidR="00FF13F9">
        <w:rPr>
          <w:lang w:val="en-US"/>
        </w:rPr>
        <w:t xml:space="preserve"> it </w:t>
      </w:r>
      <w:del w:id="106" w:author="Leonardo Murta" w:date="2013-05-31T12:51:00Z">
        <w:r w:rsidR="00FF13F9" w:rsidDel="00760C7B">
          <w:rPr>
            <w:lang w:val="en-US"/>
          </w:rPr>
          <w:delText xml:space="preserve">will </w:delText>
        </w:r>
      </w:del>
      <w:r w:rsidR="00FF13F9">
        <w:rPr>
          <w:lang w:val="en-US"/>
        </w:rPr>
        <w:t>create</w:t>
      </w:r>
      <w:ins w:id="107" w:author="Leonardo Murta" w:date="2013-05-31T12:51:00Z">
        <w:r w:rsidR="00760C7B">
          <w:rPr>
            <w:lang w:val="en-US"/>
          </w:rPr>
          <w:t>s</w:t>
        </w:r>
      </w:ins>
      <w:r w:rsidR="00FF13F9">
        <w:rPr>
          <w:lang w:val="en-US"/>
        </w:rPr>
        <w:t xml:space="preserve"> the vertex. This avoids duplicates</w:t>
      </w:r>
      <w:r w:rsidR="00D65D8E">
        <w:rPr>
          <w:lang w:val="en-US"/>
        </w:rPr>
        <w:t xml:space="preserve"> in this step</w:t>
      </w:r>
      <w:r w:rsidR="00FF13F9">
        <w:rPr>
          <w:lang w:val="en-US"/>
        </w:rPr>
        <w:t xml:space="preserve">, since a single vertex can appear multiple times in the </w:t>
      </w:r>
      <w:ins w:id="108" w:author="Leonardo Murta" w:date="2013-05-31T12:52:00Z">
        <w:r w:rsidR="00760C7B" w:rsidRPr="00760C7B">
          <w:rPr>
            <w:i/>
            <w:lang w:val="en-US"/>
            <w:rPrChange w:id="109" w:author="Leonardo Murta" w:date="2013-05-31T12:52:00Z">
              <w:rPr>
                <w:lang w:val="en-US"/>
              </w:rPr>
            </w:rPrChange>
          </w:rPr>
          <w:t xml:space="preserve">game flow </w:t>
        </w:r>
      </w:ins>
      <w:del w:id="110" w:author="Leonardo Murta" w:date="2013-05-31T12:52:00Z">
        <w:r w:rsidR="00FF13F9" w:rsidRPr="00760C7B" w:rsidDel="00760C7B">
          <w:rPr>
            <w:i/>
            <w:lang w:val="en-US"/>
            <w:rPrChange w:id="111" w:author="Leonardo Murta" w:date="2013-05-31T12:52:00Z">
              <w:rPr>
                <w:lang w:val="en-US"/>
              </w:rPr>
            </w:rPrChange>
          </w:rPr>
          <w:delText xml:space="preserve">file </w:delText>
        </w:r>
      </w:del>
      <w:ins w:id="112" w:author="Leonardo Murta" w:date="2013-05-31T12:52:00Z">
        <w:r w:rsidR="00760C7B" w:rsidRPr="00760C7B">
          <w:rPr>
            <w:i/>
            <w:lang w:val="en-US"/>
            <w:rPrChange w:id="113" w:author="Leonardo Murta" w:date="2013-05-31T12:52:00Z">
              <w:rPr>
                <w:lang w:val="en-US"/>
              </w:rPr>
            </w:rPrChange>
          </w:rPr>
          <w:t>log</w:t>
        </w:r>
        <w:r w:rsidR="00760C7B">
          <w:rPr>
            <w:lang w:val="en-US"/>
          </w:rPr>
          <w:t xml:space="preserve"> </w:t>
        </w:r>
      </w:ins>
      <w:r w:rsidR="00FF13F9">
        <w:rPr>
          <w:lang w:val="en-US"/>
        </w:rPr>
        <w:t>due to the nature</w:t>
      </w:r>
      <w:r w:rsidR="00EE1792">
        <w:rPr>
          <w:lang w:val="en-US"/>
        </w:rPr>
        <w:t xml:space="preserve"> of how the </w:t>
      </w:r>
      <w:del w:id="114" w:author="Leonardo Murta" w:date="2013-05-31T12:52:00Z">
        <w:r w:rsidR="00EE1792" w:rsidRPr="00760C7B" w:rsidDel="00760C7B">
          <w:rPr>
            <w:i/>
            <w:lang w:val="en-US"/>
            <w:rPrChange w:id="115" w:author="Leonardo Murta" w:date="2013-05-31T12:52:00Z">
              <w:rPr>
                <w:lang w:val="en-US"/>
              </w:rPr>
            </w:rPrChange>
          </w:rPr>
          <w:delText>file</w:delText>
        </w:r>
        <w:r w:rsidR="00EE1792" w:rsidDel="00760C7B">
          <w:rPr>
            <w:lang w:val="en-US"/>
          </w:rPr>
          <w:delText xml:space="preserve"> </w:delText>
        </w:r>
      </w:del>
      <w:ins w:id="116" w:author="Leonardo Murta" w:date="2013-05-31T12:52:00Z">
        <w:r w:rsidR="00760C7B">
          <w:rPr>
            <w:i/>
            <w:lang w:val="en-US"/>
          </w:rPr>
          <w:t>log</w:t>
        </w:r>
        <w:r w:rsidR="00760C7B">
          <w:rPr>
            <w:lang w:val="en-US"/>
          </w:rPr>
          <w:t xml:space="preserve"> </w:t>
        </w:r>
      </w:ins>
      <w:r w:rsidR="00EE1792">
        <w:rPr>
          <w:lang w:val="en-US"/>
        </w:rPr>
        <w:t xml:space="preserve">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commentRangeStart w:id="117"/>
      <w:r w:rsidR="0057257B">
        <w:rPr>
          <w:lang w:val="en-US"/>
        </w:rPr>
        <w:t>So, with the vertex had multiple edges connecting it</w:t>
      </w:r>
      <w:commentRangeEnd w:id="117"/>
      <w:r w:rsidR="00760C7B">
        <w:rPr>
          <w:rStyle w:val="CommentReference"/>
        </w:rPr>
        <w:commentReference w:id="117"/>
      </w:r>
      <w:r w:rsidR="0057257B">
        <w:rPr>
          <w:lang w:val="en-US"/>
        </w:rPr>
        <w:t>, then it would appear multiple times in the log.</w:t>
      </w:r>
      <w:r w:rsidR="001A5F00">
        <w:rPr>
          <w:lang w:val="en-US"/>
        </w:rPr>
        <w:t xml:space="preserve"> </w:t>
      </w:r>
    </w:p>
    <w:p w14:paraId="185F002C" w14:textId="77777777" w:rsidR="00274424" w:rsidRDefault="00274424" w:rsidP="00274424">
      <w:pPr>
        <w:keepNext/>
        <w:framePr w:hSpace="187" w:wrap="around" w:hAnchor="text" w:yAlign="top"/>
        <w:ind w:firstLine="0"/>
      </w:pPr>
      <w:r>
        <w:rPr>
          <w:noProof/>
          <w:lang w:val="en-US"/>
        </w:rPr>
        <w:drawing>
          <wp:inline distT="0" distB="0" distL="0" distR="0" wp14:anchorId="6015B9B9" wp14:editId="3C82D097">
            <wp:extent cx="5943600" cy="23717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0F9661B8" w14:textId="77777777" w:rsidR="00274424" w:rsidRPr="0057257B" w:rsidRDefault="00274424" w:rsidP="00274424">
      <w:pPr>
        <w:pStyle w:val="Caption"/>
        <w:framePr w:hSpace="187" w:wrap="around" w:hAnchor="text" w:yAlign="top"/>
        <w:spacing w:before="0" w:beforeAutospacing="0"/>
        <w:jc w:val="center"/>
        <w:rPr>
          <w:sz w:val="24"/>
          <w:szCs w:val="24"/>
        </w:rPr>
      </w:pPr>
      <w:bookmarkStart w:id="118" w:name="_Ref357001089"/>
      <w:commentRangeStart w:id="119"/>
      <w:r w:rsidRPr="00E46CD2">
        <w:rPr>
          <w:sz w:val="24"/>
          <w:szCs w:val="24"/>
        </w:rPr>
        <w:t xml:space="preserve">Figure </w:t>
      </w:r>
      <w:commentRangeEnd w:id="119"/>
      <w:r w:rsidR="007130B6">
        <w:rPr>
          <w:rStyle w:val="CommentReference"/>
          <w:rFonts w:cstheme="minorBidi"/>
          <w:b w:val="0"/>
          <w:bCs w:val="0"/>
          <w:lang w:val="pt-BR"/>
        </w:rPr>
        <w:commentReference w:id="119"/>
      </w:r>
      <w:r w:rsidR="00B355E7" w:rsidRPr="00E46CD2">
        <w:rPr>
          <w:sz w:val="24"/>
          <w:szCs w:val="24"/>
        </w:rPr>
        <w:fldChar w:fldCharType="begin"/>
      </w:r>
      <w:r w:rsidRPr="00E46CD2">
        <w:rPr>
          <w:sz w:val="24"/>
          <w:szCs w:val="24"/>
        </w:rPr>
        <w:instrText xml:space="preserve"> SEQ Figure \* ARABIC </w:instrText>
      </w:r>
      <w:r w:rsidR="00B355E7" w:rsidRPr="00E46CD2">
        <w:rPr>
          <w:sz w:val="24"/>
          <w:szCs w:val="24"/>
        </w:rPr>
        <w:fldChar w:fldCharType="separate"/>
      </w:r>
      <w:r>
        <w:rPr>
          <w:noProof/>
          <w:sz w:val="24"/>
          <w:szCs w:val="24"/>
        </w:rPr>
        <w:t>3</w:t>
      </w:r>
      <w:r w:rsidR="00B355E7" w:rsidRPr="00E46CD2">
        <w:rPr>
          <w:sz w:val="24"/>
          <w:szCs w:val="24"/>
        </w:rPr>
        <w:fldChar w:fldCharType="end"/>
      </w:r>
      <w:bookmarkEnd w:id="118"/>
      <w:r w:rsidRPr="00E46CD2">
        <w:rPr>
          <w:sz w:val="24"/>
          <w:szCs w:val="24"/>
        </w:rPr>
        <w:t xml:space="preserve">: </w:t>
      </w:r>
      <w:r w:rsidRPr="00E46CD2">
        <w:rPr>
          <w:i/>
          <w:sz w:val="24"/>
          <w:szCs w:val="24"/>
        </w:rPr>
        <w:t>Proof Viewer</w:t>
      </w:r>
      <w:r w:rsidRPr="00E46CD2">
        <w:rPr>
          <w:sz w:val="24"/>
          <w:szCs w:val="24"/>
        </w:rPr>
        <w:t xml:space="preserve"> processing the </w:t>
      </w:r>
      <w:r w:rsidRPr="00E46CD2">
        <w:rPr>
          <w:i/>
          <w:sz w:val="24"/>
          <w:szCs w:val="24"/>
        </w:rPr>
        <w:t>game flow log</w:t>
      </w:r>
      <w:r w:rsidRPr="00E46CD2">
        <w:rPr>
          <w:sz w:val="24"/>
          <w:szCs w:val="24"/>
        </w:rPr>
        <w:t xml:space="preserve"> and generating the graph.</w:t>
      </w:r>
    </w:p>
    <w:p w14:paraId="172F7922" w14:textId="33342605" w:rsidR="00A452CD" w:rsidRDefault="00A80994" w:rsidP="00A80994">
      <w:pPr>
        <w:rPr>
          <w:lang w:val="en-US"/>
        </w:rPr>
      </w:pPr>
      <w:r>
        <w:rPr>
          <w:lang w:val="en-US"/>
        </w:rPr>
        <w:t xml:space="preserve">After processing both vertices, </w:t>
      </w:r>
      <w:r w:rsidRPr="00A80994">
        <w:rPr>
          <w:i/>
          <w:lang w:val="en-US"/>
        </w:rPr>
        <w:t>Proof Viewer</w:t>
      </w:r>
      <w:r>
        <w:rPr>
          <w:lang w:val="en-US"/>
        </w:rPr>
        <w:t xml:space="preserve"> </w:t>
      </w:r>
      <w:r w:rsidR="00EE1792">
        <w:rPr>
          <w:lang w:val="en-US"/>
        </w:rPr>
        <w:t xml:space="preserve">creates the edge and stores it in a list of edges that </w:t>
      </w:r>
      <w:r w:rsidR="00D65D8E">
        <w:rPr>
          <w:lang w:val="en-US"/>
        </w:rPr>
        <w:t>is</w:t>
      </w:r>
      <w:r w:rsidR="00EE1792">
        <w:rPr>
          <w:lang w:val="en-US"/>
        </w:rPr>
        <w:t xml:space="preserve"> later used to generate the graph</w:t>
      </w:r>
      <w:r>
        <w:rPr>
          <w:lang w:val="en-US"/>
        </w:rPr>
        <w:t>.</w:t>
      </w:r>
      <w:r w:rsidR="00EE1792">
        <w:rPr>
          <w:lang w:val="en-US"/>
        </w:rPr>
        <w:t xml:space="preserve"> In </w:t>
      </w:r>
      <w:r w:rsidR="00EE1792" w:rsidRPr="00EE1792">
        <w:rPr>
          <w:i/>
          <w:lang w:val="en-US"/>
        </w:rPr>
        <w:t>Proof Viewer</w:t>
      </w:r>
      <w:r w:rsidR="00EE1792">
        <w:rPr>
          <w:lang w:val="en-US"/>
        </w:rPr>
        <w:t xml:space="preserve">, an edge contains pointers to the </w:t>
      </w:r>
      <w:del w:id="120" w:author="Leonardo Murta" w:date="2013-05-31T12:53:00Z">
        <w:r w:rsidR="00EE1792" w:rsidDel="00AF4C4F">
          <w:rPr>
            <w:lang w:val="en-US"/>
          </w:rPr>
          <w:delText xml:space="preserve">vertex </w:delText>
        </w:r>
      </w:del>
      <w:r w:rsidR="00EE1792">
        <w:rPr>
          <w:lang w:val="en-US"/>
        </w:rPr>
        <w:t>source</w:t>
      </w:r>
      <w:ins w:id="121" w:author="Leonardo Murta" w:date="2013-05-31T12:53:00Z">
        <w:r w:rsidR="00AF4C4F" w:rsidRPr="00AF4C4F">
          <w:rPr>
            <w:lang w:val="en-US"/>
          </w:rPr>
          <w:t xml:space="preserve"> </w:t>
        </w:r>
        <w:r w:rsidR="00AF4C4F">
          <w:rPr>
            <w:lang w:val="en-US"/>
          </w:rPr>
          <w:t>vertex</w:t>
        </w:r>
      </w:ins>
      <w:r w:rsidR="00EE1792">
        <w:rPr>
          <w:lang w:val="en-US"/>
        </w:rPr>
        <w:t xml:space="preserve">, </w:t>
      </w:r>
      <w:del w:id="122" w:author="Leonardo Murta" w:date="2013-05-31T12:53:00Z">
        <w:r w:rsidR="00EE1792" w:rsidDel="00AF4C4F">
          <w:rPr>
            <w:lang w:val="en-US"/>
          </w:rPr>
          <w:delText xml:space="preserve">the </w:delText>
        </w:r>
      </w:del>
      <w:ins w:id="123" w:author="Leonardo Murta" w:date="2013-05-31T12:53:00Z">
        <w:r w:rsidR="00AF4C4F">
          <w:rPr>
            <w:lang w:val="en-US"/>
          </w:rPr>
          <w:t xml:space="preserve">target </w:t>
        </w:r>
      </w:ins>
      <w:r w:rsidR="00EE1792">
        <w:rPr>
          <w:lang w:val="en-US"/>
        </w:rPr>
        <w:t>vertex</w:t>
      </w:r>
      <w:del w:id="124" w:author="Leonardo Murta" w:date="2013-05-31T12:53:00Z">
        <w:r w:rsidR="00EE1792" w:rsidDel="00AF4C4F">
          <w:rPr>
            <w:lang w:val="en-US"/>
          </w:rPr>
          <w:delText xml:space="preserve"> target</w:delText>
        </w:r>
      </w:del>
      <w:r w:rsidR="00EE1792">
        <w:rPr>
          <w:lang w:val="en-US"/>
        </w:rPr>
        <w:t xml:space="preserve">, and </w:t>
      </w:r>
      <w:del w:id="125" w:author="Leonardo Murta" w:date="2013-05-31T12:53:00Z">
        <w:r w:rsidR="00EE1792" w:rsidDel="00AF4C4F">
          <w:rPr>
            <w:lang w:val="en-US"/>
          </w:rPr>
          <w:delText xml:space="preserve">the </w:delText>
        </w:r>
      </w:del>
      <w:r w:rsidR="00EE1792">
        <w:rPr>
          <w:lang w:val="en-US"/>
        </w:rPr>
        <w:t xml:space="preserve">edge’s information (value and type). The source and target are the </w:t>
      </w:r>
      <w:del w:id="126" w:author="Leonardo Murta" w:date="2013-05-31T12:53:00Z">
        <w:r w:rsidR="00EE1792" w:rsidDel="00AF4C4F">
          <w:rPr>
            <w:lang w:val="en-US"/>
          </w:rPr>
          <w:delText xml:space="preserve">vertices </w:delText>
        </w:r>
      </w:del>
      <w:r w:rsidR="00EE1792">
        <w:rPr>
          <w:lang w:val="en-US"/>
        </w:rPr>
        <w:t xml:space="preserve">previously processed </w:t>
      </w:r>
      <w:ins w:id="127" w:author="Leonardo Murta" w:date="2013-05-31T12:53:00Z">
        <w:r w:rsidR="00AF4C4F">
          <w:rPr>
            <w:lang w:val="en-US"/>
          </w:rPr>
          <w:t xml:space="preserve">vertices </w:t>
        </w:r>
      </w:ins>
      <w:r w:rsidR="00EE1792">
        <w:rPr>
          <w:lang w:val="en-US"/>
        </w:rPr>
        <w:t xml:space="preserve">from the pair. This is done until the entire </w:t>
      </w:r>
      <w:r w:rsidR="005E66A6" w:rsidRPr="005E66A6">
        <w:rPr>
          <w:i/>
          <w:lang w:val="en-US"/>
        </w:rPr>
        <w:t>game flow log</w:t>
      </w:r>
      <w:r w:rsidR="00EE1792">
        <w:rPr>
          <w:lang w:val="en-US"/>
        </w:rPr>
        <w:t xml:space="preserve"> </w:t>
      </w:r>
      <w:del w:id="128" w:author="Leonardo Murta" w:date="2013-05-31T12:53:00Z">
        <w:r w:rsidR="00EE1792" w:rsidDel="00AF4C4F">
          <w:rPr>
            <w:lang w:val="en-US"/>
          </w:rPr>
          <w:delText xml:space="preserve">was </w:delText>
        </w:r>
      </w:del>
      <w:ins w:id="129" w:author="Leonardo Murta" w:date="2013-05-31T12:53:00Z">
        <w:r w:rsidR="00AF4C4F">
          <w:rPr>
            <w:lang w:val="en-US"/>
          </w:rPr>
          <w:t xml:space="preserve">is </w:t>
        </w:r>
      </w:ins>
      <w:r w:rsidR="00EE1792">
        <w:rPr>
          <w:lang w:val="en-US"/>
        </w:rPr>
        <w:t xml:space="preserve">processed and all edges </w:t>
      </w:r>
      <w:del w:id="130" w:author="Leonardo Murta" w:date="2013-05-31T12:54:00Z">
        <w:r w:rsidR="00EE1792" w:rsidDel="00AF4C4F">
          <w:rPr>
            <w:lang w:val="en-US"/>
          </w:rPr>
          <w:delText xml:space="preserve">were </w:delText>
        </w:r>
      </w:del>
      <w:ins w:id="131" w:author="Leonardo Murta" w:date="2013-05-31T12:54:00Z">
        <w:r w:rsidR="00AF4C4F">
          <w:rPr>
            <w:lang w:val="en-US"/>
          </w:rPr>
          <w:t xml:space="preserve">are </w:t>
        </w:r>
      </w:ins>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w:t>
      </w:r>
      <w:del w:id="132" w:author="Leonardo Murta" w:date="2013-05-31T12:54:00Z">
        <w:r w:rsidR="005E66A6" w:rsidDel="00AF4C4F">
          <w:rPr>
            <w:lang w:val="en-US"/>
          </w:rPr>
          <w:delText xml:space="preserve">the </w:delText>
        </w:r>
      </w:del>
      <w:r w:rsidR="005E66A6">
        <w:rPr>
          <w:lang w:val="en-US"/>
        </w:rPr>
        <w:t xml:space="preserve">information from the </w:t>
      </w:r>
      <w:r w:rsidR="005E66A6" w:rsidRPr="005E66A6">
        <w:rPr>
          <w:i/>
          <w:lang w:val="en-US"/>
        </w:rPr>
        <w:t>game flow log</w:t>
      </w:r>
      <w:r w:rsidR="005E66A6">
        <w:rPr>
          <w:lang w:val="en-US"/>
        </w:rPr>
        <w:t xml:space="preserve"> is processed in this stage, even if they don’t initially appear in the graph</w:t>
      </w:r>
      <w:r w:rsidR="00D65D8E">
        <w:rPr>
          <w:lang w:val="en-US"/>
        </w:rPr>
        <w:t>, due to filters</w:t>
      </w:r>
      <w:r w:rsidR="005E66A6">
        <w:rPr>
          <w:lang w:val="en-US"/>
        </w:rPr>
        <w:t>.</w:t>
      </w:r>
    </w:p>
    <w:p w14:paraId="1346C40D" w14:textId="09916A5C" w:rsidR="00937449" w:rsidRDefault="00A80994" w:rsidP="00A80994">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del w:id="133" w:author="Leonardo Murta" w:date="2013-05-31T12:55:00Z">
        <w:r w:rsidRPr="00393D96" w:rsidDel="00393D96">
          <w:rPr>
            <w:i/>
            <w:lang w:val="en-US"/>
            <w:rPrChange w:id="134" w:author="Leonardo Murta" w:date="2013-05-31T12:55:00Z">
              <w:rPr>
                <w:lang w:val="en-US"/>
              </w:rPr>
            </w:rPrChange>
          </w:rPr>
          <w:delText>file</w:delText>
        </w:r>
        <w:r w:rsidDel="00393D96">
          <w:rPr>
            <w:lang w:val="en-US"/>
          </w:rPr>
          <w:delText xml:space="preserve"> </w:delText>
        </w:r>
      </w:del>
      <w:ins w:id="135" w:author="Leonardo Murta" w:date="2013-05-31T12:55:00Z">
        <w:r w:rsidR="00393D96">
          <w:rPr>
            <w:i/>
            <w:lang w:val="en-US"/>
          </w:rPr>
          <w:t>game flow log</w:t>
        </w:r>
        <w:r w:rsidR="00393D96">
          <w:rPr>
            <w:lang w:val="en-US"/>
          </w:rPr>
          <w:t xml:space="preserve"> </w:t>
        </w:r>
      </w:ins>
      <w:r>
        <w:rPr>
          <w:lang w:val="en-US"/>
        </w:rPr>
        <w:t>that contains the information extracted from the game, an additional tag is added to distinguish the vert</w:t>
      </w:r>
      <w:r w:rsidR="00B24606">
        <w:rPr>
          <w:lang w:val="en-US"/>
        </w:rPr>
        <w:t>ices</w:t>
      </w:r>
      <w:r>
        <w:rPr>
          <w:lang w:val="en-US"/>
        </w:rPr>
        <w:t xml:space="preserve"> type</w:t>
      </w:r>
      <w:r w:rsidR="00B24606">
        <w:rPr>
          <w:lang w:val="en-US"/>
        </w:rPr>
        <w:t>s</w:t>
      </w:r>
      <w:r>
        <w:rPr>
          <w:lang w:val="en-US"/>
        </w:rPr>
        <w:t xml:space="preserve">. </w:t>
      </w:r>
      <w:commentRangeStart w:id="136"/>
      <w:r>
        <w:rPr>
          <w:lang w:val="en-US"/>
        </w:rPr>
        <w:t xml:space="preserve">This distinction is used by </w:t>
      </w:r>
      <w:r w:rsidRPr="00A80994">
        <w:rPr>
          <w:i/>
          <w:lang w:val="en-US"/>
        </w:rPr>
        <w:t>Proof Viewer</w:t>
      </w:r>
      <w:r>
        <w:rPr>
          <w:lang w:val="en-US"/>
        </w:rPr>
        <w:t xml:space="preserve"> </w:t>
      </w:r>
      <w:r>
        <w:rPr>
          <w:lang w:val="en-US"/>
        </w:rPr>
        <w:lastRenderedPageBreak/>
        <w:t xml:space="preserve">when generating the vertex in order to </w:t>
      </w:r>
      <w:del w:id="137" w:author="Leonardo Murta" w:date="2013-05-31T12:55:00Z">
        <w:r w:rsidDel="00393D96">
          <w:rPr>
            <w:lang w:val="en-US"/>
          </w:rPr>
          <w:delText xml:space="preserve">generate </w:delText>
        </w:r>
      </w:del>
      <w:ins w:id="138" w:author="Leonardo Murta" w:date="2013-05-31T12:55:00Z">
        <w:r w:rsidR="00393D96">
          <w:rPr>
            <w:lang w:val="en-US"/>
          </w:rPr>
          <w:t xml:space="preserve">choose </w:t>
        </w:r>
      </w:ins>
      <w:r>
        <w:rPr>
          <w:lang w:val="en-US"/>
        </w:rPr>
        <w:t>the correct vertex type</w:t>
      </w:r>
      <w:r w:rsidR="0057257B">
        <w:rPr>
          <w:lang w:val="en-US"/>
        </w:rPr>
        <w:t xml:space="preserve">, without the need to process the information and decide which vertex it </w:t>
      </w:r>
      <w:del w:id="139" w:author="Leonardo Murta" w:date="2013-05-31T12:56:00Z">
        <w:r w:rsidR="0057257B" w:rsidDel="00393D96">
          <w:rPr>
            <w:lang w:val="en-US"/>
          </w:rPr>
          <w:delText>will be</w:delText>
        </w:r>
      </w:del>
      <w:ins w:id="140" w:author="Leonardo Murta" w:date="2013-05-31T12:56:00Z">
        <w:r w:rsidR="00393D96">
          <w:rPr>
            <w:lang w:val="en-US"/>
          </w:rPr>
          <w:t>is</w:t>
        </w:r>
      </w:ins>
      <w:r w:rsidR="0057257B">
        <w:rPr>
          <w:lang w:val="en-US"/>
        </w:rPr>
        <w:t xml:space="preserve"> according to its characteristics, saving processing time</w:t>
      </w:r>
      <w:r>
        <w:rPr>
          <w:lang w:val="en-US"/>
        </w:rPr>
        <w:t xml:space="preserve">. </w:t>
      </w:r>
      <w:commentRangeEnd w:id="136"/>
      <w:r w:rsidR="00393D96">
        <w:rPr>
          <w:rStyle w:val="CommentReference"/>
        </w:rPr>
        <w:commentReference w:id="136"/>
      </w:r>
      <w:r>
        <w:rPr>
          <w:lang w:val="en-US"/>
        </w:rPr>
        <w:t>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B355E7">
        <w:rPr>
          <w:lang w:val="en-US"/>
        </w:rPr>
        <w:fldChar w:fldCharType="begin"/>
      </w:r>
      <w:r w:rsidR="006603EE">
        <w:rPr>
          <w:lang w:val="en-US"/>
        </w:rPr>
        <w:instrText xml:space="preserve"> REF _Ref357085234 \h </w:instrText>
      </w:r>
      <w:r w:rsidR="00B355E7">
        <w:rPr>
          <w:lang w:val="en-US"/>
        </w:rPr>
      </w:r>
      <w:r w:rsidR="00B355E7">
        <w:rPr>
          <w:lang w:val="en-US"/>
        </w:rPr>
        <w:fldChar w:fldCharType="separate"/>
      </w:r>
      <w:r w:rsidR="006603EE" w:rsidRPr="006603EE">
        <w:rPr>
          <w:szCs w:val="24"/>
          <w:lang w:val="en-US"/>
        </w:rPr>
        <w:t xml:space="preserve">Table </w:t>
      </w:r>
      <w:r w:rsidR="006603EE" w:rsidRPr="006603EE">
        <w:rPr>
          <w:noProof/>
          <w:szCs w:val="24"/>
          <w:lang w:val="en-US"/>
        </w:rPr>
        <w:t>1</w:t>
      </w:r>
      <w:r w:rsidR="00B355E7">
        <w:rPr>
          <w:lang w:val="en-US"/>
        </w:rPr>
        <w:fldChar w:fldCharType="end"/>
      </w:r>
      <w:r w:rsidR="00D65D8E">
        <w:rPr>
          <w:lang w:val="en-US"/>
        </w:rPr>
        <w:t xml:space="preserve"> show</w:t>
      </w:r>
      <w:r w:rsidR="006603EE">
        <w:rPr>
          <w:lang w:val="en-US"/>
        </w:rPr>
        <w:t xml:space="preserve"> the number of fields each element </w:t>
      </w:r>
      <w:r w:rsidR="003A51DD">
        <w:rPr>
          <w:lang w:val="en-US"/>
        </w:rPr>
        <w:t>has</w:t>
      </w:r>
      <w:r w:rsidR="006603EE">
        <w:rPr>
          <w:lang w:val="en-US"/>
        </w:rPr>
        <w:t xml:space="preserve"> in the </w:t>
      </w:r>
      <w:r w:rsidR="00E06516">
        <w:rPr>
          <w:lang w:val="en-US"/>
        </w:rPr>
        <w:t xml:space="preserve">generated </w:t>
      </w:r>
      <w:r w:rsidR="006603EE" w:rsidRPr="00D65D8E">
        <w:rPr>
          <w:i/>
          <w:lang w:val="en-US"/>
        </w:rPr>
        <w:t>game flow log</w:t>
      </w:r>
      <w:r w:rsidR="00286B50">
        <w:rPr>
          <w:lang w:val="en-US"/>
        </w:rPr>
        <w:t xml:space="preserve"> file</w:t>
      </w:r>
      <w:r w:rsidR="00E06516">
        <w:rPr>
          <w:lang w:val="en-US"/>
        </w:rPr>
        <w:t xml:space="preserve"> from SDM</w:t>
      </w:r>
      <w:r w:rsidR="00D65D8E">
        <w:rPr>
          <w:lang w:val="en-US"/>
        </w:rPr>
        <w:t xml:space="preserve">, which is a simple </w:t>
      </w:r>
      <w:del w:id="141" w:author="Leonardo Murta" w:date="2013-05-31T12:58:00Z">
        <w:r w:rsidR="00D65D8E" w:rsidDel="006663C0">
          <w:rPr>
            <w:lang w:val="en-US"/>
          </w:rPr>
          <w:delText xml:space="preserve">txt </w:delText>
        </w:r>
      </w:del>
      <w:ins w:id="142" w:author="Leonardo Murta" w:date="2013-05-31T12:58:00Z">
        <w:r w:rsidR="006663C0">
          <w:rPr>
            <w:lang w:val="en-US"/>
          </w:rPr>
          <w:t xml:space="preserve">tab separated value </w:t>
        </w:r>
      </w:ins>
      <w:r w:rsidR="00D65D8E">
        <w:rPr>
          <w:lang w:val="en-US"/>
        </w:rPr>
        <w:t>file</w:t>
      </w:r>
      <w:del w:id="143" w:author="Leonardo Murta" w:date="2013-05-31T12:59:00Z">
        <w:r w:rsidR="00D65D8E" w:rsidDel="006663C0">
          <w:rPr>
            <w:lang w:val="en-US"/>
          </w:rPr>
          <w:delText xml:space="preserve"> divided by lines</w:delText>
        </w:r>
      </w:del>
      <w:r w:rsidR="00286B50">
        <w:rPr>
          <w:lang w:val="en-US"/>
        </w:rPr>
        <w:t>. T</w:t>
      </w:r>
      <w:r w:rsidR="006603EE">
        <w:rPr>
          <w:lang w:val="en-US"/>
        </w:rPr>
        <w:t xml:space="preserve">he structure of each line </w:t>
      </w:r>
      <w:r w:rsidR="00286B50">
        <w:rPr>
          <w:lang w:val="en-US"/>
        </w:rPr>
        <w:t>in the file is</w:t>
      </w:r>
      <w:r w:rsidR="006603EE">
        <w:rPr>
          <w:lang w:val="en-US"/>
        </w:rPr>
        <w:t xml:space="preserve"> composed of: Tag + Vertex + Vertex + Edge</w:t>
      </w:r>
      <w:del w:id="144" w:author="Leonardo Murta" w:date="2013-05-31T12:59:00Z">
        <w:r w:rsidR="006603EE" w:rsidDel="00F943FC">
          <w:rPr>
            <w:lang w:val="en-US"/>
          </w:rPr>
          <w:delText xml:space="preserve">, where each field and element is separated by </w:delText>
        </w:r>
        <w:r w:rsidR="006603EE" w:rsidRPr="006603EE" w:rsidDel="00F943FC">
          <w:rPr>
            <w:i/>
            <w:lang w:val="en-US"/>
          </w:rPr>
          <w:delText>tab</w:delText>
        </w:r>
      </w:del>
      <w:r w:rsidR="006603EE">
        <w:rPr>
          <w:lang w:val="en-US"/>
        </w:rPr>
        <w:t>.</w:t>
      </w:r>
    </w:p>
    <w:p w14:paraId="1CDBF121" w14:textId="77777777" w:rsidR="00B24606" w:rsidRPr="00B24606" w:rsidRDefault="00B24606" w:rsidP="006603EE">
      <w:pPr>
        <w:pStyle w:val="Caption"/>
        <w:keepNext/>
        <w:spacing w:before="120" w:beforeAutospacing="0" w:after="120"/>
        <w:jc w:val="center"/>
        <w:rPr>
          <w:sz w:val="24"/>
          <w:szCs w:val="24"/>
        </w:rPr>
      </w:pPr>
      <w:bookmarkStart w:id="145" w:name="_Ref357085234"/>
      <w:r w:rsidRPr="00B24606">
        <w:rPr>
          <w:sz w:val="24"/>
          <w:szCs w:val="24"/>
        </w:rPr>
        <w:t xml:space="preserve">Table </w:t>
      </w:r>
      <w:r w:rsidR="00B355E7" w:rsidRPr="00B24606">
        <w:rPr>
          <w:sz w:val="24"/>
          <w:szCs w:val="24"/>
        </w:rPr>
        <w:fldChar w:fldCharType="begin"/>
      </w:r>
      <w:r w:rsidRPr="00B24606">
        <w:rPr>
          <w:sz w:val="24"/>
          <w:szCs w:val="24"/>
        </w:rPr>
        <w:instrText xml:space="preserve"> SEQ Table \* ARABIC </w:instrText>
      </w:r>
      <w:r w:rsidR="00B355E7" w:rsidRPr="00B24606">
        <w:rPr>
          <w:sz w:val="24"/>
          <w:szCs w:val="24"/>
        </w:rPr>
        <w:fldChar w:fldCharType="separate"/>
      </w:r>
      <w:r w:rsidRPr="00B24606">
        <w:rPr>
          <w:noProof/>
          <w:sz w:val="24"/>
          <w:szCs w:val="24"/>
        </w:rPr>
        <w:t>1</w:t>
      </w:r>
      <w:r w:rsidR="00B355E7" w:rsidRPr="00B24606">
        <w:rPr>
          <w:sz w:val="24"/>
          <w:szCs w:val="24"/>
        </w:rPr>
        <w:fldChar w:fldCharType="end"/>
      </w:r>
      <w:bookmarkEnd w:id="145"/>
      <w:r w:rsidRPr="00B24606">
        <w:rPr>
          <w:sz w:val="24"/>
          <w:szCs w:val="24"/>
        </w:rPr>
        <w:t xml:space="preserve">: </w:t>
      </w:r>
      <w:commentRangeStart w:id="146"/>
      <w:r w:rsidRPr="00B24606">
        <w:rPr>
          <w:sz w:val="24"/>
          <w:szCs w:val="24"/>
        </w:rPr>
        <w:t xml:space="preserve">Number of fields </w:t>
      </w:r>
      <w:commentRangeEnd w:id="146"/>
      <w:r w:rsidR="00F943FC">
        <w:rPr>
          <w:rStyle w:val="CommentReference"/>
          <w:rFonts w:cstheme="minorBidi"/>
          <w:b w:val="0"/>
          <w:bCs w:val="0"/>
          <w:lang w:val="pt-BR"/>
        </w:rPr>
        <w:commentReference w:id="146"/>
      </w:r>
      <w:r w:rsidRPr="00B24606">
        <w:rPr>
          <w:sz w:val="24"/>
          <w:szCs w:val="24"/>
        </w:rPr>
        <w:t xml:space="preserve">for each </w:t>
      </w:r>
      <w:r w:rsidR="00E06516">
        <w:rPr>
          <w:sz w:val="24"/>
          <w:szCs w:val="24"/>
        </w:rPr>
        <w:t xml:space="preserve">element </w:t>
      </w:r>
      <w:r w:rsidRPr="00B24606">
        <w:rPr>
          <w:sz w:val="24"/>
          <w:szCs w:val="24"/>
        </w:rPr>
        <w:t>type in the input file</w:t>
      </w:r>
    </w:p>
    <w:tbl>
      <w:tblPr>
        <w:tblStyle w:val="TableGrid"/>
        <w:tblW w:w="0" w:type="auto"/>
        <w:tblLook w:val="04A0" w:firstRow="1" w:lastRow="0" w:firstColumn="1" w:lastColumn="0" w:noHBand="0" w:noVBand="1"/>
      </w:tblPr>
      <w:tblGrid>
        <w:gridCol w:w="1493"/>
        <w:gridCol w:w="1650"/>
        <w:gridCol w:w="1707"/>
        <w:gridCol w:w="1620"/>
        <w:gridCol w:w="1509"/>
        <w:gridCol w:w="1597"/>
      </w:tblGrid>
      <w:tr w:rsidR="00B24606" w14:paraId="0D8B8310" w14:textId="77777777" w:rsidTr="00CB0B36">
        <w:tc>
          <w:tcPr>
            <w:tcW w:w="1493" w:type="dxa"/>
          </w:tcPr>
          <w:p w14:paraId="3CBE40A0" w14:textId="77777777" w:rsidR="00B24606" w:rsidRDefault="00B24606" w:rsidP="006603EE">
            <w:pPr>
              <w:ind w:firstLine="0"/>
              <w:jc w:val="center"/>
              <w:rPr>
                <w:lang w:val="en-US"/>
              </w:rPr>
            </w:pPr>
          </w:p>
        </w:tc>
        <w:tc>
          <w:tcPr>
            <w:tcW w:w="1650" w:type="dxa"/>
          </w:tcPr>
          <w:p w14:paraId="69C21875" w14:textId="77777777" w:rsidR="00B24606" w:rsidRDefault="00B24606" w:rsidP="006603EE">
            <w:pPr>
              <w:ind w:firstLine="0"/>
              <w:jc w:val="center"/>
              <w:rPr>
                <w:lang w:val="en-US"/>
              </w:rPr>
            </w:pPr>
            <w:r>
              <w:rPr>
                <w:lang w:val="en-US"/>
              </w:rPr>
              <w:t>Tag</w:t>
            </w:r>
          </w:p>
        </w:tc>
        <w:tc>
          <w:tcPr>
            <w:tcW w:w="1707" w:type="dxa"/>
          </w:tcPr>
          <w:p w14:paraId="563134A4" w14:textId="77777777" w:rsidR="00B24606" w:rsidRDefault="006603EE" w:rsidP="006603EE">
            <w:pPr>
              <w:ind w:firstLine="0"/>
              <w:jc w:val="center"/>
              <w:rPr>
                <w:lang w:val="en-US"/>
              </w:rPr>
            </w:pPr>
            <w:r>
              <w:rPr>
                <w:lang w:val="en-US"/>
              </w:rPr>
              <w:t xml:space="preserve">Vertex: </w:t>
            </w:r>
            <w:r w:rsidR="00B24606">
              <w:rPr>
                <w:lang w:val="en-US"/>
              </w:rPr>
              <w:t>Activity</w:t>
            </w:r>
          </w:p>
        </w:tc>
        <w:tc>
          <w:tcPr>
            <w:tcW w:w="1620" w:type="dxa"/>
          </w:tcPr>
          <w:p w14:paraId="38BD663F" w14:textId="77777777" w:rsidR="00B24606" w:rsidRDefault="006603EE" w:rsidP="006603EE">
            <w:pPr>
              <w:ind w:firstLine="0"/>
              <w:jc w:val="center"/>
              <w:rPr>
                <w:lang w:val="en-US"/>
              </w:rPr>
            </w:pPr>
            <w:r>
              <w:rPr>
                <w:lang w:val="en-US"/>
              </w:rPr>
              <w:t xml:space="preserve">Vertex: </w:t>
            </w:r>
            <w:r w:rsidR="00B24606">
              <w:rPr>
                <w:lang w:val="en-US"/>
              </w:rPr>
              <w:t>Agent</w:t>
            </w:r>
          </w:p>
        </w:tc>
        <w:tc>
          <w:tcPr>
            <w:tcW w:w="1509" w:type="dxa"/>
          </w:tcPr>
          <w:p w14:paraId="55086397" w14:textId="77777777" w:rsidR="00B24606" w:rsidRDefault="006603EE" w:rsidP="006603EE">
            <w:pPr>
              <w:ind w:firstLine="0"/>
              <w:jc w:val="center"/>
              <w:rPr>
                <w:lang w:val="en-US"/>
              </w:rPr>
            </w:pPr>
            <w:r>
              <w:rPr>
                <w:lang w:val="en-US"/>
              </w:rPr>
              <w:t xml:space="preserve">Vertex: </w:t>
            </w:r>
            <w:r w:rsidR="00B24606">
              <w:rPr>
                <w:lang w:val="en-US"/>
              </w:rPr>
              <w:t>Entity</w:t>
            </w:r>
          </w:p>
        </w:tc>
        <w:tc>
          <w:tcPr>
            <w:tcW w:w="1597" w:type="dxa"/>
          </w:tcPr>
          <w:p w14:paraId="3DE1767E" w14:textId="77777777" w:rsidR="00B24606" w:rsidRDefault="00B24606" w:rsidP="006603EE">
            <w:pPr>
              <w:ind w:firstLine="0"/>
              <w:jc w:val="center"/>
              <w:rPr>
                <w:lang w:val="en-US"/>
              </w:rPr>
            </w:pPr>
            <w:r>
              <w:rPr>
                <w:lang w:val="en-US"/>
              </w:rPr>
              <w:t>Edge</w:t>
            </w:r>
          </w:p>
        </w:tc>
      </w:tr>
      <w:tr w:rsidR="00B24606" w14:paraId="3CDCE86E" w14:textId="77777777" w:rsidTr="00CB0B36">
        <w:tc>
          <w:tcPr>
            <w:tcW w:w="1493" w:type="dxa"/>
          </w:tcPr>
          <w:p w14:paraId="3C2FB4A2" w14:textId="77777777" w:rsidR="00B24606" w:rsidRDefault="00B24606" w:rsidP="006603EE">
            <w:pPr>
              <w:ind w:firstLine="0"/>
              <w:jc w:val="center"/>
              <w:rPr>
                <w:lang w:val="en-US"/>
              </w:rPr>
            </w:pPr>
            <w:r>
              <w:rPr>
                <w:lang w:val="en-US"/>
              </w:rPr>
              <w:t># fields</w:t>
            </w:r>
          </w:p>
        </w:tc>
        <w:tc>
          <w:tcPr>
            <w:tcW w:w="1650" w:type="dxa"/>
          </w:tcPr>
          <w:p w14:paraId="0D31910F" w14:textId="77777777" w:rsidR="00B24606" w:rsidRDefault="00B24606" w:rsidP="006603EE">
            <w:pPr>
              <w:ind w:firstLine="0"/>
              <w:jc w:val="center"/>
              <w:rPr>
                <w:lang w:val="en-US"/>
              </w:rPr>
            </w:pPr>
            <w:r>
              <w:rPr>
                <w:lang w:val="en-US"/>
              </w:rPr>
              <w:t>1</w:t>
            </w:r>
          </w:p>
        </w:tc>
        <w:tc>
          <w:tcPr>
            <w:tcW w:w="1707" w:type="dxa"/>
          </w:tcPr>
          <w:p w14:paraId="419696A2" w14:textId="77777777" w:rsidR="00B24606" w:rsidRDefault="00B24606" w:rsidP="006603EE">
            <w:pPr>
              <w:ind w:firstLine="0"/>
              <w:jc w:val="center"/>
              <w:rPr>
                <w:lang w:val="en-US"/>
              </w:rPr>
            </w:pPr>
            <w:r>
              <w:rPr>
                <w:lang w:val="en-US"/>
              </w:rPr>
              <w:t>12</w:t>
            </w:r>
          </w:p>
        </w:tc>
        <w:tc>
          <w:tcPr>
            <w:tcW w:w="1620" w:type="dxa"/>
          </w:tcPr>
          <w:p w14:paraId="491DA8CE" w14:textId="77777777" w:rsidR="00B24606" w:rsidRDefault="00B24606" w:rsidP="006603EE">
            <w:pPr>
              <w:ind w:firstLine="0"/>
              <w:jc w:val="center"/>
              <w:rPr>
                <w:lang w:val="en-US"/>
              </w:rPr>
            </w:pPr>
            <w:r>
              <w:rPr>
                <w:lang w:val="en-US"/>
              </w:rPr>
              <w:t>15</w:t>
            </w:r>
          </w:p>
        </w:tc>
        <w:tc>
          <w:tcPr>
            <w:tcW w:w="1509" w:type="dxa"/>
          </w:tcPr>
          <w:p w14:paraId="11E1CC84" w14:textId="77777777" w:rsidR="00B24606" w:rsidRDefault="00B24606" w:rsidP="006603EE">
            <w:pPr>
              <w:ind w:firstLine="0"/>
              <w:jc w:val="center"/>
              <w:rPr>
                <w:lang w:val="en-US"/>
              </w:rPr>
            </w:pPr>
            <w:r>
              <w:rPr>
                <w:lang w:val="en-US"/>
              </w:rPr>
              <w:t>1</w:t>
            </w:r>
          </w:p>
        </w:tc>
        <w:tc>
          <w:tcPr>
            <w:tcW w:w="1597" w:type="dxa"/>
          </w:tcPr>
          <w:p w14:paraId="1E6FAA17" w14:textId="77777777" w:rsidR="00B24606" w:rsidRDefault="00B24606" w:rsidP="006603EE">
            <w:pPr>
              <w:ind w:firstLine="0"/>
              <w:jc w:val="center"/>
              <w:rPr>
                <w:lang w:val="en-US"/>
              </w:rPr>
            </w:pPr>
            <w:r>
              <w:rPr>
                <w:lang w:val="en-US"/>
              </w:rPr>
              <w:t>1</w:t>
            </w:r>
          </w:p>
        </w:tc>
      </w:tr>
    </w:tbl>
    <w:p w14:paraId="01CDA705" w14:textId="119DF26F" w:rsidR="00A80994" w:rsidRDefault="0057257B" w:rsidP="006603EE">
      <w:pPr>
        <w:spacing w:before="240"/>
        <w:rPr>
          <w:lang w:val="en-US"/>
        </w:rPr>
      </w:pPr>
      <w:r>
        <w:rPr>
          <w:lang w:val="en-US"/>
        </w:rPr>
        <w:t>The next step is the generation of the graph.</w:t>
      </w:r>
      <w:r w:rsidR="00937449">
        <w:rPr>
          <w:lang w:val="en-US"/>
        </w:rPr>
        <w:t xml:space="preserve"> </w:t>
      </w:r>
      <w:r w:rsidR="00937449" w:rsidRPr="00937449">
        <w:rPr>
          <w:i/>
          <w:lang w:val="en-US"/>
        </w:rPr>
        <w:t>Proof Viewer</w:t>
      </w:r>
      <w:r w:rsidR="00937449">
        <w:rPr>
          <w:lang w:val="en-US"/>
        </w:rPr>
        <w:t xml:space="preserve"> uses </w:t>
      </w:r>
      <w:r w:rsidR="006F3777">
        <w:rPr>
          <w:lang w:val="en-US"/>
        </w:rPr>
        <w:t>the generated</w:t>
      </w:r>
      <w:r w:rsidR="00937449">
        <w:rPr>
          <w:lang w:val="en-US"/>
        </w:rPr>
        <w:t xml:space="preserve"> list of edges, creating each edge in the graph, and</w:t>
      </w:r>
      <w:ins w:id="147" w:author="Leonardo Murta" w:date="2013-05-31T13:05:00Z">
        <w:r w:rsidR="003D4967">
          <w:rPr>
            <w:lang w:val="en-US"/>
          </w:rPr>
          <w:t>,</w:t>
        </w:r>
      </w:ins>
      <w:r w:rsidR="00937449">
        <w:rPr>
          <w:lang w:val="en-US"/>
        </w:rPr>
        <w:t xml:space="preserve"> consequentially, the vertices from the edges. It is done this way because </w:t>
      </w:r>
      <w:commentRangeStart w:id="148"/>
      <w:r w:rsidR="00937449" w:rsidRPr="00937449">
        <w:rPr>
          <w:i/>
          <w:lang w:val="en-US"/>
        </w:rPr>
        <w:t>Proof Viewer</w:t>
      </w:r>
      <w:r w:rsidR="00937449">
        <w:rPr>
          <w:lang w:val="en-US"/>
        </w:rPr>
        <w:t xml:space="preserve"> was </w:t>
      </w:r>
      <w:r w:rsidR="006F3777">
        <w:rPr>
          <w:lang w:val="en-US"/>
        </w:rPr>
        <w:t>based on the</w:t>
      </w:r>
      <w:r w:rsidR="00937449">
        <w:rPr>
          <w:lang w:val="en-US"/>
        </w:rPr>
        <w:t xml:space="preserve"> JUNG </w:t>
      </w:r>
      <w:commentRangeEnd w:id="148"/>
      <w:r w:rsidR="003D4967">
        <w:rPr>
          <w:rStyle w:val="CommentReference"/>
        </w:rPr>
        <w:commentReference w:id="148"/>
      </w:r>
      <w:r w:rsidR="00937449">
        <w:rPr>
          <w:lang w:val="en-US"/>
        </w:rPr>
        <w:t xml:space="preserve">framework </w:t>
      </w:r>
      <w:r w:rsidR="00B355E7">
        <w:rPr>
          <w:lang w:val="en-US"/>
        </w:rPr>
        <w:fldChar w:fldCharType="begin"/>
      </w:r>
      <w:r w:rsidR="00937449">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2010)"},"citationItems":[{"id":88,"uris":["http://zotero.org/users/1122386/items/PP6SG3TE"],"uri":["http://zotero.org/users/1122386/items/PP6SG3TE"],"itemData":{"id":88,"type":"book","title":"JUNG: Java Universal Network/Graph Framework","publisher":"Open-source","publisher-place":"sourceforge","version":"2.0.1","event-place":"sourceforge","URL":"http://jung.sourceforge.net/","author":[{"family":"Joshua O'Madadhain","given":""},{"family":"Danyel Fisher","given":""},{"family":"Tom Nelson","given":""}],"issued":{"date-parts":[["2010"]]}}}],"schema":"https://github.com/citation-style-language/schema/raw/master/csl-citation.json"} </w:instrText>
      </w:r>
      <w:r w:rsidR="00B355E7">
        <w:rPr>
          <w:lang w:val="en-US"/>
        </w:rPr>
        <w:fldChar w:fldCharType="separate"/>
      </w:r>
      <w:r w:rsidR="00937449" w:rsidRPr="00937449">
        <w:rPr>
          <w:rFonts w:cs="Times New Roman"/>
          <w:szCs w:val="24"/>
          <w:lang w:val="en-US"/>
        </w:rPr>
        <w:t>(JOSHUA O’MADADHAIN; DANYEL FISHER; TOM NELSON, 2010)</w:t>
      </w:r>
      <w:r w:rsidR="00B355E7">
        <w:rPr>
          <w:lang w:val="en-US"/>
        </w:rPr>
        <w:fldChar w:fldCharType="end"/>
      </w:r>
      <w:r w:rsidR="00937449">
        <w:rPr>
          <w:lang w:val="en-US"/>
        </w:rPr>
        <w:t xml:space="preserve">, where an edge is created by the </w:t>
      </w:r>
      <w:commentRangeStart w:id="149"/>
      <w:r w:rsidR="00937449">
        <w:rPr>
          <w:lang w:val="en-US"/>
        </w:rPr>
        <w:t xml:space="preserve">method </w:t>
      </w:r>
      <w:r w:rsidR="00937449" w:rsidRPr="00937449">
        <w:rPr>
          <w:i/>
          <w:lang w:val="en-US"/>
        </w:rPr>
        <w:t>addEdge(source, target, edge)</w:t>
      </w:r>
      <w:r w:rsidR="00937449">
        <w:rPr>
          <w:lang w:val="en-US"/>
        </w:rPr>
        <w:t xml:space="preserve">, </w:t>
      </w:r>
      <w:commentRangeEnd w:id="149"/>
      <w:r w:rsidR="003D4967">
        <w:rPr>
          <w:rStyle w:val="CommentReference"/>
        </w:rPr>
        <w:commentReference w:id="149"/>
      </w:r>
      <w:r w:rsidR="00937449">
        <w:rPr>
          <w:lang w:val="en-US"/>
        </w:rPr>
        <w:t xml:space="preserve">which adds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creating the edge in the graph, while at the same time</w:t>
      </w:r>
      <w:ins w:id="150" w:author="Leonardo Murta" w:date="2013-05-31T13:07:00Z">
        <w:r w:rsidR="00B07C5E">
          <w:rPr>
            <w:lang w:val="en-US"/>
          </w:rPr>
          <w:t>,</w:t>
        </w:r>
      </w:ins>
      <w:r w:rsidR="005F0405">
        <w:rPr>
          <w:lang w:val="en-US"/>
        </w:rPr>
        <w:t xml:space="preserv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r w:rsidR="00D65D8E">
        <w:rPr>
          <w:lang w:val="en-US"/>
        </w:rPr>
        <w:t xml:space="preserve"> and displayed to the user</w:t>
      </w:r>
      <w:r>
        <w:rPr>
          <w:lang w:val="en-US"/>
        </w:rPr>
        <w:t>.</w:t>
      </w:r>
    </w:p>
    <w:p w14:paraId="498D233D" w14:textId="77777777" w:rsidR="00985BEB" w:rsidRDefault="00985BEB" w:rsidP="00985BEB">
      <w:pPr>
        <w:rPr>
          <w:lang w:val="en-US"/>
        </w:rPr>
      </w:pPr>
      <w:commentRangeStart w:id="151"/>
      <w:commentRangeStart w:id="152"/>
      <w:r>
        <w:rPr>
          <w:lang w:val="en-US"/>
        </w:rPr>
        <w:t xml:space="preserve">In summary, the process for reading the </w:t>
      </w:r>
      <w:r w:rsidRPr="0057257B">
        <w:rPr>
          <w:i/>
          <w:lang w:val="en-US"/>
        </w:rPr>
        <w:t>game flow log</w:t>
      </w:r>
      <w:r>
        <w:rPr>
          <w:lang w:val="en-US"/>
        </w:rPr>
        <w:t xml:space="preserve"> and generating the graph is: Firstly, </w:t>
      </w:r>
      <w:r w:rsidRPr="00D84F5D">
        <w:rPr>
          <w:i/>
          <w:lang w:val="en-US"/>
        </w:rPr>
        <w:t>Proof Viewer</w:t>
      </w:r>
      <w:r>
        <w:rPr>
          <w:lang w:val="en-US"/>
        </w:rPr>
        <w:t xml:space="preserve"> reads the </w:t>
      </w:r>
      <w:r w:rsidRPr="00D84F5D">
        <w:rPr>
          <w:i/>
          <w:lang w:val="en-US"/>
        </w:rPr>
        <w:t>game flow log</w:t>
      </w:r>
      <w:r>
        <w:rPr>
          <w:lang w:val="en-US"/>
        </w:rPr>
        <w:t xml:space="preserve"> and gets the first pair of vertices and the edge information, if any. Then it classifies the vertices according to their types and generates them. In the next stage, it generates the edge with the source and target being the vertices previously created and the information that came along with the pair. Then it adds the generated edge to the list and checks if there are any more vertices pairs to be processed. It repeats this process until the entire </w:t>
      </w:r>
      <w:r w:rsidRPr="00D84F5D">
        <w:rPr>
          <w:i/>
          <w:lang w:val="en-US"/>
        </w:rPr>
        <w:t>game flow log</w:t>
      </w:r>
      <w:r>
        <w:rPr>
          <w:lang w:val="en-US"/>
        </w:rPr>
        <w:t xml:space="preserve"> is processed. After creating all edges and storing them in the list, it proceeds to the next stage, which is the graph generation. For each edge in the list, it creates an edge in the graph corresponding to the element in the list. After all edges, and consequentially vertices, were created in the graph, </w:t>
      </w:r>
      <w:r w:rsidRPr="00D84F5D">
        <w:rPr>
          <w:i/>
          <w:lang w:val="en-US"/>
        </w:rPr>
        <w:t>Proof Viewer</w:t>
      </w:r>
      <w:r>
        <w:rPr>
          <w:lang w:val="en-US"/>
        </w:rPr>
        <w:t xml:space="preserve"> draws the graph in the screen.</w:t>
      </w:r>
      <w:commentRangeEnd w:id="151"/>
      <w:r>
        <w:rPr>
          <w:rStyle w:val="CommentReference"/>
        </w:rPr>
        <w:commentReference w:id="151"/>
      </w:r>
      <w:commentRangeEnd w:id="152"/>
      <w:r w:rsidR="00B07C5E">
        <w:rPr>
          <w:rStyle w:val="CommentReference"/>
        </w:rPr>
        <w:commentReference w:id="152"/>
      </w:r>
    </w:p>
    <w:p w14:paraId="468DAC62" w14:textId="77777777" w:rsidR="00F219B4" w:rsidRDefault="00F3180C" w:rsidP="00F219B4">
      <w:pPr>
        <w:pStyle w:val="Heading3"/>
        <w:rPr>
          <w:lang w:val="en-US"/>
        </w:rPr>
      </w:pPr>
      <w:bookmarkStart w:id="153" w:name="_Toc354161746"/>
      <w:r>
        <w:rPr>
          <w:lang w:val="en-US"/>
        </w:rPr>
        <w:lastRenderedPageBreak/>
        <w:t xml:space="preserve">Graph Visualization and </w:t>
      </w:r>
      <w:r w:rsidR="00F219B4" w:rsidRPr="0030598F">
        <w:rPr>
          <w:lang w:val="en-US"/>
        </w:rPr>
        <w:t>Representations</w:t>
      </w:r>
      <w:bookmarkEnd w:id="153"/>
    </w:p>
    <w:p w14:paraId="441B188C" w14:textId="697E4142" w:rsidR="00833860" w:rsidRDefault="00D05136" w:rsidP="0092265B">
      <w:pPr>
        <w:rPr>
          <w:lang w:val="en-US"/>
        </w:rPr>
      </w:pPr>
      <w:r>
        <w:rPr>
          <w:lang w:val="en-US"/>
        </w:rPr>
        <w:t xml:space="preserve">After the game flow log is processed and the graph is generated, it is drawn on the screen so the user can </w:t>
      </w:r>
      <w:del w:id="154" w:author="Leonardo Murta" w:date="2013-05-31T15:05:00Z">
        <w:r w:rsidDel="00DA54F6">
          <w:rPr>
            <w:lang w:val="en-US"/>
          </w:rPr>
          <w:delText xml:space="preserve">see and </w:delText>
        </w:r>
      </w:del>
      <w:r>
        <w:rPr>
          <w:lang w:val="en-US"/>
        </w:rPr>
        <w:t>analyze it.</w:t>
      </w:r>
      <w:r w:rsidR="00B03CDE">
        <w:rPr>
          <w:lang w:val="en-US"/>
        </w:rPr>
        <w:t xml:space="preserve"> </w:t>
      </w:r>
      <w:r w:rsidR="00B355E7">
        <w:rPr>
          <w:lang w:val="en-US"/>
        </w:rPr>
        <w:fldChar w:fldCharType="begin"/>
      </w:r>
      <w:r w:rsidR="00B03CDE">
        <w:rPr>
          <w:lang w:val="en-US"/>
        </w:rPr>
        <w:instrText xml:space="preserve"> REF _Ref357002313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4</w:t>
      </w:r>
      <w:r w:rsidR="00B355E7">
        <w:rPr>
          <w:lang w:val="en-US"/>
        </w:rPr>
        <w:fldChar w:fldCharType="end"/>
      </w:r>
      <w:r w:rsidR="00B03CDE">
        <w:rPr>
          <w:lang w:val="en-US"/>
        </w:rPr>
        <w:t xml:space="preserve"> illustrates the graphical user interface (GUI) </w:t>
      </w:r>
      <w:del w:id="155" w:author="Leonardo Murta" w:date="2013-05-31T15:05:00Z">
        <w:r w:rsidR="00B03CDE" w:rsidDel="00DA54F6">
          <w:rPr>
            <w:lang w:val="en-US"/>
          </w:rPr>
          <w:delText xml:space="preserve">from </w:delText>
        </w:r>
      </w:del>
      <w:ins w:id="156" w:author="Leonardo Murta" w:date="2013-05-31T15:05:00Z">
        <w:r w:rsidR="00DA54F6">
          <w:rPr>
            <w:lang w:val="en-US"/>
          </w:rPr>
          <w:t xml:space="preserve">of </w:t>
        </w:r>
      </w:ins>
      <w:r w:rsidR="00B03CDE" w:rsidRPr="00B03CDE">
        <w:rPr>
          <w:i/>
          <w:lang w:val="en-US"/>
        </w:rPr>
        <w:t>Proof Viewer</w:t>
      </w:r>
      <w:r w:rsidR="00516EEF">
        <w:rPr>
          <w:lang w:val="en-US"/>
        </w:rPr>
        <w:t xml:space="preserve">, using the </w:t>
      </w:r>
      <w:commentRangeStart w:id="157"/>
      <w:del w:id="158" w:author="Leonardo Murta" w:date="2013-05-31T15:06:00Z">
        <w:r w:rsidR="00516EEF" w:rsidDel="00DA54F6">
          <w:rPr>
            <w:lang w:val="en-US"/>
          </w:rPr>
          <w:delText xml:space="preserve">generated </w:delText>
        </w:r>
      </w:del>
      <w:r w:rsidR="00516EEF">
        <w:rPr>
          <w:lang w:val="en-US"/>
        </w:rPr>
        <w:t>provenanc</w:t>
      </w:r>
      <w:r w:rsidR="00F54E22">
        <w:rPr>
          <w:lang w:val="en-US"/>
        </w:rPr>
        <w:t xml:space="preserve">e graph </w:t>
      </w:r>
      <w:ins w:id="159" w:author="Leonardo Murta" w:date="2013-05-31T15:06:00Z">
        <w:r w:rsidR="00DA54F6">
          <w:rPr>
            <w:lang w:val="en-US"/>
          </w:rPr>
          <w:t xml:space="preserve">generated </w:t>
        </w:r>
      </w:ins>
      <w:r w:rsidR="00F54E22">
        <w:rPr>
          <w:lang w:val="en-US"/>
        </w:rPr>
        <w:t xml:space="preserve">from </w:t>
      </w:r>
      <w:ins w:id="160" w:author="Leonardo Murta" w:date="2013-05-31T15:06:00Z">
        <w:r w:rsidR="00DA54F6">
          <w:rPr>
            <w:lang w:val="en-US"/>
          </w:rPr>
          <w:t xml:space="preserve">the scenario discussed in </w:t>
        </w:r>
      </w:ins>
      <w:r w:rsidR="00F54E22">
        <w:rPr>
          <w:lang w:val="en-US"/>
        </w:rPr>
        <w:t xml:space="preserve">section </w:t>
      </w:r>
      <w:r w:rsidR="00F54E22">
        <w:rPr>
          <w:lang w:val="en-US"/>
        </w:rPr>
        <w:fldChar w:fldCharType="begin"/>
      </w:r>
      <w:r w:rsidR="00F54E22">
        <w:rPr>
          <w:lang w:val="en-US"/>
        </w:rPr>
        <w:instrText xml:space="preserve"> REF _Ref357095737 \r \h </w:instrText>
      </w:r>
      <w:r w:rsidR="00F54E22">
        <w:rPr>
          <w:lang w:val="en-US"/>
        </w:rPr>
      </w:r>
      <w:r w:rsidR="00F54E22">
        <w:rPr>
          <w:lang w:val="en-US"/>
        </w:rPr>
        <w:fldChar w:fldCharType="separate"/>
      </w:r>
      <w:r w:rsidR="00F54E22">
        <w:rPr>
          <w:lang w:val="en-US"/>
        </w:rPr>
        <w:t>5.3</w:t>
      </w:r>
      <w:r w:rsidR="00F54E22">
        <w:rPr>
          <w:lang w:val="en-US"/>
        </w:rPr>
        <w:fldChar w:fldCharType="end"/>
      </w:r>
      <w:commentRangeEnd w:id="157"/>
      <w:r w:rsidR="00DA54F6">
        <w:rPr>
          <w:rStyle w:val="CommentReference"/>
        </w:rPr>
        <w:commentReference w:id="157"/>
      </w:r>
      <w:r w:rsidR="00516EEF">
        <w:rPr>
          <w:lang w:val="en-US"/>
        </w:rPr>
        <w:t xml:space="preserve">. </w:t>
      </w:r>
      <w:r w:rsidR="00B24B30">
        <w:rPr>
          <w:lang w:val="en-US"/>
        </w:rPr>
        <w:t>The provenance graph is displayed at the center of the screen</w:t>
      </w:r>
      <w:r w:rsidR="00516EEF">
        <w:rPr>
          <w:lang w:val="en-US"/>
        </w:rPr>
        <w:t xml:space="preserve"> but</w:t>
      </w:r>
      <w:r w:rsidR="00926891">
        <w:rPr>
          <w:lang w:val="en-US"/>
        </w:rPr>
        <w:t xml:space="preserve"> </w:t>
      </w:r>
      <w:r w:rsidR="00F54E22">
        <w:rPr>
          <w:lang w:val="en-US"/>
        </w:rPr>
        <w:t xml:space="preserve">only a part of it is visible </w:t>
      </w:r>
      <w:r w:rsidR="00516EEF">
        <w:rPr>
          <w:lang w:val="en-US"/>
        </w:rPr>
        <w:t>d</w:t>
      </w:r>
      <w:r w:rsidR="00F54E22">
        <w:rPr>
          <w:lang w:val="en-US"/>
        </w:rPr>
        <w:t>ue to the graph size</w:t>
      </w:r>
      <w:r w:rsidR="00926891">
        <w:rPr>
          <w:lang w:val="en-US"/>
        </w:rPr>
        <w:t>. Howev</w:t>
      </w:r>
      <w:r w:rsidR="00F54E22">
        <w:rPr>
          <w:lang w:val="en-US"/>
        </w:rPr>
        <w:t xml:space="preserve">er it is possible to </w:t>
      </w:r>
      <w:del w:id="161" w:author="Leonardo Murta" w:date="2013-05-31T15:06:00Z">
        <w:r w:rsidR="00F54E22" w:rsidDel="00DA54F6">
          <w:rPr>
            <w:lang w:val="en-US"/>
          </w:rPr>
          <w:delText xml:space="preserve">change </w:delText>
        </w:r>
      </w:del>
      <w:r w:rsidR="00F54E22">
        <w:rPr>
          <w:lang w:val="en-US"/>
        </w:rPr>
        <w:t>zoom</w:t>
      </w:r>
      <w:ins w:id="162" w:author="Leonardo Murta" w:date="2013-05-31T15:06:00Z">
        <w:r w:rsidR="00DA54F6">
          <w:rPr>
            <w:lang w:val="en-US"/>
          </w:rPr>
          <w:t xml:space="preserve"> in and out</w:t>
        </w:r>
      </w:ins>
      <w:r w:rsidR="00F54E22">
        <w:rPr>
          <w:lang w:val="en-US"/>
        </w:rPr>
        <w:t xml:space="preserve"> and navigate through the</w:t>
      </w:r>
      <w:r w:rsidR="00926891">
        <w:rPr>
          <w:lang w:val="en-US"/>
        </w:rPr>
        <w:t xml:space="preserve"> graph. </w:t>
      </w:r>
      <w:r w:rsidR="007D45EF">
        <w:rPr>
          <w:lang w:val="en-US"/>
        </w:rPr>
        <w:t xml:space="preserve">The graph layout is set to </w:t>
      </w:r>
      <w:r w:rsidR="001A77A4">
        <w:rPr>
          <w:lang w:val="en-US"/>
        </w:rPr>
        <w:t>be similar to a</w:t>
      </w:r>
      <w:r w:rsidR="007D45EF">
        <w:rPr>
          <w:lang w:val="en-US"/>
        </w:rPr>
        <w:t xml:space="preserve"> </w:t>
      </w:r>
      <w:r w:rsidR="00F54E22">
        <w:rPr>
          <w:lang w:val="en-US"/>
        </w:rPr>
        <w:t>spread sheet</w:t>
      </w:r>
      <w:r w:rsidR="007D45EF">
        <w:rPr>
          <w:lang w:val="en-US"/>
        </w:rPr>
        <w:t xml:space="preserve">, were each “line” </w:t>
      </w:r>
      <w:r w:rsidR="001A77A4">
        <w:rPr>
          <w:lang w:val="en-US"/>
        </w:rPr>
        <w:t xml:space="preserve">represents the activities </w:t>
      </w:r>
      <w:del w:id="163" w:author="Leonardo Murta" w:date="2013-05-31T15:07:00Z">
        <w:r w:rsidR="001A77A4" w:rsidDel="00DA54F6">
          <w:rPr>
            <w:lang w:val="en-US"/>
          </w:rPr>
          <w:delText xml:space="preserve">for </w:delText>
        </w:r>
      </w:del>
      <w:ins w:id="164" w:author="Leonardo Murta" w:date="2013-05-31T15:07:00Z">
        <w:r w:rsidR="00DA54F6">
          <w:rPr>
            <w:lang w:val="en-US"/>
          </w:rPr>
          <w:t xml:space="preserve">of </w:t>
        </w:r>
      </w:ins>
      <w:r w:rsidR="001A77A4">
        <w:rPr>
          <w:lang w:val="en-US"/>
        </w:rPr>
        <w:t>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F54E22">
        <w:rPr>
          <w:lang w:val="en-US"/>
        </w:rPr>
        <w:t>for</w:t>
      </w:r>
      <w:r w:rsidR="00B24B30">
        <w:rPr>
          <w:lang w:val="en-US"/>
        </w:rPr>
        <w:t xml:space="preserve"> </w:t>
      </w:r>
      <w:r w:rsidR="00F54E22">
        <w:rPr>
          <w:lang w:val="en-US"/>
        </w:rPr>
        <w:t>SDM,</w:t>
      </w:r>
      <w:r w:rsidR="00B24B30">
        <w:rPr>
          <w:lang w:val="en-US"/>
        </w:rPr>
        <w:t xml:space="preserve"> and </w:t>
      </w:r>
      <w:commentRangeStart w:id="165"/>
      <w:r w:rsidR="00B24B30">
        <w:rPr>
          <w:lang w:val="en-US"/>
        </w:rPr>
        <w:t xml:space="preserve">other </w:t>
      </w:r>
      <w:r w:rsidR="00F54E22">
        <w:rPr>
          <w:lang w:val="en-US"/>
        </w:rPr>
        <w:t>features</w:t>
      </w:r>
      <w:r w:rsidR="00B24B30">
        <w:rPr>
          <w:lang w:val="en-US"/>
        </w:rPr>
        <w:t xml:space="preserve"> </w:t>
      </w:r>
      <w:commentRangeEnd w:id="165"/>
      <w:r w:rsidR="00320A21">
        <w:rPr>
          <w:rStyle w:val="CommentReference"/>
        </w:rPr>
        <w:commentReference w:id="165"/>
      </w:r>
      <w:r w:rsidR="00B24B30">
        <w:rPr>
          <w:lang w:val="en-US"/>
        </w:rPr>
        <w:t>are located at the lower region of the interface.</w:t>
      </w:r>
      <w:r w:rsidR="006325DE">
        <w:rPr>
          <w:lang w:val="en-US"/>
        </w:rPr>
        <w:t xml:space="preserve"> </w:t>
      </w:r>
      <w:commentRangeStart w:id="166"/>
      <w:r w:rsidR="006325DE">
        <w:rPr>
          <w:lang w:val="en-US"/>
        </w:rPr>
        <w:t xml:space="preserve">Starting with the buttons, the first one is “Granularity: 7 days”. This button is only an example of grouping vertices together </w:t>
      </w:r>
      <w:del w:id="167" w:author="Leonardo Murta" w:date="2013-05-31T15:08:00Z">
        <w:r w:rsidR="006325DE" w:rsidDel="00320A21">
          <w:rPr>
            <w:lang w:val="en-US"/>
          </w:rPr>
          <w:delText xml:space="preserve">from </w:delText>
        </w:r>
      </w:del>
      <w:ins w:id="168" w:author="Leonardo Murta" w:date="2013-05-31T15:08:00Z">
        <w:r w:rsidR="00320A21">
          <w:rPr>
            <w:lang w:val="en-US"/>
          </w:rPr>
          <w:t xml:space="preserve">for </w:t>
        </w:r>
      </w:ins>
      <w:r w:rsidR="006325DE">
        <w:rPr>
          <w:lang w:val="en-US"/>
        </w:rPr>
        <w:t xml:space="preserve">the same agent. In this case, it groups vertices from the same week. </w:t>
      </w:r>
      <w:r w:rsidR="00F54E22">
        <w:rPr>
          <w:lang w:val="en-US"/>
        </w:rPr>
        <w:t>This is useful for huge graphs, which allows summarizing displayed information in a weekly basis.</w:t>
      </w:r>
      <w:commentRangeEnd w:id="166"/>
      <w:r w:rsidR="00320A21">
        <w:rPr>
          <w:rStyle w:val="CommentReference"/>
        </w:rPr>
        <w:commentReference w:id="166"/>
      </w:r>
    </w:p>
    <w:p w14:paraId="5E8990BE" w14:textId="0FC43A10" w:rsidR="00D05136" w:rsidRPr="005C7678" w:rsidRDefault="006325DE" w:rsidP="00833860">
      <w:pPr>
        <w:rPr>
          <w:lang w:val="en-US"/>
        </w:rPr>
      </w:pPr>
      <w:commentRangeStart w:id="169"/>
      <w:r>
        <w:rPr>
          <w:lang w:val="en-US"/>
        </w:rPr>
        <w:t xml:space="preserve">The “CollapseAgent” button collapses all the agent’s vertices into </w:t>
      </w:r>
      <w:del w:id="170" w:author="Leonardo Murta" w:date="2013-05-31T15:09:00Z">
        <w:r w:rsidDel="004D362A">
          <w:rPr>
            <w:lang w:val="en-US"/>
          </w:rPr>
          <w:delText>him</w:delText>
        </w:r>
      </w:del>
      <w:ins w:id="171" w:author="Leonardo Murta" w:date="2013-05-31T15:09:00Z">
        <w:r w:rsidR="004D362A">
          <w:rPr>
            <w:lang w:val="en-US"/>
          </w:rPr>
          <w:t>the agent itself</w:t>
        </w:r>
      </w:ins>
      <w:r>
        <w:rPr>
          <w:lang w:val="en-US"/>
        </w:rPr>
        <w:t xml:space="preserve">. It can be useful to detect if </w:t>
      </w:r>
      <w:del w:id="172" w:author="Leonardo Murta" w:date="2013-05-31T15:10:00Z">
        <w:r w:rsidDel="004D362A">
          <w:rPr>
            <w:lang w:val="en-US"/>
          </w:rPr>
          <w:delText xml:space="preserve">that </w:delText>
        </w:r>
      </w:del>
      <w:ins w:id="173" w:author="Leonardo Murta" w:date="2013-05-31T15:10:00Z">
        <w:r w:rsidR="004D362A">
          <w:rPr>
            <w:lang w:val="en-US"/>
          </w:rPr>
          <w:t xml:space="preserve">an </w:t>
        </w:r>
      </w:ins>
      <w:r>
        <w:rPr>
          <w:lang w:val="en-US"/>
        </w:rPr>
        <w:t xml:space="preserve">agent had any influence throughout the game, instead of looking vertex by vertex. </w:t>
      </w:r>
      <w:commentRangeEnd w:id="169"/>
      <w:r w:rsidR="004D362A">
        <w:rPr>
          <w:rStyle w:val="CommentReference"/>
        </w:rPr>
        <w:commentReference w:id="169"/>
      </w:r>
      <w:commentRangeStart w:id="174"/>
      <w:r>
        <w:rPr>
          <w:lang w:val="en-US"/>
        </w:rPr>
        <w:t xml:space="preserve">The “Collapse” button allows the user to collapse selected vertices, while the “Extend” button </w:t>
      </w:r>
      <w:del w:id="175" w:author="Leonardo Murta" w:date="2013-05-31T15:11:00Z">
        <w:r w:rsidDel="004D362A">
          <w:rPr>
            <w:lang w:val="en-US"/>
          </w:rPr>
          <w:delText xml:space="preserve">will </w:delText>
        </w:r>
      </w:del>
      <w:r>
        <w:rPr>
          <w:lang w:val="en-US"/>
        </w:rPr>
        <w:t xml:space="preserve">remove the last collapse made to generate the selected vertex. </w:t>
      </w:r>
      <w:commentRangeEnd w:id="174"/>
      <w:r w:rsidR="004D362A">
        <w:rPr>
          <w:rStyle w:val="CommentReference"/>
        </w:rPr>
        <w:commentReference w:id="174"/>
      </w:r>
      <w:r>
        <w:rPr>
          <w:lang w:val="en-US"/>
        </w:rPr>
        <w:t xml:space="preserve">The “Reset” button removes all modifications made in the graph, returning it to the original state. </w:t>
      </w:r>
      <w:r w:rsidR="00833860">
        <w:rPr>
          <w:lang w:val="en-US"/>
        </w:rPr>
        <w:t>T</w:t>
      </w:r>
      <w:commentRangeStart w:id="176"/>
      <w:commentRangeStart w:id="177"/>
      <w:r>
        <w:rPr>
          <w:lang w:val="en-US"/>
        </w:rPr>
        <w:t xml:space="preserve">he “MainGraph” and “TutorialGraph” buttons change the displayed graph, where the main graph is the graph </w:t>
      </w:r>
      <w:r w:rsidR="00F54E22">
        <w:rPr>
          <w:lang w:val="en-US"/>
        </w:rPr>
        <w:t>to be</w:t>
      </w:r>
      <w:r>
        <w:rPr>
          <w:lang w:val="en-US"/>
        </w:rPr>
        <w:t xml:space="preserve"> analyzed and the tutorial graph is a smaller graph</w:t>
      </w:r>
      <w:r w:rsidR="00C861EC">
        <w:rPr>
          <w:lang w:val="en-US"/>
        </w:rPr>
        <w:t xml:space="preserve"> used as example</w:t>
      </w:r>
      <w:r>
        <w:rPr>
          <w:lang w:val="en-US"/>
        </w:rPr>
        <w:t>.</w:t>
      </w:r>
      <w:commentRangeEnd w:id="176"/>
      <w:r>
        <w:rPr>
          <w:rStyle w:val="CommentReference"/>
        </w:rPr>
        <w:commentReference w:id="176"/>
      </w:r>
      <w:commentRangeEnd w:id="177"/>
      <w:r w:rsidR="005A6559">
        <w:rPr>
          <w:rStyle w:val="CommentReference"/>
        </w:rPr>
        <w:commentReference w:id="177"/>
      </w:r>
      <w:r w:rsidR="00833860">
        <w:rPr>
          <w:lang w:val="en-US"/>
        </w:rPr>
        <w:t xml:space="preserv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14:paraId="5E82B9B7" w14:textId="77777777" w:rsidR="00D05136" w:rsidRPr="005C7678" w:rsidRDefault="00833860" w:rsidP="00D05136">
      <w:pPr>
        <w:keepNext/>
        <w:ind w:firstLine="0"/>
        <w:rPr>
          <w:lang w:val="en-US"/>
        </w:rPr>
      </w:pPr>
      <w:r>
        <w:rPr>
          <w:noProof/>
          <w:lang w:val="en-US"/>
        </w:rPr>
        <w:lastRenderedPageBreak/>
        <w:drawing>
          <wp:inline distT="0" distB="0" distL="0" distR="0" wp14:anchorId="0188F74B" wp14:editId="7E83A1D4">
            <wp:extent cx="5943600" cy="411480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14:paraId="581B8283" w14:textId="77777777" w:rsidR="00D05136" w:rsidRPr="00D05136" w:rsidRDefault="00D05136" w:rsidP="00D860E0">
      <w:pPr>
        <w:pStyle w:val="Caption"/>
        <w:spacing w:before="0" w:beforeAutospacing="0"/>
        <w:jc w:val="center"/>
        <w:rPr>
          <w:sz w:val="24"/>
          <w:szCs w:val="24"/>
        </w:rPr>
      </w:pPr>
      <w:bookmarkStart w:id="178" w:name="_Ref357002313"/>
      <w:r w:rsidRPr="00D05136">
        <w:rPr>
          <w:sz w:val="24"/>
          <w:szCs w:val="24"/>
        </w:rPr>
        <w:t xml:space="preserve">Figure </w:t>
      </w:r>
      <w:r w:rsidR="00B355E7" w:rsidRPr="00D05136">
        <w:rPr>
          <w:sz w:val="24"/>
          <w:szCs w:val="24"/>
        </w:rPr>
        <w:fldChar w:fldCharType="begin"/>
      </w:r>
      <w:r w:rsidRPr="00D05136">
        <w:rPr>
          <w:sz w:val="24"/>
          <w:szCs w:val="24"/>
        </w:rPr>
        <w:instrText xml:space="preserve"> SEQ Figure \* ARABIC </w:instrText>
      </w:r>
      <w:r w:rsidR="00B355E7" w:rsidRPr="00D05136">
        <w:rPr>
          <w:sz w:val="24"/>
          <w:szCs w:val="24"/>
        </w:rPr>
        <w:fldChar w:fldCharType="separate"/>
      </w:r>
      <w:r w:rsidR="00A66757">
        <w:rPr>
          <w:noProof/>
          <w:sz w:val="24"/>
          <w:szCs w:val="24"/>
        </w:rPr>
        <w:t>4</w:t>
      </w:r>
      <w:r w:rsidR="00B355E7" w:rsidRPr="00D05136">
        <w:rPr>
          <w:sz w:val="24"/>
          <w:szCs w:val="24"/>
        </w:rPr>
        <w:fldChar w:fldCharType="end"/>
      </w:r>
      <w:bookmarkEnd w:id="178"/>
      <w:r w:rsidRPr="00D05136">
        <w:rPr>
          <w:sz w:val="24"/>
          <w:szCs w:val="24"/>
        </w:rPr>
        <w:t>: Proof Viewer</w:t>
      </w:r>
      <w:r w:rsidR="00B03CDE">
        <w:rPr>
          <w:sz w:val="24"/>
          <w:szCs w:val="24"/>
        </w:rPr>
        <w:t>’s</w:t>
      </w:r>
      <w:r w:rsidRPr="00D05136">
        <w:rPr>
          <w:sz w:val="24"/>
          <w:szCs w:val="24"/>
        </w:rPr>
        <w:t xml:space="preserve"> GUI</w:t>
      </w:r>
    </w:p>
    <w:p w14:paraId="326ABE0C" w14:textId="77777777" w:rsidR="00816830" w:rsidRDefault="00816830" w:rsidP="00816830">
      <w:pPr>
        <w:keepNext/>
        <w:framePr w:hSpace="187" w:wrap="around" w:hAnchor="text" w:yAlign="bottom"/>
        <w:ind w:firstLine="0"/>
      </w:pPr>
      <w:r>
        <w:rPr>
          <w:noProof/>
          <w:lang w:val="en-US"/>
        </w:rPr>
        <w:drawing>
          <wp:inline distT="0" distB="0" distL="0" distR="0" wp14:anchorId="1AE43AF4" wp14:editId="40B66819">
            <wp:extent cx="5943600" cy="250507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14:paraId="44099FC3" w14:textId="77777777" w:rsidR="00816830" w:rsidRPr="005C7678" w:rsidRDefault="00816830" w:rsidP="00816830">
      <w:pPr>
        <w:pStyle w:val="Caption"/>
        <w:framePr w:hSpace="187" w:wrap="around" w:hAnchor="text" w:yAlign="bottom"/>
        <w:spacing w:before="0" w:beforeAutospacing="0"/>
        <w:jc w:val="center"/>
        <w:rPr>
          <w:sz w:val="24"/>
          <w:szCs w:val="24"/>
        </w:rPr>
      </w:pPr>
      <w:bookmarkStart w:id="179" w:name="_Ref357006932"/>
      <w:r w:rsidRPr="005C7678">
        <w:rPr>
          <w:sz w:val="24"/>
          <w:szCs w:val="24"/>
        </w:rPr>
        <w:t xml:space="preserve">Figure </w:t>
      </w:r>
      <w:r w:rsidRPr="005C7678">
        <w:rPr>
          <w:sz w:val="24"/>
          <w:szCs w:val="24"/>
        </w:rPr>
        <w:fldChar w:fldCharType="begin"/>
      </w:r>
      <w:r w:rsidRPr="005C7678">
        <w:rPr>
          <w:sz w:val="24"/>
          <w:szCs w:val="24"/>
        </w:rPr>
        <w:instrText xml:space="preserve"> SEQ Figure \* ARABIC </w:instrText>
      </w:r>
      <w:r w:rsidRPr="005C7678">
        <w:rPr>
          <w:sz w:val="24"/>
          <w:szCs w:val="24"/>
        </w:rPr>
        <w:fldChar w:fldCharType="separate"/>
      </w:r>
      <w:r>
        <w:rPr>
          <w:noProof/>
          <w:sz w:val="24"/>
          <w:szCs w:val="24"/>
        </w:rPr>
        <w:t>5</w:t>
      </w:r>
      <w:r w:rsidRPr="005C7678">
        <w:rPr>
          <w:sz w:val="24"/>
          <w:szCs w:val="24"/>
        </w:rPr>
        <w:fldChar w:fldCharType="end"/>
      </w:r>
      <w:bookmarkEnd w:id="179"/>
      <w:r w:rsidRPr="005C7678">
        <w:rPr>
          <w:sz w:val="24"/>
          <w:szCs w:val="24"/>
        </w:rPr>
        <w:t xml:space="preserve">: Same graph from </w:t>
      </w:r>
      <w:r w:rsidR="00CB0B36">
        <w:fldChar w:fldCharType="begin"/>
      </w:r>
      <w:r w:rsidR="00CB0B36">
        <w:instrText xml:space="preserve"> REF _Ref357002313 \h  \* MERGEFORMAT </w:instrText>
      </w:r>
      <w:r w:rsidR="00CB0B36">
        <w:fldChar w:fldCharType="separate"/>
      </w:r>
      <w:r w:rsidRPr="00D05136">
        <w:rPr>
          <w:sz w:val="24"/>
          <w:szCs w:val="24"/>
        </w:rPr>
        <w:t xml:space="preserve">Figure </w:t>
      </w:r>
      <w:r>
        <w:rPr>
          <w:sz w:val="24"/>
          <w:szCs w:val="24"/>
        </w:rPr>
        <w:t>4</w:t>
      </w:r>
      <w:r w:rsidR="00CB0B36">
        <w:fldChar w:fldCharType="end"/>
      </w:r>
      <w:r w:rsidRPr="005C7678">
        <w:rPr>
          <w:sz w:val="24"/>
          <w:szCs w:val="24"/>
        </w:rPr>
        <w:t xml:space="preserve"> but with all edges</w:t>
      </w:r>
    </w:p>
    <w:p w14:paraId="4042C7AB" w14:textId="15D35ED9" w:rsidR="00B24B30" w:rsidRDefault="006325DE" w:rsidP="0092265B">
      <w:pPr>
        <w:rPr>
          <w:lang w:val="en-US"/>
        </w:rPr>
      </w:pPr>
      <w:r>
        <w:rPr>
          <w:lang w:val="en-US"/>
        </w:rPr>
        <w:t>The next items in the interface are the checkboxes used for filters.</w:t>
      </w:r>
      <w:r w:rsidR="00F54E22">
        <w:rPr>
          <w:lang w:val="en-US"/>
        </w:rPr>
        <w:t xml:space="preserve"> Starting with “</w:t>
      </w:r>
      <w:commentRangeStart w:id="180"/>
      <w:commentRangeStart w:id="181"/>
      <w:r w:rsidR="00F54E22">
        <w:rPr>
          <w:lang w:val="en-US"/>
        </w:rPr>
        <w:t xml:space="preserve">Node </w:t>
      </w:r>
      <w:commentRangeEnd w:id="180"/>
      <w:r w:rsidR="00F54E22">
        <w:rPr>
          <w:rStyle w:val="CommentReference"/>
        </w:rPr>
        <w:commentReference w:id="180"/>
      </w:r>
      <w:commentRangeEnd w:id="181"/>
      <w:r w:rsidR="004F3EEB">
        <w:rPr>
          <w:rStyle w:val="CommentReference"/>
        </w:rPr>
        <w:commentReference w:id="181"/>
      </w:r>
      <w:r w:rsidR="00F54E22">
        <w:rPr>
          <w:lang w:val="en-US"/>
        </w:rPr>
        <w:t>F</w:t>
      </w:r>
      <w:r w:rsidR="00AD69BB">
        <w:rPr>
          <w:lang w:val="en-US"/>
        </w:rPr>
        <w:t>ilters</w:t>
      </w:r>
      <w:r w:rsidR="00F54E22">
        <w:rPr>
          <w:lang w:val="en-US"/>
        </w:rPr>
        <w:t>”</w:t>
      </w:r>
      <w:r w:rsidR="00AD69BB">
        <w:rPr>
          <w:lang w:val="en-US"/>
        </w:rPr>
        <w:t xml:space="preserve">, the “Agents Nodes”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Nodes” hides all </w:t>
      </w:r>
      <w:r w:rsidR="00AD69BB">
        <w:rPr>
          <w:lang w:val="en-US"/>
        </w:rPr>
        <w:lastRenderedPageBreak/>
        <w:t>verti</w:t>
      </w:r>
      <w:r w:rsidR="00F54E22">
        <w:rPr>
          <w:lang w:val="en-US"/>
        </w:rPr>
        <w:t>ces that have no edge linking them to other vertices</w:t>
      </w:r>
      <w:r w:rsidR="00AD69BB">
        <w:rPr>
          <w:lang w:val="en-US"/>
        </w:rPr>
        <w:t xml:space="preserve"> in the current display</w:t>
      </w:r>
      <w:r w:rsidR="00F54E22">
        <w:rPr>
          <w:lang w:val="en-US"/>
        </w:rPr>
        <w:t>ed graph</w:t>
      </w:r>
      <w:r w:rsidR="00AD69BB">
        <w:rPr>
          <w:lang w:val="en-US"/>
        </w:rPr>
        <w:t>. This is useful to clean the graph from vertices that have no edges</w:t>
      </w:r>
      <w:r w:rsidR="00F54E22">
        <w:rPr>
          <w:lang w:val="en-US"/>
        </w:rPr>
        <w:t>/influences</w:t>
      </w:r>
      <w:r w:rsidR="00AD69BB">
        <w:rPr>
          <w:lang w:val="en-US"/>
        </w:rPr>
        <w:t xml:space="preserve"> from the </w:t>
      </w:r>
      <w:r w:rsidR="00F54E22">
        <w:rPr>
          <w:lang w:val="en-US"/>
        </w:rPr>
        <w:t xml:space="preserve">selected </w:t>
      </w:r>
      <w:r w:rsidR="00AD69BB">
        <w:rPr>
          <w:lang w:val="en-US"/>
        </w:rPr>
        <w:t>types</w:t>
      </w:r>
      <w:r w:rsidR="00816830">
        <w:rPr>
          <w:lang w:val="en-US"/>
        </w:rPr>
        <w:t xml:space="preserve"> being displayed, reducing the number of vertices on the screen</w:t>
      </w:r>
      <w:r w:rsidR="00AD69BB">
        <w:rPr>
          <w:lang w:val="en-US"/>
        </w:rPr>
        <w:t xml:space="preserve">. </w:t>
      </w:r>
      <w:r w:rsidR="004453BB">
        <w:rPr>
          <w:lang w:val="en-US"/>
        </w:rPr>
        <w:t xml:space="preserve">The </w:t>
      </w:r>
      <w:r w:rsidR="00816830">
        <w:rPr>
          <w:lang w:val="en-US"/>
        </w:rPr>
        <w:t>“</w:t>
      </w:r>
      <w:commentRangeStart w:id="182"/>
      <w:r w:rsidR="00816830">
        <w:rPr>
          <w:lang w:val="en-US"/>
        </w:rPr>
        <w:t>E</w:t>
      </w:r>
      <w:r w:rsidR="00AD69BB">
        <w:rPr>
          <w:lang w:val="en-US"/>
        </w:rPr>
        <w:t xml:space="preserve">dge </w:t>
      </w:r>
      <w:r w:rsidR="00816830">
        <w:rPr>
          <w:lang w:val="en-US"/>
        </w:rPr>
        <w:t>F</w:t>
      </w:r>
      <w:r w:rsidR="00AD69BB">
        <w:rPr>
          <w:lang w:val="en-US"/>
        </w:rPr>
        <w:t>ilter</w:t>
      </w:r>
      <w:commentRangeEnd w:id="182"/>
      <w:r w:rsidR="00943C57">
        <w:rPr>
          <w:rStyle w:val="CommentReference"/>
        </w:rPr>
        <w:commentReference w:id="182"/>
      </w:r>
      <w:r w:rsidR="00816830">
        <w:rPr>
          <w:lang w:val="en-US"/>
        </w:rPr>
        <w:t>”</w:t>
      </w:r>
      <w:r w:rsidR="00AD69BB">
        <w:rPr>
          <w:lang w:val="en-US"/>
        </w:rPr>
        <w:t xml:space="preserve"> </w:t>
      </w:r>
      <w:r w:rsidR="004453BB">
        <w:rPr>
          <w:lang w:val="en-US"/>
        </w:rPr>
        <w:t>set</w:t>
      </w:r>
      <w:ins w:id="183" w:author="Leonardo Murta" w:date="2013-05-31T15:16:00Z">
        <w:r w:rsidR="00E71CD0">
          <w:rPr>
            <w:lang w:val="en-US"/>
          </w:rPr>
          <w:t>s</w:t>
        </w:r>
      </w:ins>
      <w:r w:rsidR="004453BB">
        <w:rPr>
          <w:lang w:val="en-US"/>
        </w:rPr>
        <w:t xml:space="preserve"> the display</w:t>
      </w:r>
      <w:r w:rsidR="00816830">
        <w:rPr>
          <w:lang w:val="en-US"/>
        </w:rPr>
        <w:t>ed graph</w:t>
      </w:r>
      <w:r w:rsidR="004453BB">
        <w:rPr>
          <w:lang w:val="en-US"/>
        </w:rPr>
        <w:t xml:space="preserve"> to</w:t>
      </w:r>
      <w:r w:rsidR="00AD69BB">
        <w:rPr>
          <w:lang w:val="en-US"/>
        </w:rPr>
        <w:t xml:space="preserve"> </w:t>
      </w:r>
      <w:commentRangeStart w:id="184"/>
      <w:r w:rsidR="004453BB">
        <w:rPr>
          <w:lang w:val="en-US"/>
        </w:rPr>
        <w:t xml:space="preserve">show </w:t>
      </w:r>
      <w:r w:rsidR="00816830">
        <w:rPr>
          <w:lang w:val="en-US"/>
        </w:rPr>
        <w:t xml:space="preserve">only </w:t>
      </w:r>
      <w:r w:rsidR="00AD69BB">
        <w:rPr>
          <w:lang w:val="en-US"/>
        </w:rPr>
        <w:t xml:space="preserve">the selected </w:t>
      </w:r>
      <w:commentRangeEnd w:id="184"/>
      <w:r w:rsidR="00E71CD0">
        <w:rPr>
          <w:rStyle w:val="CommentReference"/>
        </w:rPr>
        <w:commentReference w:id="184"/>
      </w:r>
      <w:r w:rsidR="00AD69BB">
        <w:rPr>
          <w:lang w:val="en-US"/>
        </w:rPr>
        <w:t xml:space="preserve">types of edges. </w:t>
      </w:r>
      <w:r w:rsidR="004453BB">
        <w:rPr>
          <w:lang w:val="en-US"/>
        </w:rPr>
        <w:t xml:space="preserve">This is done changing the display status of each edge in the graph, displaying only the types selected while hiding the rest. </w:t>
      </w:r>
      <w:r w:rsidR="00816830">
        <w:rPr>
          <w:lang w:val="en-US"/>
        </w:rPr>
        <w:t xml:space="preserve">No information is lost in this process, </w:t>
      </w:r>
      <w:ins w:id="185" w:author="Leonardo Murta" w:date="2013-05-31T15:18:00Z">
        <w:r w:rsidR="00CB3C66">
          <w:rPr>
            <w:lang w:val="en-US"/>
          </w:rPr>
          <w:t xml:space="preserve">the information is </w:t>
        </w:r>
      </w:ins>
      <w:r w:rsidR="00816830">
        <w:rPr>
          <w:lang w:val="en-US"/>
        </w:rPr>
        <w:t xml:space="preserve">only </w:t>
      </w:r>
      <w:del w:id="186" w:author="Leonardo Murta" w:date="2013-05-31T15:18:00Z">
        <w:r w:rsidR="00816830" w:rsidDel="00CB3C66">
          <w:rPr>
            <w:lang w:val="en-US"/>
          </w:rPr>
          <w:delText>invisible to</w:delText>
        </w:r>
      </w:del>
      <w:ins w:id="187" w:author="Leonardo Murta" w:date="2013-05-31T15:18:00Z">
        <w:r w:rsidR="00CB3C66">
          <w:rPr>
            <w:lang w:val="en-US"/>
          </w:rPr>
          <w:t>hidden from</w:t>
        </w:r>
      </w:ins>
      <w:r w:rsidR="00816830">
        <w:rPr>
          <w:lang w:val="en-US"/>
        </w:rPr>
        <w:t xml:space="preserve"> the user. </w:t>
      </w:r>
      <w:r w:rsidR="004453BB">
        <w:rPr>
          <w:lang w:val="en-US"/>
        </w:rPr>
        <w:t xml:space="preserve">An edge is composed of a value </w:t>
      </w:r>
      <w:del w:id="188" w:author="Leonardo Murta" w:date="2013-05-31T15:18:00Z">
        <w:r w:rsidR="004453BB" w:rsidDel="00CB3C66">
          <w:rPr>
            <w:lang w:val="en-US"/>
          </w:rPr>
          <w:delText xml:space="preserve">plus </w:delText>
        </w:r>
      </w:del>
      <w:ins w:id="189" w:author="Leonardo Murta" w:date="2013-05-31T15:18:00Z">
        <w:r w:rsidR="00CB3C66">
          <w:rPr>
            <w:lang w:val="en-US"/>
          </w:rPr>
          <w:t xml:space="preserve">and a </w:t>
        </w:r>
      </w:ins>
      <w:r w:rsidR="004453BB">
        <w:rPr>
          <w:lang w:val="en-US"/>
        </w:rPr>
        <w:t xml:space="preserve">type. For example, and edge labeled as </w:t>
      </w:r>
      <w:r w:rsidR="004453BB" w:rsidRPr="004453BB">
        <w:rPr>
          <w:i/>
          <w:lang w:val="en-US"/>
        </w:rPr>
        <w:t>342 validation</w:t>
      </w:r>
      <w:r w:rsidR="004453BB">
        <w:rPr>
          <w:lang w:val="en-US"/>
        </w:rPr>
        <w:t xml:space="preserve"> has a value of </w:t>
      </w:r>
      <w:r w:rsidR="004453BB" w:rsidRPr="00816830">
        <w:rPr>
          <w:i/>
          <w:lang w:val="en-US"/>
        </w:rPr>
        <w:t>342</w:t>
      </w:r>
      <w:r w:rsidR="004453BB">
        <w:rPr>
          <w:lang w:val="en-US"/>
        </w:rPr>
        <w:t xml:space="preserve"> and the </w:t>
      </w:r>
      <w:del w:id="190" w:author="Leonardo Murta" w:date="2013-05-31T15:19:00Z">
        <w:r w:rsidR="004453BB" w:rsidDel="00CB3C66">
          <w:rPr>
            <w:lang w:val="en-US"/>
          </w:rPr>
          <w:delText xml:space="preserve">type </w:delText>
        </w:r>
      </w:del>
      <w:r w:rsidR="004453BB" w:rsidRPr="004453BB">
        <w:rPr>
          <w:i/>
          <w:lang w:val="en-US"/>
        </w:rPr>
        <w:t>validation</w:t>
      </w:r>
      <w:ins w:id="191" w:author="Leonardo Murta" w:date="2013-05-31T15:19:00Z">
        <w:r w:rsidR="00CB3C66" w:rsidRPr="00CB3C66">
          <w:rPr>
            <w:lang w:val="en-US"/>
          </w:rPr>
          <w:t xml:space="preserve"> </w:t>
        </w:r>
        <w:r w:rsidR="00CB3C66">
          <w:rPr>
            <w:lang w:val="en-US"/>
          </w:rPr>
          <w:t>type</w:t>
        </w:r>
      </w:ins>
      <w:r w:rsidR="004453BB">
        <w:rPr>
          <w:lang w:val="en-US"/>
        </w:rPr>
        <w:t xml:space="preserve">.  </w:t>
      </w:r>
      <w:del w:id="192" w:author="Leonardo Murta" w:date="2013-05-31T15:19:00Z">
        <w:r w:rsidR="00AD69BB" w:rsidDel="00DE4A82">
          <w:rPr>
            <w:lang w:val="en-US"/>
          </w:rPr>
          <w:delText xml:space="preserve">From </w:delText>
        </w:r>
      </w:del>
      <w:ins w:id="193" w:author="Leonardo Murta" w:date="2013-05-31T15:19:00Z">
        <w:r w:rsidR="00DE4A82">
          <w:rPr>
            <w:lang w:val="en-US"/>
          </w:rPr>
          <w:t xml:space="preserve">In the case of </w:t>
        </w:r>
      </w:ins>
      <w:r w:rsidR="00AD69BB">
        <w:rPr>
          <w:lang w:val="en-US"/>
        </w:rPr>
        <w:t>SDM, the edge’s types can be: Credits, Quality, Progress, Aid, Val</w:t>
      </w:r>
      <w:r w:rsidR="004453BB">
        <w:rPr>
          <w:lang w:val="en-US"/>
        </w:rPr>
        <w:t xml:space="preserve"> (short for Validation)</w:t>
      </w:r>
      <w:r w:rsidR="00AD69BB">
        <w:rPr>
          <w:lang w:val="en-US"/>
        </w:rPr>
        <w:t xml:space="preserve">, Discovery, Repair, Bugs, Test Cases, Morale, and Stamina. Neutral edges are edges that represent association between vertices, while the others represent influences. </w:t>
      </w:r>
      <w:r w:rsidR="004453BB">
        <w:rPr>
          <w:lang w:val="en-US"/>
        </w:rPr>
        <w:t xml:space="preserve">Black edges are neutral edges, which are also dotted, </w:t>
      </w:r>
      <w:commentRangeStart w:id="194"/>
      <w:r w:rsidR="004453BB">
        <w:rPr>
          <w:lang w:val="en-US"/>
        </w:rPr>
        <w:t>or edges with a value equal to zero</w:t>
      </w:r>
      <w:commentRangeEnd w:id="194"/>
      <w:r w:rsidR="00C01FFC">
        <w:rPr>
          <w:rStyle w:val="CommentReference"/>
        </w:rPr>
        <w:commentReference w:id="194"/>
      </w:r>
      <w:r w:rsidR="004453BB">
        <w:rPr>
          <w:lang w:val="en-US"/>
        </w:rPr>
        <w:t xml:space="preserve">. </w:t>
      </w:r>
      <w:r w:rsidR="00AD69BB">
        <w:rPr>
          <w:lang w:val="en-US"/>
        </w:rPr>
        <w:t xml:space="preserve">Note that </w:t>
      </w:r>
      <w:r w:rsidR="008027A6">
        <w:rPr>
          <w:lang w:val="en-US"/>
        </w:rPr>
        <w:t>only the “Neutral” type is selected in</w:t>
      </w:r>
      <w:r w:rsidR="00AD69BB">
        <w:rPr>
          <w:lang w:val="en-US"/>
        </w:rPr>
        <w:t xml:space="preserve"> the displayed graph </w:t>
      </w:r>
      <w:del w:id="195" w:author="Leonardo Murta" w:date="2013-05-31T15:21:00Z">
        <w:r w:rsidR="00AD69BB" w:rsidDel="002F3757">
          <w:rPr>
            <w:lang w:val="en-US"/>
          </w:rPr>
          <w:delText xml:space="preserve">from </w:delText>
        </w:r>
      </w:del>
      <w:ins w:id="196" w:author="Leonardo Murta" w:date="2013-05-31T15:21:00Z">
        <w:r w:rsidR="002F3757">
          <w:rPr>
            <w:lang w:val="en-US"/>
          </w:rPr>
          <w:t xml:space="preserve">shown in </w:t>
        </w:r>
      </w:ins>
      <w:r w:rsidR="00B355E7">
        <w:rPr>
          <w:lang w:val="en-US"/>
        </w:rPr>
        <w:fldChar w:fldCharType="begin"/>
      </w:r>
      <w:r w:rsidR="00AD69BB">
        <w:rPr>
          <w:lang w:val="en-US"/>
        </w:rPr>
        <w:instrText xml:space="preserve"> REF _Ref357002313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4</w:t>
      </w:r>
      <w:r w:rsidR="00B355E7">
        <w:rPr>
          <w:lang w:val="en-US"/>
        </w:rPr>
        <w:fldChar w:fldCharType="end"/>
      </w:r>
      <w:r w:rsidR="00AD69BB">
        <w:rPr>
          <w:lang w:val="en-US"/>
        </w:rPr>
        <w:t xml:space="preserve">. This means that the graph is </w:t>
      </w:r>
      <w:ins w:id="197" w:author="Leonardo Murta" w:date="2013-05-31T15:21:00Z">
        <w:r w:rsidR="002F3757">
          <w:rPr>
            <w:lang w:val="en-US"/>
          </w:rPr>
          <w:t xml:space="preserve">showing </w:t>
        </w:r>
      </w:ins>
      <w:r w:rsidR="00AD69BB">
        <w:rPr>
          <w:lang w:val="en-US"/>
        </w:rPr>
        <w:t xml:space="preserve">only </w:t>
      </w:r>
      <w:del w:id="198" w:author="Leonardo Murta" w:date="2013-05-31T15:21:00Z">
        <w:r w:rsidR="00AD69BB" w:rsidDel="002F3757">
          <w:rPr>
            <w:lang w:val="en-US"/>
          </w:rPr>
          <w:delText xml:space="preserve">showing </w:delText>
        </w:r>
      </w:del>
      <w:r w:rsidR="00AD69BB">
        <w:rPr>
          <w:lang w:val="en-US"/>
        </w:rPr>
        <w:t>neutral edges</w:t>
      </w:r>
      <w:r w:rsidR="004453BB">
        <w:rPr>
          <w:lang w:val="en-US"/>
        </w:rPr>
        <w:t xml:space="preserve">. The graph </w:t>
      </w:r>
      <w:r w:rsidR="00AD69BB">
        <w:rPr>
          <w:lang w:val="en-US"/>
        </w:rPr>
        <w:t xml:space="preserve">is set to always start the visualization with only </w:t>
      </w:r>
      <w:r w:rsidR="004453BB">
        <w:rPr>
          <w:lang w:val="en-US"/>
        </w:rPr>
        <w:t>the neutral</w:t>
      </w:r>
      <w:r w:rsidR="00AD69BB">
        <w:rPr>
          <w:lang w:val="en-US"/>
        </w:rPr>
        <w:t xml:space="preserve"> type se</w:t>
      </w:r>
      <w:r w:rsidR="004453BB">
        <w:rPr>
          <w:lang w:val="en-US"/>
        </w:rPr>
        <w:t>lected, pre-filtering all other edges</w:t>
      </w:r>
      <w:r w:rsidR="00AD69BB">
        <w:rPr>
          <w:lang w:val="en-US"/>
        </w:rPr>
        <w:t xml:space="preserve">. </w:t>
      </w:r>
      <w:r w:rsidR="004453BB">
        <w:rPr>
          <w:lang w:val="en-US"/>
        </w:rPr>
        <w:t xml:space="preserve">This is just an example of possible pre-filtering. Any type of filter can be used during the initialization of the graph. This is useful to reduce the graph granularity, hiding information from the user to avoid overwhelming him. </w:t>
      </w:r>
      <w:r w:rsidR="00AD69BB">
        <w:rPr>
          <w:lang w:val="en-US"/>
        </w:rPr>
        <w:t xml:space="preserve">The full graph can be seen if all edge’s types are selected, resulting in the </w:t>
      </w:r>
      <w:r w:rsidR="00B91F74">
        <w:rPr>
          <w:lang w:val="en-US"/>
        </w:rPr>
        <w:t xml:space="preserve">section of the </w:t>
      </w:r>
      <w:r w:rsidR="00AD69BB">
        <w:rPr>
          <w:lang w:val="en-US"/>
        </w:rPr>
        <w:t xml:space="preserve">graph illustrated by </w:t>
      </w:r>
      <w:r w:rsidR="00B355E7">
        <w:rPr>
          <w:lang w:val="en-US"/>
        </w:rPr>
        <w:fldChar w:fldCharType="begin"/>
      </w:r>
      <w:r w:rsidR="00AD69BB">
        <w:rPr>
          <w:lang w:val="en-US"/>
        </w:rPr>
        <w:instrText xml:space="preserve"> REF _Ref357006932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5</w:t>
      </w:r>
      <w:r w:rsidR="00B355E7">
        <w:rPr>
          <w:lang w:val="en-US"/>
        </w:rPr>
        <w:fldChar w:fldCharType="end"/>
      </w:r>
      <w:r w:rsidR="00AD69BB">
        <w:rPr>
          <w:lang w:val="en-US"/>
        </w:rPr>
        <w:t>.</w:t>
      </w:r>
      <w:r w:rsidR="00990BBC">
        <w:rPr>
          <w:lang w:val="en-US"/>
        </w:rPr>
        <w:t xml:space="preserve"> The “Edge Text”, when selected, </w:t>
      </w:r>
      <w:r w:rsidR="008027A6">
        <w:rPr>
          <w:lang w:val="en-US"/>
        </w:rPr>
        <w:t>displays</w:t>
      </w:r>
      <w:r w:rsidR="00990BBC">
        <w:rPr>
          <w:lang w:val="en-US"/>
        </w:rPr>
        <w:t xml:space="preserve"> the edge label</w:t>
      </w:r>
      <w:r w:rsidR="00B91F74">
        <w:rPr>
          <w:lang w:val="en-US"/>
        </w:rPr>
        <w:t>, containing its value and type</w:t>
      </w:r>
      <w:r w:rsidR="00990BBC">
        <w:rPr>
          <w:lang w:val="en-US"/>
        </w:rPr>
        <w:t>.</w:t>
      </w:r>
      <w:r w:rsidR="00B91F74">
        <w:rPr>
          <w:lang w:val="en-US"/>
        </w:rPr>
        <w:t xml:space="preserve"> This information </w:t>
      </w:r>
      <w:ins w:id="199" w:author="Leonardo Murta" w:date="2013-05-31T15:23:00Z">
        <w:r w:rsidR="00D66412">
          <w:rPr>
            <w:lang w:val="en-US"/>
          </w:rPr>
          <w:t>is also shown</w:t>
        </w:r>
      </w:ins>
      <w:del w:id="200" w:author="Leonardo Murta" w:date="2013-05-31T15:23:00Z">
        <w:r w:rsidR="00B91F74" w:rsidDel="00D66412">
          <w:rPr>
            <w:lang w:val="en-US"/>
          </w:rPr>
          <w:delText>can also be seen by</w:delText>
        </w:r>
      </w:del>
      <w:ins w:id="201" w:author="Leonardo Murta" w:date="2013-05-31T15:23:00Z">
        <w:r w:rsidR="00D66412">
          <w:rPr>
            <w:lang w:val="en-US"/>
          </w:rPr>
          <w:t xml:space="preserve"> as a tooltip when</w:t>
        </w:r>
      </w:ins>
      <w:r w:rsidR="00B91F74">
        <w:rPr>
          <w:lang w:val="en-US"/>
        </w:rPr>
        <w:t xml:space="preserve"> moving the cursor to the edge</w:t>
      </w:r>
      <w:del w:id="202" w:author="Leonardo Murta" w:date="2013-05-31T15:23:00Z">
        <w:r w:rsidR="00B91F74" w:rsidDel="00D66412">
          <w:rPr>
            <w:lang w:val="en-US"/>
          </w:rPr>
          <w:delText>, displaying a tooltip</w:delText>
        </w:r>
      </w:del>
      <w:r w:rsidR="00B91F74">
        <w:rPr>
          <w:lang w:val="en-US"/>
        </w:rPr>
        <w:t>. Vertices details are also available by moving the cursor over it.</w:t>
      </w:r>
    </w:p>
    <w:p w14:paraId="5CF2BE11" w14:textId="7B009FA2" w:rsidR="00C861EC" w:rsidRDefault="00C861EC" w:rsidP="0092265B">
      <w:pPr>
        <w:rPr>
          <w:color w:val="FF0000"/>
          <w:lang w:val="en-US"/>
        </w:rPr>
      </w:pPr>
      <w:r>
        <w:rPr>
          <w:lang w:val="en-US"/>
        </w:rPr>
        <w:t xml:space="preserve">The edge filter is important because it allows for the identification of types of influences in the graph, filtering other influences that are not relevant for the </w:t>
      </w:r>
      <w:r w:rsidR="00816830">
        <w:rPr>
          <w:lang w:val="en-US"/>
        </w:rPr>
        <w:t xml:space="preserve">desired </w:t>
      </w:r>
      <w:r>
        <w:rPr>
          <w:lang w:val="en-US"/>
        </w:rPr>
        <w:t>analysis. For examp</w:t>
      </w:r>
      <w:r w:rsidRPr="00437896">
        <w:rPr>
          <w:lang w:val="en-US"/>
        </w:rPr>
        <w:t xml:space="preserve">le, </w:t>
      </w:r>
      <w:r w:rsidR="00816830">
        <w:rPr>
          <w:lang w:val="en-US"/>
        </w:rPr>
        <w:t>at days 10 and 11</w:t>
      </w:r>
      <w:ins w:id="203" w:author="Leonardo Murta" w:date="2013-05-31T15:24:00Z">
        <w:r w:rsidR="00EA5707">
          <w:rPr>
            <w:lang w:val="en-US"/>
          </w:rPr>
          <w:t>, the</w:t>
        </w:r>
      </w:ins>
      <w:r w:rsidR="00437896" w:rsidRPr="00437896">
        <w:rPr>
          <w:lang w:val="en-US"/>
        </w:rPr>
        <w:t xml:space="preserve"> employee Daniel had drastic changes in his performance, dropping from </w:t>
      </w:r>
      <w:r w:rsidR="00437896" w:rsidRPr="004304F7">
        <w:rPr>
          <w:i/>
          <w:lang w:val="en-US"/>
        </w:rPr>
        <w:t>342 validation</w:t>
      </w:r>
      <w:r w:rsidR="00437896" w:rsidRPr="00437896">
        <w:rPr>
          <w:lang w:val="en-US"/>
        </w:rPr>
        <w:t xml:space="preserve"> to </w:t>
      </w:r>
      <w:r w:rsidR="00437896" w:rsidRPr="004304F7">
        <w:rPr>
          <w:i/>
          <w:lang w:val="en-US"/>
        </w:rPr>
        <w:t>34 validation</w:t>
      </w:r>
      <w:r w:rsidR="004304F7">
        <w:rPr>
          <w:lang w:val="en-US"/>
        </w:rPr>
        <w:t xml:space="preserve">, as shown </w:t>
      </w:r>
      <w:del w:id="204" w:author="Leonardo Murta" w:date="2013-05-31T15:24:00Z">
        <w:r w:rsidR="004304F7" w:rsidDel="00EA5707">
          <w:rPr>
            <w:lang w:val="en-US"/>
          </w:rPr>
          <w:delText xml:space="preserve">by </w:delText>
        </w:r>
      </w:del>
      <w:ins w:id="205" w:author="Leonardo Murta" w:date="2013-05-31T15:24:00Z">
        <w:r w:rsidR="00EA5707">
          <w:rPr>
            <w:lang w:val="en-US"/>
          </w:rPr>
          <w:t xml:space="preserve">in </w:t>
        </w:r>
      </w:ins>
      <w:r w:rsidR="00816830">
        <w:rPr>
          <w:lang w:val="en-US"/>
        </w:rPr>
        <w:fldChar w:fldCharType="begin"/>
      </w:r>
      <w:r w:rsidR="00816830">
        <w:rPr>
          <w:lang w:val="en-US"/>
        </w:rPr>
        <w:instrText xml:space="preserve"> REF _Ref357603253 \h </w:instrText>
      </w:r>
      <w:r w:rsidR="00816830">
        <w:rPr>
          <w:lang w:val="en-US"/>
        </w:rPr>
      </w:r>
      <w:r w:rsidR="00816830">
        <w:rPr>
          <w:lang w:val="en-US"/>
        </w:rPr>
        <w:fldChar w:fldCharType="separate"/>
      </w:r>
      <w:r w:rsidR="00816830" w:rsidRPr="00816830">
        <w:rPr>
          <w:szCs w:val="24"/>
          <w:lang w:val="en-US"/>
        </w:rPr>
        <w:t xml:space="preserve">Figure </w:t>
      </w:r>
      <w:r w:rsidR="00816830" w:rsidRPr="00816830">
        <w:rPr>
          <w:noProof/>
          <w:szCs w:val="24"/>
          <w:lang w:val="en-US"/>
        </w:rPr>
        <w:t>6</w:t>
      </w:r>
      <w:r w:rsidR="00816830">
        <w:rPr>
          <w:lang w:val="en-US"/>
        </w:rPr>
        <w:fldChar w:fldCharType="end"/>
      </w:r>
      <w:r w:rsidR="004304F7">
        <w:rPr>
          <w:lang w:val="en-US"/>
        </w:rPr>
        <w:t>. This was detected by activating the “Val” edge filter. The reason for this sudden drop can be traced to Mirax and Yesha by changing the filter to “Aid”</w:t>
      </w:r>
      <w:ins w:id="206" w:author="Leonardo Murta" w:date="2013-05-31T15:24:00Z">
        <w:r w:rsidR="00EA5707">
          <w:rPr>
            <w:lang w:val="en-US"/>
          </w:rPr>
          <w:t>.</w:t>
        </w:r>
      </w:ins>
      <w:del w:id="207" w:author="Leonardo Murta" w:date="2013-05-31T15:24:00Z">
        <w:r w:rsidR="004304F7" w:rsidDel="00EA5707">
          <w:rPr>
            <w:lang w:val="en-US"/>
          </w:rPr>
          <w:delText>,</w:delText>
        </w:r>
      </w:del>
      <w:r w:rsidR="004304F7">
        <w:rPr>
          <w:lang w:val="en-US"/>
        </w:rPr>
        <w:t xml:space="preserve"> </w:t>
      </w:r>
      <w:del w:id="208" w:author="Leonardo Murta" w:date="2013-05-31T15:24:00Z">
        <w:r w:rsidR="004304F7" w:rsidDel="00EA5707">
          <w:rPr>
            <w:lang w:val="en-US"/>
          </w:rPr>
          <w:delText xml:space="preserve">where </w:delText>
        </w:r>
      </w:del>
      <w:r w:rsidR="004304F7">
        <w:rPr>
          <w:lang w:val="en-US"/>
        </w:rPr>
        <w:t xml:space="preserve">Yesha provided an aid of 298% in day 10 and </w:t>
      </w:r>
      <w:commentRangeStart w:id="209"/>
      <w:r w:rsidR="004304F7">
        <w:rPr>
          <w:lang w:val="en-US"/>
        </w:rPr>
        <w:t>a negative aid of 248</w:t>
      </w:r>
      <w:r w:rsidR="00816830">
        <w:rPr>
          <w:lang w:val="en-US"/>
        </w:rPr>
        <w:t>%</w:t>
      </w:r>
      <w:r w:rsidR="004304F7">
        <w:rPr>
          <w:lang w:val="en-US"/>
        </w:rPr>
        <w:t xml:space="preserve"> at </w:t>
      </w:r>
      <w:commentRangeEnd w:id="209"/>
      <w:r w:rsidR="004537B0">
        <w:rPr>
          <w:rStyle w:val="CommentReference"/>
        </w:rPr>
        <w:commentReference w:id="209"/>
      </w:r>
      <w:r w:rsidR="004304F7">
        <w:rPr>
          <w:lang w:val="en-US"/>
        </w:rPr>
        <w:t xml:space="preserve">day 11 to Daniel. </w:t>
      </w:r>
      <w:ins w:id="210" w:author="Leonardo Murta" w:date="2013-05-31T15:25:00Z">
        <w:r w:rsidR="00EA5707">
          <w:rPr>
            <w:lang w:val="en-US"/>
          </w:rPr>
          <w:t xml:space="preserve">Moreover, </w:t>
        </w:r>
      </w:ins>
      <w:r w:rsidR="004304F7">
        <w:rPr>
          <w:lang w:val="en-US"/>
        </w:rPr>
        <w:t>Mirax provided 227% and 136%</w:t>
      </w:r>
      <w:ins w:id="211" w:author="Leonardo Murta" w:date="2013-05-31T15:25:00Z">
        <w:r w:rsidR="00EA5707">
          <w:rPr>
            <w:lang w:val="en-US"/>
          </w:rPr>
          <w:t>,</w:t>
        </w:r>
      </w:ins>
      <w:r w:rsidR="00816830">
        <w:rPr>
          <w:lang w:val="en-US"/>
        </w:rPr>
        <w:t xml:space="preserve"> respectively</w:t>
      </w:r>
      <w:ins w:id="212" w:author="Leonardo Murta" w:date="2013-05-31T15:25:00Z">
        <w:r w:rsidR="00EA5707">
          <w:rPr>
            <w:lang w:val="en-US"/>
          </w:rPr>
          <w:t xml:space="preserve"> for days 10 and 11</w:t>
        </w:r>
      </w:ins>
      <w:r w:rsidR="004304F7">
        <w:rPr>
          <w:lang w:val="en-US"/>
        </w:rPr>
        <w:t>. By combining the</w:t>
      </w:r>
      <w:r w:rsidR="00816830">
        <w:rPr>
          <w:lang w:val="en-US"/>
        </w:rPr>
        <w:t>se</w:t>
      </w:r>
      <w:r w:rsidR="004304F7">
        <w:rPr>
          <w:lang w:val="en-US"/>
        </w:rPr>
        <w:t xml:space="preserve"> factors, at day 10 Daniel </w:t>
      </w:r>
      <w:del w:id="213" w:author="Leonardo Murta" w:date="2013-05-31T15:25:00Z">
        <w:r w:rsidR="004304F7" w:rsidDel="00EA5707">
          <w:rPr>
            <w:lang w:val="en-US"/>
          </w:rPr>
          <w:delText xml:space="preserve">had </w:delText>
        </w:r>
      </w:del>
      <w:ins w:id="214" w:author="Leonardo Murta" w:date="2013-05-31T15:25:00Z">
        <w:r w:rsidR="00EA5707">
          <w:rPr>
            <w:lang w:val="en-US"/>
          </w:rPr>
          <w:t xml:space="preserve">receive a bonus of </w:t>
        </w:r>
      </w:ins>
      <w:r w:rsidR="004304F7">
        <w:rPr>
          <w:lang w:val="en-US"/>
        </w:rPr>
        <w:t xml:space="preserve">525% </w:t>
      </w:r>
      <w:del w:id="215" w:author="Leonardo Murta" w:date="2013-05-31T15:25:00Z">
        <w:r w:rsidR="004304F7" w:rsidDel="00EA5707">
          <w:rPr>
            <w:lang w:val="en-US"/>
          </w:rPr>
          <w:delText xml:space="preserve">bonus </w:delText>
        </w:r>
      </w:del>
      <w:r w:rsidR="004304F7">
        <w:rPr>
          <w:lang w:val="en-US"/>
        </w:rPr>
        <w:t xml:space="preserve">in his task, while at day 11 he </w:t>
      </w:r>
      <w:del w:id="216" w:author="Leonardo Murta" w:date="2013-05-31T15:25:00Z">
        <w:r w:rsidR="004304F7" w:rsidDel="00EA5707">
          <w:rPr>
            <w:lang w:val="en-US"/>
          </w:rPr>
          <w:delText xml:space="preserve">had </w:delText>
        </w:r>
      </w:del>
      <w:ins w:id="217" w:author="Leonardo Murta" w:date="2013-05-31T15:25:00Z">
        <w:r w:rsidR="00C234A7">
          <w:rPr>
            <w:lang w:val="en-US"/>
          </w:rPr>
          <w:t>receiver</w:t>
        </w:r>
        <w:r w:rsidR="00EA5707">
          <w:rPr>
            <w:lang w:val="en-US"/>
          </w:rPr>
          <w:t xml:space="preserve"> </w:t>
        </w:r>
      </w:ins>
      <w:commentRangeStart w:id="218"/>
      <w:r w:rsidR="004304F7">
        <w:rPr>
          <w:lang w:val="en-US"/>
        </w:rPr>
        <w:t>-112%</w:t>
      </w:r>
      <w:commentRangeEnd w:id="218"/>
      <w:r w:rsidR="00C234A7">
        <w:rPr>
          <w:rStyle w:val="CommentReference"/>
        </w:rPr>
        <w:commentReference w:id="218"/>
      </w:r>
      <w:r w:rsidR="004304F7">
        <w:rPr>
          <w:lang w:val="en-US"/>
        </w:rPr>
        <w:t>. Thoroughly, Daniel 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14:paraId="67726EEF" w14:textId="77777777" w:rsidR="004304F7" w:rsidRDefault="00437896" w:rsidP="00A66757">
      <w:pPr>
        <w:keepNext/>
        <w:ind w:firstLine="0"/>
        <w:jc w:val="center"/>
      </w:pPr>
      <w:r>
        <w:rPr>
          <w:noProof/>
          <w:lang w:val="en-US"/>
        </w:rPr>
        <w:lastRenderedPageBreak/>
        <w:drawing>
          <wp:inline distT="0" distB="0" distL="0" distR="0" wp14:anchorId="30C46F89" wp14:editId="7AF7962F">
            <wp:extent cx="4514850" cy="3132901"/>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520453" cy="3136789"/>
                    </a:xfrm>
                    <a:prstGeom prst="rect">
                      <a:avLst/>
                    </a:prstGeom>
                    <a:noFill/>
                    <a:ln w="9525">
                      <a:noFill/>
                      <a:miter lim="800000"/>
                      <a:headEnd/>
                      <a:tailEnd/>
                    </a:ln>
                  </pic:spPr>
                </pic:pic>
              </a:graphicData>
            </a:graphic>
          </wp:inline>
        </w:drawing>
      </w:r>
    </w:p>
    <w:p w14:paraId="2C16C215" w14:textId="77777777" w:rsidR="00437896" w:rsidRPr="004304F7" w:rsidRDefault="004304F7" w:rsidP="00D860E0">
      <w:pPr>
        <w:pStyle w:val="Caption"/>
        <w:spacing w:before="0" w:beforeAutospacing="0"/>
        <w:jc w:val="both"/>
        <w:rPr>
          <w:sz w:val="24"/>
          <w:szCs w:val="24"/>
        </w:rPr>
      </w:pPr>
      <w:bookmarkStart w:id="219" w:name="_Ref357603253"/>
      <w:commentRangeStart w:id="220"/>
      <w:r w:rsidRPr="004304F7">
        <w:rPr>
          <w:sz w:val="24"/>
          <w:szCs w:val="24"/>
        </w:rPr>
        <w:t xml:space="preserve">Figure </w:t>
      </w:r>
      <w:commentRangeEnd w:id="220"/>
      <w:r w:rsidR="003C123A">
        <w:rPr>
          <w:rStyle w:val="CommentReference"/>
          <w:rFonts w:cstheme="minorBidi"/>
          <w:b w:val="0"/>
          <w:bCs w:val="0"/>
          <w:lang w:val="pt-BR"/>
        </w:rPr>
        <w:commentReference w:id="220"/>
      </w:r>
      <w:r w:rsidR="00B355E7" w:rsidRPr="004304F7">
        <w:rPr>
          <w:sz w:val="24"/>
          <w:szCs w:val="24"/>
        </w:rPr>
        <w:fldChar w:fldCharType="begin"/>
      </w:r>
      <w:r w:rsidRPr="004304F7">
        <w:rPr>
          <w:sz w:val="24"/>
          <w:szCs w:val="24"/>
        </w:rPr>
        <w:instrText xml:space="preserve"> SEQ Figure \* ARABIC </w:instrText>
      </w:r>
      <w:r w:rsidR="00B355E7" w:rsidRPr="004304F7">
        <w:rPr>
          <w:sz w:val="24"/>
          <w:szCs w:val="24"/>
        </w:rPr>
        <w:fldChar w:fldCharType="separate"/>
      </w:r>
      <w:r w:rsidR="00A66757">
        <w:rPr>
          <w:noProof/>
          <w:sz w:val="24"/>
          <w:szCs w:val="24"/>
        </w:rPr>
        <w:t>6</w:t>
      </w:r>
      <w:r w:rsidR="00B355E7" w:rsidRPr="004304F7">
        <w:rPr>
          <w:sz w:val="24"/>
          <w:szCs w:val="24"/>
        </w:rPr>
        <w:fldChar w:fldCharType="end"/>
      </w:r>
      <w:bookmarkEnd w:id="219"/>
      <w:r w:rsidRPr="004304F7">
        <w:rPr>
          <w:sz w:val="24"/>
          <w:szCs w:val="24"/>
        </w:rPr>
        <w:t xml:space="preserve">: Analyzing Daniel's productivity. Left picture has </w:t>
      </w:r>
      <w:r w:rsidR="009312D5">
        <w:rPr>
          <w:sz w:val="24"/>
          <w:szCs w:val="24"/>
        </w:rPr>
        <w:t>the</w:t>
      </w:r>
      <w:r w:rsidRPr="004304F7">
        <w:rPr>
          <w:sz w:val="24"/>
          <w:szCs w:val="24"/>
        </w:rPr>
        <w:t xml:space="preserve"> "Val" edge filter on. </w:t>
      </w:r>
      <w:r>
        <w:rPr>
          <w:sz w:val="24"/>
          <w:szCs w:val="24"/>
        </w:rPr>
        <w:t>The r</w:t>
      </w:r>
      <w:r w:rsidRPr="004304F7">
        <w:rPr>
          <w:sz w:val="24"/>
          <w:szCs w:val="24"/>
        </w:rPr>
        <w:t xml:space="preserve">ight picture </w:t>
      </w:r>
      <w:r>
        <w:rPr>
          <w:sz w:val="24"/>
          <w:szCs w:val="24"/>
        </w:rPr>
        <w:t xml:space="preserve">has </w:t>
      </w:r>
      <w:r w:rsidR="009312D5">
        <w:rPr>
          <w:sz w:val="24"/>
          <w:szCs w:val="24"/>
        </w:rPr>
        <w:t>the</w:t>
      </w:r>
      <w:r w:rsidRPr="004304F7">
        <w:rPr>
          <w:sz w:val="24"/>
          <w:szCs w:val="24"/>
        </w:rPr>
        <w:t xml:space="preserve"> "Aid" edge filter</w:t>
      </w:r>
      <w:r>
        <w:rPr>
          <w:sz w:val="24"/>
          <w:szCs w:val="24"/>
        </w:rPr>
        <w:t xml:space="preserve"> on. Employees are: Yesha (upper tasks), Daniel (Middle), and Mirax</w:t>
      </w:r>
      <w:r w:rsidR="009312D5">
        <w:rPr>
          <w:sz w:val="24"/>
          <w:szCs w:val="24"/>
        </w:rPr>
        <w:t xml:space="preserve"> </w:t>
      </w:r>
      <w:r>
        <w:rPr>
          <w:sz w:val="24"/>
          <w:szCs w:val="24"/>
        </w:rPr>
        <w:t>(bottom).</w:t>
      </w:r>
    </w:p>
    <w:p w14:paraId="002071C1" w14:textId="5185C507" w:rsidR="00390181" w:rsidRDefault="00EB6321" w:rsidP="0092265B">
      <w:pPr>
        <w:rPr>
          <w:lang w:val="en-US"/>
        </w:rPr>
      </w:pPr>
      <w:r>
        <w:rPr>
          <w:lang w:val="en-US"/>
        </w:rPr>
        <w:t>The “Attribute Status” changes the vertex color according to their values from the selected attribute. In SDM they c</w:t>
      </w:r>
      <w:r w:rsidR="005C7B64">
        <w:rPr>
          <w:lang w:val="en-US"/>
        </w:rPr>
        <w:t>an be: Morale, Stamina, Hours (s</w:t>
      </w:r>
      <w:r>
        <w:rPr>
          <w:lang w:val="en-US"/>
        </w:rPr>
        <w:t xml:space="preserve">hort </w:t>
      </w:r>
      <w:r w:rsidR="005C7B64">
        <w:rPr>
          <w:lang w:val="en-US"/>
        </w:rPr>
        <w:t>for</w:t>
      </w:r>
      <w:r>
        <w:rPr>
          <w:lang w:val="en-US"/>
        </w:rPr>
        <w:t xml:space="preserve"> Working Hours), Weekend (</w:t>
      </w:r>
      <w:del w:id="221" w:author="Leonardo Murta" w:date="2013-05-31T15:31:00Z">
        <w:r w:rsidDel="006536D8">
          <w:rPr>
            <w:lang w:val="en-US"/>
          </w:rPr>
          <w:delText xml:space="preserve">marks </w:delText>
        </w:r>
      </w:del>
      <w:ins w:id="222" w:author="Leonardo Murta" w:date="2013-05-31T15:31:00Z">
        <w:r w:rsidR="006536D8">
          <w:rPr>
            <w:lang w:val="en-US"/>
          </w:rPr>
          <w:t xml:space="preserve">highlights </w:t>
        </w:r>
      </w:ins>
      <w:del w:id="223" w:author="Leonardo Murta" w:date="2013-05-31T15:31:00Z">
        <w:r w:rsidDel="006536D8">
          <w:rPr>
            <w:lang w:val="en-US"/>
          </w:rPr>
          <w:delText xml:space="preserve">vertices from days </w:delText>
        </w:r>
      </w:del>
      <w:r w:rsidR="005C7B64">
        <w:rPr>
          <w:lang w:val="en-US"/>
        </w:rPr>
        <w:t>“S</w:t>
      </w:r>
      <w:r>
        <w:rPr>
          <w:lang w:val="en-US"/>
        </w:rPr>
        <w:t>aturday</w:t>
      </w:r>
      <w:r w:rsidR="005C7B64">
        <w:rPr>
          <w:lang w:val="en-US"/>
        </w:rPr>
        <w:t>”</w:t>
      </w:r>
      <w:r>
        <w:rPr>
          <w:lang w:val="en-US"/>
        </w:rPr>
        <w:t xml:space="preserve"> and </w:t>
      </w:r>
      <w:r w:rsidR="005C7B64">
        <w:rPr>
          <w:lang w:val="en-US"/>
        </w:rPr>
        <w:t>“S</w:t>
      </w:r>
      <w:r>
        <w:rPr>
          <w:lang w:val="en-US"/>
        </w:rPr>
        <w:t>unday</w:t>
      </w:r>
      <w:r w:rsidR="005C7B64">
        <w:rPr>
          <w:lang w:val="en-US"/>
        </w:rPr>
        <w:t>”</w:t>
      </w:r>
      <w:ins w:id="224" w:author="Leonardo Murta" w:date="2013-05-31T15:31:00Z">
        <w:r w:rsidR="006536D8">
          <w:rPr>
            <w:lang w:val="en-US"/>
          </w:rPr>
          <w:t xml:space="preserve"> vertices</w:t>
        </w:r>
      </w:ins>
      <w:r>
        <w:rPr>
          <w:lang w:val="en-US"/>
        </w:rPr>
        <w:t xml:space="preserve">), Credits, and Role. The vertex color </w:t>
      </w:r>
      <w:del w:id="225" w:author="Leonardo Murta" w:date="2013-05-31T15:31:00Z">
        <w:r w:rsidDel="006536D8">
          <w:rPr>
            <w:lang w:val="en-US"/>
          </w:rPr>
          <w:delText xml:space="preserve">will </w:delText>
        </w:r>
      </w:del>
      <w:ins w:id="226" w:author="Leonardo Murta" w:date="2013-05-31T15:31:00Z">
        <w:r w:rsidR="006536D8">
          <w:rPr>
            <w:lang w:val="en-US"/>
          </w:rPr>
          <w:t xml:space="preserve">does </w:t>
        </w:r>
      </w:ins>
      <w:r>
        <w:rPr>
          <w:lang w:val="en-US"/>
        </w:rPr>
        <w:t xml:space="preserve">not change if it </w:t>
      </w:r>
      <w:commentRangeStart w:id="227"/>
      <w:del w:id="228" w:author="Leonardo Murta" w:date="2013-05-31T15:31:00Z">
        <w:r w:rsidDel="006536D8">
          <w:rPr>
            <w:lang w:val="en-US"/>
          </w:rPr>
          <w:delText>doesn’t</w:delText>
        </w:r>
      </w:del>
      <w:ins w:id="229" w:author="Leonardo Murta" w:date="2013-05-31T15:31:00Z">
        <w:r w:rsidR="006536D8">
          <w:rPr>
            <w:lang w:val="en-US"/>
          </w:rPr>
          <w:t>does not</w:t>
        </w:r>
      </w:ins>
      <w:r>
        <w:rPr>
          <w:lang w:val="en-US"/>
        </w:rPr>
        <w:t xml:space="preserve"> </w:t>
      </w:r>
      <w:commentRangeEnd w:id="227"/>
      <w:r w:rsidR="006536D8">
        <w:rPr>
          <w:rStyle w:val="CommentReference"/>
        </w:rPr>
        <w:commentReference w:id="227"/>
      </w:r>
      <w:r>
        <w:rPr>
          <w:lang w:val="en-US"/>
        </w:rPr>
        <w:t xml:space="preserve">have the selected attribute. </w:t>
      </w:r>
      <w:r w:rsidR="009F71B2">
        <w:rPr>
          <w:lang w:val="en-US"/>
        </w:rPr>
        <w:t>The default mode</w:t>
      </w:r>
      <w:r w:rsidR="005C7678">
        <w:rPr>
          <w:lang w:val="en-US"/>
        </w:rPr>
        <w:t xml:space="preserve"> colors common activities with a shade of gray and uncommon activities with different colors. </w:t>
      </w:r>
      <w:r w:rsidR="005C7B64">
        <w:rPr>
          <w:lang w:val="en-US"/>
        </w:rPr>
        <w:t xml:space="preserve">Common activities in SDM are </w:t>
      </w:r>
      <w:del w:id="230" w:author="Leonardo Murta" w:date="2013-05-31T15:32:00Z">
        <w:r w:rsidR="005C7B64" w:rsidDel="00BA175D">
          <w:rPr>
            <w:lang w:val="en-US"/>
          </w:rPr>
          <w:delText xml:space="preserve">classified as </w:delText>
        </w:r>
      </w:del>
      <w:r w:rsidR="005C7B64">
        <w:rPr>
          <w:lang w:val="en-US"/>
        </w:rPr>
        <w:t>normal tasks executed by employees during their roles, while uncommon activities are activities that do</w:t>
      </w:r>
      <w:ins w:id="231" w:author="Leonardo Murta" w:date="2013-05-31T15:32:00Z">
        <w:r w:rsidR="00BA175D">
          <w:rPr>
            <w:lang w:val="en-US"/>
          </w:rPr>
          <w:t xml:space="preserve"> </w:t>
        </w:r>
      </w:ins>
      <w:r w:rsidR="005C7B64">
        <w:rPr>
          <w:lang w:val="en-US"/>
        </w:rPr>
        <w:t>n</w:t>
      </w:r>
      <w:ins w:id="232" w:author="Leonardo Murta" w:date="2013-05-31T15:33:00Z">
        <w:r w:rsidR="00BA175D">
          <w:rPr>
            <w:lang w:val="en-US"/>
          </w:rPr>
          <w:t>o</w:t>
        </w:r>
      </w:ins>
      <w:del w:id="233" w:author="Leonardo Murta" w:date="2013-05-31T15:33:00Z">
        <w:r w:rsidR="005C7B64" w:rsidDel="00BA175D">
          <w:rPr>
            <w:lang w:val="en-US"/>
          </w:rPr>
          <w:delText>’</w:delText>
        </w:r>
      </w:del>
      <w:r w:rsidR="005C7B64">
        <w:rPr>
          <w:lang w:val="en-US"/>
        </w:rPr>
        <w:t>t happen frequently</w:t>
      </w:r>
      <w:r w:rsidR="005C7678">
        <w:rPr>
          <w:lang w:val="en-US"/>
        </w:rPr>
        <w:t>.</w:t>
      </w:r>
      <w:r w:rsidR="00390181">
        <w:rPr>
          <w:lang w:val="en-US"/>
        </w:rPr>
        <w:t xml:space="preserve"> For example, in SDM the uncommon activities are: Idle (red color), Training (purple color), Fired (brown color), P</w:t>
      </w:r>
      <w:r w:rsidR="005C7B64">
        <w:rPr>
          <w:lang w:val="en-US"/>
        </w:rPr>
        <w:t>romotion (green color), Hired (</w:t>
      </w:r>
      <w:commentRangeStart w:id="234"/>
      <w:r w:rsidR="005C7B64">
        <w:rPr>
          <w:lang w:val="en-US"/>
        </w:rPr>
        <w:t>c</w:t>
      </w:r>
      <w:r w:rsidR="00390181">
        <w:rPr>
          <w:lang w:val="en-US"/>
        </w:rPr>
        <w:t>or</w:t>
      </w:r>
      <w:r w:rsidR="005C7B64">
        <w:rPr>
          <w:lang w:val="en-US"/>
        </w:rPr>
        <w:t xml:space="preserve">nsilk </w:t>
      </w:r>
      <w:commentRangeEnd w:id="234"/>
      <w:r w:rsidR="00BA175D">
        <w:rPr>
          <w:rStyle w:val="CommentReference"/>
        </w:rPr>
        <w:commentReference w:id="234"/>
      </w:r>
      <w:r w:rsidR="005C7B64">
        <w:rPr>
          <w:lang w:val="en-US"/>
        </w:rPr>
        <w:t>color), and Negotiation (</w:t>
      </w:r>
      <w:commentRangeStart w:id="235"/>
      <w:r w:rsidR="005C7B64">
        <w:rPr>
          <w:lang w:val="en-US"/>
        </w:rPr>
        <w:t>h</w:t>
      </w:r>
      <w:r w:rsidR="00390181">
        <w:rPr>
          <w:lang w:val="en-US"/>
        </w:rPr>
        <w:t xml:space="preserve">oneydrew </w:t>
      </w:r>
      <w:commentRangeEnd w:id="235"/>
      <w:r w:rsidR="00BA175D">
        <w:rPr>
          <w:rStyle w:val="CommentReference"/>
        </w:rPr>
        <w:commentReference w:id="235"/>
      </w:r>
      <w:r w:rsidR="00390181">
        <w:rPr>
          <w:lang w:val="en-US"/>
        </w:rPr>
        <w:t xml:space="preserve">color). This color difference between vertices is useful to quickly identity non-ordinary events. For example, by looking at the graph </w:t>
      </w:r>
      <w:del w:id="236" w:author="Leonardo Murta" w:date="2013-05-31T15:33:00Z">
        <w:r w:rsidR="00390181" w:rsidDel="00C95E54">
          <w:rPr>
            <w:lang w:val="en-US"/>
          </w:rPr>
          <w:delText xml:space="preserve">from </w:delText>
        </w:r>
      </w:del>
      <w:ins w:id="237" w:author="Leonardo Murta" w:date="2013-05-31T15:33:00Z">
        <w:r w:rsidR="00C95E54">
          <w:rPr>
            <w:lang w:val="en-US"/>
          </w:rPr>
          <w:t xml:space="preserve">shown in </w:t>
        </w:r>
      </w:ins>
      <w:r w:rsidR="00B355E7">
        <w:rPr>
          <w:lang w:val="en-US"/>
        </w:rPr>
        <w:fldChar w:fldCharType="begin"/>
      </w:r>
      <w:r w:rsidR="00AF148A">
        <w:rPr>
          <w:lang w:val="en-US"/>
        </w:rPr>
        <w:instrText xml:space="preserve"> REF _Ref357080472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7</w:t>
      </w:r>
      <w:r w:rsidR="00B355E7">
        <w:rPr>
          <w:lang w:val="en-US"/>
        </w:rPr>
        <w:fldChar w:fldCharType="end"/>
      </w:r>
      <w:r w:rsidR="00AF148A">
        <w:rPr>
          <w:lang w:val="en-US"/>
        </w:rPr>
        <w:t xml:space="preserve"> it is possible to quickly identify that an employee trained </w:t>
      </w:r>
      <w:del w:id="238" w:author="Leonardo Murta" w:date="2013-05-31T15:34:00Z">
        <w:r w:rsidR="00AF148A" w:rsidDel="00B82DB7">
          <w:rPr>
            <w:lang w:val="en-US"/>
          </w:rPr>
          <w:delText xml:space="preserve">for </w:delText>
        </w:r>
      </w:del>
      <w:ins w:id="239" w:author="Leonardo Murta" w:date="2013-05-31T15:34:00Z">
        <w:r w:rsidR="00B82DB7">
          <w:rPr>
            <w:lang w:val="en-US"/>
          </w:rPr>
          <w:t xml:space="preserve">during </w:t>
        </w:r>
      </w:ins>
      <w:r w:rsidR="00AF148A">
        <w:rPr>
          <w:lang w:val="en-US"/>
        </w:rPr>
        <w:t xml:space="preserve">one week and was idle </w:t>
      </w:r>
      <w:del w:id="240" w:author="Leonardo Murta" w:date="2013-05-31T15:34:00Z">
        <w:r w:rsidR="00AF148A" w:rsidDel="00B82DB7">
          <w:rPr>
            <w:lang w:val="en-US"/>
          </w:rPr>
          <w:delText xml:space="preserve">for </w:delText>
        </w:r>
      </w:del>
      <w:ins w:id="241" w:author="Leonardo Murta" w:date="2013-05-31T15:34:00Z">
        <w:r w:rsidR="00B82DB7">
          <w:rPr>
            <w:lang w:val="en-US"/>
          </w:rPr>
          <w:t>during the consecutive</w:t>
        </w:r>
      </w:ins>
      <w:del w:id="242" w:author="Leonardo Murta" w:date="2013-05-31T15:34:00Z">
        <w:r w:rsidR="005C7B64" w:rsidDel="00B82DB7">
          <w:rPr>
            <w:lang w:val="en-US"/>
          </w:rPr>
          <w:delText>another</w:delText>
        </w:r>
      </w:del>
      <w:r w:rsidR="005C7B64">
        <w:rPr>
          <w:lang w:val="en-US"/>
        </w:rPr>
        <w:t xml:space="preserve"> </w:t>
      </w:r>
      <w:r w:rsidR="00AF148A">
        <w:rPr>
          <w:lang w:val="en-US"/>
        </w:rPr>
        <w:t xml:space="preserve">four days after </w:t>
      </w:r>
      <w:r w:rsidR="005C7B64">
        <w:rPr>
          <w:lang w:val="en-US"/>
        </w:rPr>
        <w:t>the training was complete</w:t>
      </w:r>
      <w:r w:rsidR="00AF148A">
        <w:rPr>
          <w:lang w:val="en-US"/>
        </w:rPr>
        <w:t xml:space="preserve">. </w:t>
      </w:r>
      <w:del w:id="243" w:author="Leonardo Murta" w:date="2013-05-31T15:35:00Z">
        <w:r w:rsidR="00AF148A" w:rsidDel="00B82DB7">
          <w:rPr>
            <w:lang w:val="en-US"/>
          </w:rPr>
          <w:delText>Also</w:delText>
        </w:r>
      </w:del>
      <w:ins w:id="244" w:author="Leonardo Murta" w:date="2013-05-31T15:35:00Z">
        <w:r w:rsidR="00B82DB7">
          <w:rPr>
            <w:lang w:val="en-US"/>
          </w:rPr>
          <w:t>In addition</w:t>
        </w:r>
      </w:ins>
      <w:r w:rsidR="005C7B64">
        <w:rPr>
          <w:lang w:val="en-US"/>
        </w:rPr>
        <w:t>,</w:t>
      </w:r>
      <w:r w:rsidR="00AF148A">
        <w:rPr>
          <w:lang w:val="en-US"/>
        </w:rPr>
        <w:t xml:space="preserve"> </w:t>
      </w:r>
      <w:del w:id="245" w:author="Leonardo Murta" w:date="2013-05-31T15:34:00Z">
        <w:r w:rsidR="00AF148A" w:rsidDel="00B82DB7">
          <w:rPr>
            <w:lang w:val="en-US"/>
          </w:rPr>
          <w:delText xml:space="preserve">employee </w:delText>
        </w:r>
      </w:del>
      <w:r w:rsidR="00AF148A">
        <w:rPr>
          <w:lang w:val="en-US"/>
        </w:rPr>
        <w:t xml:space="preserve">Daniel was fired </w:t>
      </w:r>
      <w:del w:id="246" w:author="Leonardo Murta" w:date="2013-05-31T15:34:00Z">
        <w:r w:rsidR="00AF148A" w:rsidDel="00B82DB7">
          <w:rPr>
            <w:lang w:val="en-US"/>
          </w:rPr>
          <w:delText xml:space="preserve">while </w:delText>
        </w:r>
      </w:del>
      <w:ins w:id="247" w:author="Leonardo Murta" w:date="2013-05-31T15:34:00Z">
        <w:r w:rsidR="00B82DB7">
          <w:rPr>
            <w:lang w:val="en-US"/>
          </w:rPr>
          <w:t xml:space="preserve">and </w:t>
        </w:r>
      </w:ins>
      <w:r w:rsidR="00AF148A">
        <w:rPr>
          <w:lang w:val="en-US"/>
        </w:rPr>
        <w:t>Mirax was promoted</w:t>
      </w:r>
      <w:r w:rsidR="005C7B64">
        <w:rPr>
          <w:lang w:val="en-US"/>
        </w:rPr>
        <w:t xml:space="preserve"> </w:t>
      </w:r>
      <w:del w:id="248" w:author="Leonardo Murta" w:date="2013-05-31T15:34:00Z">
        <w:r w:rsidR="005C7B64" w:rsidDel="00B82DB7">
          <w:rPr>
            <w:lang w:val="en-US"/>
          </w:rPr>
          <w:delText xml:space="preserve">at </w:delText>
        </w:r>
      </w:del>
      <w:ins w:id="249" w:author="Leonardo Murta" w:date="2013-05-31T15:34:00Z">
        <w:r w:rsidR="00B82DB7">
          <w:rPr>
            <w:lang w:val="en-US"/>
          </w:rPr>
          <w:t xml:space="preserve">in </w:t>
        </w:r>
      </w:ins>
      <w:r w:rsidR="005C7B64">
        <w:rPr>
          <w:lang w:val="en-US"/>
        </w:rPr>
        <w:t>the same day.</w:t>
      </w:r>
      <w:r w:rsidR="00AF148A">
        <w:rPr>
          <w:lang w:val="en-US"/>
        </w:rPr>
        <w:t xml:space="preserve"> </w:t>
      </w:r>
      <w:ins w:id="250" w:author="Leonardo Murta" w:date="2013-05-31T15:35:00Z">
        <w:r w:rsidR="00B82DB7">
          <w:rPr>
            <w:lang w:val="en-US"/>
          </w:rPr>
          <w:t xml:space="preserve">Finally, </w:t>
        </w:r>
      </w:ins>
      <w:del w:id="251" w:author="Leonardo Murta" w:date="2013-05-31T15:35:00Z">
        <w:r w:rsidR="005C7B64" w:rsidDel="00B82DB7">
          <w:rPr>
            <w:lang w:val="en-US"/>
          </w:rPr>
          <w:delText>And</w:delText>
        </w:r>
        <w:r w:rsidR="00AF148A" w:rsidDel="00B82DB7">
          <w:rPr>
            <w:lang w:val="en-US"/>
          </w:rPr>
          <w:delText xml:space="preserve"> </w:delText>
        </w:r>
      </w:del>
      <w:r w:rsidR="00AF148A">
        <w:rPr>
          <w:lang w:val="en-US"/>
        </w:rPr>
        <w:t>Yesha hired three new employees at the beginning of the game.</w:t>
      </w:r>
    </w:p>
    <w:p w14:paraId="77B8AF95" w14:textId="77777777" w:rsidR="00570F50" w:rsidRDefault="00570F50" w:rsidP="00390181">
      <w:pPr>
        <w:keepNext/>
        <w:ind w:firstLine="0"/>
        <w:jc w:val="center"/>
      </w:pPr>
      <w:r>
        <w:rPr>
          <w:noProof/>
          <w:lang w:val="en-US"/>
        </w:rPr>
        <w:lastRenderedPageBreak/>
        <w:drawing>
          <wp:inline distT="0" distB="0" distL="0" distR="0" wp14:anchorId="07498ADB" wp14:editId="2B6097C0">
            <wp:extent cx="5943600" cy="18192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14:paraId="0334E95C" w14:textId="77777777" w:rsidR="00390181" w:rsidRPr="00390181" w:rsidRDefault="00390181" w:rsidP="00D860E0">
      <w:pPr>
        <w:pStyle w:val="Caption"/>
        <w:spacing w:before="0" w:beforeAutospacing="0"/>
        <w:jc w:val="center"/>
        <w:rPr>
          <w:sz w:val="24"/>
          <w:szCs w:val="24"/>
        </w:rPr>
      </w:pPr>
      <w:bookmarkStart w:id="252" w:name="_Ref357080472"/>
      <w:commentRangeStart w:id="253"/>
      <w:r w:rsidRPr="00390181">
        <w:rPr>
          <w:sz w:val="24"/>
          <w:szCs w:val="24"/>
        </w:rPr>
        <w:t xml:space="preserve">Figure </w:t>
      </w:r>
      <w:commentRangeEnd w:id="253"/>
      <w:r w:rsidR="003C123A">
        <w:rPr>
          <w:rStyle w:val="CommentReference"/>
          <w:rFonts w:cstheme="minorBidi"/>
          <w:b w:val="0"/>
          <w:bCs w:val="0"/>
          <w:lang w:val="pt-BR"/>
        </w:rPr>
        <w:commentReference w:id="253"/>
      </w:r>
      <w:r w:rsidR="00B355E7" w:rsidRPr="00390181">
        <w:rPr>
          <w:sz w:val="24"/>
          <w:szCs w:val="24"/>
        </w:rPr>
        <w:fldChar w:fldCharType="begin"/>
      </w:r>
      <w:r w:rsidRPr="00390181">
        <w:rPr>
          <w:sz w:val="24"/>
          <w:szCs w:val="24"/>
        </w:rPr>
        <w:instrText xml:space="preserve"> SEQ Figure \* ARABIC </w:instrText>
      </w:r>
      <w:r w:rsidR="00B355E7" w:rsidRPr="00390181">
        <w:rPr>
          <w:sz w:val="24"/>
          <w:szCs w:val="24"/>
        </w:rPr>
        <w:fldChar w:fldCharType="separate"/>
      </w:r>
      <w:r w:rsidR="00A66757">
        <w:rPr>
          <w:noProof/>
          <w:sz w:val="24"/>
          <w:szCs w:val="24"/>
        </w:rPr>
        <w:t>7</w:t>
      </w:r>
      <w:r w:rsidR="00B355E7" w:rsidRPr="00390181">
        <w:rPr>
          <w:sz w:val="24"/>
          <w:szCs w:val="24"/>
        </w:rPr>
        <w:fldChar w:fldCharType="end"/>
      </w:r>
      <w:bookmarkEnd w:id="252"/>
      <w:r w:rsidRPr="00390181">
        <w:rPr>
          <w:sz w:val="24"/>
          <w:szCs w:val="24"/>
        </w:rPr>
        <w:t>: Same g</w:t>
      </w:r>
      <w:r w:rsidR="00AF148A">
        <w:rPr>
          <w:sz w:val="24"/>
          <w:szCs w:val="24"/>
        </w:rPr>
        <w:t>raph from</w:t>
      </w:r>
      <w:r w:rsidRPr="00390181">
        <w:rPr>
          <w:sz w:val="24"/>
          <w:szCs w:val="24"/>
        </w:rPr>
        <w:t xml:space="preserve"> </w:t>
      </w:r>
      <w:r w:rsidR="00CB0B36">
        <w:fldChar w:fldCharType="begin"/>
      </w:r>
      <w:r w:rsidR="00CB0B36">
        <w:instrText xml:space="preserve"> REF _Ref357002313 \h  \* MERGEFORMAT </w:instrText>
      </w:r>
      <w:r w:rsidR="00CB0B36">
        <w:fldChar w:fldCharType="separate"/>
      </w:r>
      <w:r w:rsidR="00A66757" w:rsidRPr="00D05136">
        <w:rPr>
          <w:sz w:val="24"/>
          <w:szCs w:val="24"/>
        </w:rPr>
        <w:t xml:space="preserve">Figure </w:t>
      </w:r>
      <w:r w:rsidR="00A66757">
        <w:rPr>
          <w:sz w:val="24"/>
          <w:szCs w:val="24"/>
        </w:rPr>
        <w:t>4</w:t>
      </w:r>
      <w:r w:rsidR="00CB0B36">
        <w:fldChar w:fldCharType="end"/>
      </w:r>
      <w:r w:rsidRPr="00390181">
        <w:rPr>
          <w:sz w:val="24"/>
          <w:szCs w:val="24"/>
        </w:rPr>
        <w:t xml:space="preserve"> with Attribute Status set to default mode.</w:t>
      </w:r>
    </w:p>
    <w:p w14:paraId="1FE92473" w14:textId="373083F1" w:rsidR="00DC48A2" w:rsidRDefault="005C7678" w:rsidP="0092265B">
      <w:pPr>
        <w:rPr>
          <w:lang w:val="en-US"/>
        </w:rPr>
      </w:pPr>
      <w:r>
        <w:rPr>
          <w:lang w:val="en-US"/>
        </w:rPr>
        <w:t xml:space="preserve"> </w:t>
      </w:r>
      <w:r w:rsidR="00EB6321">
        <w:rPr>
          <w:lang w:val="en-US"/>
        </w:rPr>
        <w:t xml:space="preserve">This </w:t>
      </w:r>
      <w:r w:rsidR="00570F50">
        <w:rPr>
          <w:lang w:val="en-US"/>
        </w:rPr>
        <w:t>type of visualization</w:t>
      </w:r>
      <w:ins w:id="254" w:author="Leonardo Murta" w:date="2013-05-31T15:36:00Z">
        <w:r w:rsidR="00566686">
          <w:rPr>
            <w:lang w:val="en-US"/>
          </w:rPr>
          <w:t xml:space="preserve">, based on the </w:t>
        </w:r>
      </w:ins>
      <w:del w:id="255" w:author="Leonardo Murta" w:date="2013-05-31T15:37:00Z">
        <w:r w:rsidR="00570F50" w:rsidDel="00566686">
          <w:rPr>
            <w:lang w:val="en-US"/>
          </w:rPr>
          <w:delText xml:space="preserve"> by </w:delText>
        </w:r>
      </w:del>
      <w:r w:rsidR="00570F50">
        <w:rPr>
          <w:lang w:val="en-US"/>
        </w:rPr>
        <w:t>evaluati</w:t>
      </w:r>
      <w:ins w:id="256" w:author="Leonardo Murta" w:date="2013-05-31T15:37:00Z">
        <w:r w:rsidR="00566686">
          <w:rPr>
            <w:lang w:val="en-US"/>
          </w:rPr>
          <w:t>on</w:t>
        </w:r>
      </w:ins>
      <w:del w:id="257" w:author="Leonardo Murta" w:date="2013-05-31T15:37:00Z">
        <w:r w:rsidR="00570F50" w:rsidDel="00566686">
          <w:rPr>
            <w:lang w:val="en-US"/>
          </w:rPr>
          <w:delText>ng</w:delText>
        </w:r>
      </w:del>
      <w:ins w:id="258" w:author="Leonardo Murta" w:date="2013-05-31T15:37:00Z">
        <w:r w:rsidR="00566686">
          <w:rPr>
            <w:lang w:val="en-US"/>
          </w:rPr>
          <w:t xml:space="preserve"> of</w:t>
        </w:r>
      </w:ins>
      <w:r w:rsidR="00570F50">
        <w:rPr>
          <w:lang w:val="en-US"/>
        </w:rPr>
        <w:t xml:space="preserve"> attributes</w:t>
      </w:r>
      <w:ins w:id="259" w:author="Leonardo Murta" w:date="2013-05-31T15:37:00Z">
        <w:r w:rsidR="00566686">
          <w:rPr>
            <w:lang w:val="en-US"/>
          </w:rPr>
          <w:t>,</w:t>
        </w:r>
      </w:ins>
      <w:r w:rsidR="00570F50">
        <w:rPr>
          <w:lang w:val="en-US"/>
        </w:rPr>
        <w:t xml:space="preserve"> </w:t>
      </w:r>
      <w:r w:rsidR="00EB6321">
        <w:rPr>
          <w:lang w:val="en-US"/>
        </w:rPr>
        <w:t xml:space="preserve">is useful to quickly identify particular sections </w:t>
      </w:r>
      <w:del w:id="260" w:author="Leonardo Murta" w:date="2013-05-31T15:37:00Z">
        <w:r w:rsidR="00EB6321" w:rsidDel="00566686">
          <w:rPr>
            <w:lang w:val="en-US"/>
          </w:rPr>
          <w:delText xml:space="preserve">from </w:delText>
        </w:r>
      </w:del>
      <w:ins w:id="261" w:author="Leonardo Murta" w:date="2013-05-31T15:37:00Z">
        <w:r w:rsidR="00566686">
          <w:rPr>
            <w:lang w:val="en-US"/>
          </w:rPr>
          <w:t xml:space="preserve">in </w:t>
        </w:r>
      </w:ins>
      <w:r w:rsidR="00EB6321">
        <w:rPr>
          <w:lang w:val="en-US"/>
        </w:rPr>
        <w:t xml:space="preserve">the graph. </w:t>
      </w:r>
      <w:r w:rsidR="00570F50">
        <w:rPr>
          <w:lang w:val="en-US"/>
        </w:rPr>
        <w:t xml:space="preserve">Another example in the same scenario is to check the player’s </w:t>
      </w:r>
      <w:del w:id="262" w:author="Leonardo Murta" w:date="2013-05-31T15:37:00Z">
        <w:r w:rsidR="00570F50" w:rsidDel="00566686">
          <w:rPr>
            <w:lang w:val="en-US"/>
          </w:rPr>
          <w:delText>economy</w:delText>
        </w:r>
      </w:del>
      <w:ins w:id="263" w:author="Leonardo Murta" w:date="2013-05-31T15:37:00Z">
        <w:r w:rsidR="00566686">
          <w:rPr>
            <w:lang w:val="en-US"/>
          </w:rPr>
          <w:t>financial status</w:t>
        </w:r>
      </w:ins>
      <w:r w:rsidR="00570F50">
        <w:rPr>
          <w:lang w:val="en-US"/>
        </w:rPr>
        <w:t>. By changing the visualization to evaluate Credits instead of the default mode, the vertices that have the player’s credits value changes their color according to its status.</w:t>
      </w:r>
      <w:r w:rsidR="007328CF">
        <w:rPr>
          <w:lang w:val="en-US"/>
        </w:rPr>
        <w:t xml:space="preserve"> In SDM, the </w:t>
      </w:r>
      <w:r w:rsidR="009841B7">
        <w:rPr>
          <w:lang w:val="en-US"/>
        </w:rPr>
        <w:t>vertex that contains</w:t>
      </w:r>
      <w:r w:rsidR="007328CF">
        <w:rPr>
          <w:lang w:val="en-US"/>
        </w:rPr>
        <w:t xml:space="preserve"> such information is the Project vertex.</w:t>
      </w:r>
      <w:r w:rsidR="00570F50">
        <w:rPr>
          <w:lang w:val="en-US"/>
        </w:rPr>
        <w:t xml:space="preserve"> By looking at </w:t>
      </w:r>
      <w:r w:rsidR="00B355E7">
        <w:rPr>
          <w:lang w:val="en-US"/>
        </w:rPr>
        <w:fldChar w:fldCharType="begin"/>
      </w:r>
      <w:r w:rsidR="00F64A62">
        <w:rPr>
          <w:lang w:val="en-US"/>
        </w:rPr>
        <w:instrText xml:space="preserve"> REF _Ref357082572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8</w:t>
      </w:r>
      <w:r w:rsidR="00B355E7">
        <w:rPr>
          <w:lang w:val="en-US"/>
        </w:rPr>
        <w:fldChar w:fldCharType="end"/>
      </w:r>
      <w:r w:rsidR="00570F50">
        <w:rPr>
          <w:lang w:val="en-US"/>
        </w:rPr>
        <w:t>, it is possible to see that the player</w:t>
      </w:r>
      <w:del w:id="264" w:author="Leonardo Murta" w:date="2013-05-31T15:38:00Z">
        <w:r w:rsidR="00570F50" w:rsidDel="00566686">
          <w:rPr>
            <w:lang w:val="en-US"/>
          </w:rPr>
          <w:delText>’s</w:delText>
        </w:r>
      </w:del>
      <w:r w:rsidR="00570F50">
        <w:rPr>
          <w:lang w:val="en-US"/>
        </w:rPr>
        <w:t xml:space="preserve"> ran out </w:t>
      </w:r>
      <w:ins w:id="265" w:author="Leonardo Murta" w:date="2013-05-31T15:38:00Z">
        <w:r w:rsidR="00566686">
          <w:rPr>
            <w:lang w:val="en-US"/>
          </w:rPr>
          <w:t xml:space="preserve">of credits </w:t>
        </w:r>
      </w:ins>
      <w:r w:rsidR="00570F50">
        <w:rPr>
          <w:lang w:val="en-US"/>
        </w:rPr>
        <w:t xml:space="preserve">after day 10. It is also possible to identify the source of this problem by activating the </w:t>
      </w:r>
      <w:r w:rsidR="00274424">
        <w:rPr>
          <w:lang w:val="en-US"/>
        </w:rPr>
        <w:t>“</w:t>
      </w:r>
      <w:r w:rsidR="00570F50">
        <w:rPr>
          <w:lang w:val="en-US"/>
        </w:rPr>
        <w:t>Credits</w:t>
      </w:r>
      <w:r w:rsidR="00274424">
        <w:rPr>
          <w:lang w:val="en-US"/>
        </w:rPr>
        <w:t>”</w:t>
      </w:r>
      <w:r w:rsidR="00570F50">
        <w:rPr>
          <w:lang w:val="en-US"/>
        </w:rPr>
        <w:t xml:space="preserve"> edge filter, which is illustrated </w:t>
      </w:r>
      <w:del w:id="266" w:author="Leonardo Murta" w:date="2013-05-31T15:39:00Z">
        <w:r w:rsidR="00570F50" w:rsidDel="00F40567">
          <w:rPr>
            <w:lang w:val="en-US"/>
          </w:rPr>
          <w:delText xml:space="preserve">at </w:delText>
        </w:r>
      </w:del>
      <w:ins w:id="267" w:author="Leonardo Murta" w:date="2013-05-31T15:39:00Z">
        <w:r w:rsidR="00F40567">
          <w:rPr>
            <w:lang w:val="en-US"/>
          </w:rPr>
          <w:t xml:space="preserve">in </w:t>
        </w:r>
      </w:ins>
      <w:r w:rsidR="00B355E7">
        <w:rPr>
          <w:lang w:val="en-US"/>
        </w:rPr>
        <w:fldChar w:fldCharType="begin"/>
      </w:r>
      <w:r w:rsidR="00F64A62">
        <w:rPr>
          <w:lang w:val="en-US"/>
        </w:rPr>
        <w:instrText xml:space="preserve"> REF _Ref357082598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9</w:t>
      </w:r>
      <w:r w:rsidR="00B355E7">
        <w:rPr>
          <w:lang w:val="en-US"/>
        </w:rPr>
        <w:fldChar w:fldCharType="end"/>
      </w:r>
      <w:r w:rsidR="00570F50">
        <w:rPr>
          <w:lang w:val="en-US"/>
        </w:rPr>
        <w:t>.</w:t>
      </w:r>
      <w:r w:rsidR="00BD780F">
        <w:rPr>
          <w:lang w:val="en-US"/>
        </w:rPr>
        <w:t xml:space="preserve"> </w:t>
      </w:r>
    </w:p>
    <w:p w14:paraId="4E2801D5" w14:textId="77777777" w:rsidR="001C60A1" w:rsidRDefault="00570F50" w:rsidP="001C60A1">
      <w:pPr>
        <w:keepNext/>
        <w:ind w:firstLine="0"/>
      </w:pPr>
      <w:r>
        <w:rPr>
          <w:noProof/>
          <w:lang w:val="en-US"/>
        </w:rPr>
        <w:drawing>
          <wp:inline distT="0" distB="0" distL="0" distR="0" wp14:anchorId="33AA7053" wp14:editId="2CA3F63F">
            <wp:extent cx="5934075" cy="22860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14:paraId="6FDB1FBE" w14:textId="77777777" w:rsidR="00570F50" w:rsidRDefault="001C60A1" w:rsidP="00D860E0">
      <w:pPr>
        <w:pStyle w:val="Caption"/>
        <w:spacing w:before="0" w:beforeAutospacing="0"/>
        <w:jc w:val="center"/>
        <w:rPr>
          <w:sz w:val="24"/>
          <w:szCs w:val="24"/>
        </w:rPr>
      </w:pPr>
      <w:bookmarkStart w:id="268" w:name="_Ref357082572"/>
      <w:r w:rsidRPr="001C60A1">
        <w:rPr>
          <w:sz w:val="24"/>
          <w:szCs w:val="24"/>
        </w:rPr>
        <w:t xml:space="preserve">Figure </w:t>
      </w:r>
      <w:r w:rsidR="00B355E7" w:rsidRPr="001C60A1">
        <w:rPr>
          <w:sz w:val="24"/>
          <w:szCs w:val="24"/>
        </w:rPr>
        <w:fldChar w:fldCharType="begin"/>
      </w:r>
      <w:r w:rsidRPr="001C60A1">
        <w:rPr>
          <w:sz w:val="24"/>
          <w:szCs w:val="24"/>
        </w:rPr>
        <w:instrText xml:space="preserve"> SEQ Figure \* ARABIC </w:instrText>
      </w:r>
      <w:r w:rsidR="00B355E7" w:rsidRPr="001C60A1">
        <w:rPr>
          <w:sz w:val="24"/>
          <w:szCs w:val="24"/>
        </w:rPr>
        <w:fldChar w:fldCharType="separate"/>
      </w:r>
      <w:r w:rsidR="00A66757">
        <w:rPr>
          <w:noProof/>
          <w:sz w:val="24"/>
          <w:szCs w:val="24"/>
        </w:rPr>
        <w:t>8</w:t>
      </w:r>
      <w:r w:rsidR="00B355E7" w:rsidRPr="001C60A1">
        <w:rPr>
          <w:sz w:val="24"/>
          <w:szCs w:val="24"/>
        </w:rPr>
        <w:fldChar w:fldCharType="end"/>
      </w:r>
      <w:bookmarkEnd w:id="268"/>
      <w:r w:rsidRPr="001C60A1">
        <w:rPr>
          <w:sz w:val="24"/>
          <w:szCs w:val="24"/>
        </w:rPr>
        <w:t>: Same graph from Figure 4 with Attribute Status set to Credits mode</w:t>
      </w:r>
    </w:p>
    <w:p w14:paraId="445DB449" w14:textId="77777777" w:rsidR="009841B7" w:rsidRPr="009841B7" w:rsidRDefault="009841B7" w:rsidP="009841B7">
      <w:pPr>
        <w:rPr>
          <w:lang w:val="en-US"/>
        </w:rPr>
      </w:pPr>
    </w:p>
    <w:p w14:paraId="59DA1C86" w14:textId="77777777" w:rsidR="00274424" w:rsidRDefault="00274424" w:rsidP="00274424">
      <w:pPr>
        <w:keepNext/>
        <w:ind w:firstLine="0"/>
      </w:pPr>
      <w:r>
        <w:rPr>
          <w:noProof/>
          <w:lang w:val="en-US"/>
        </w:rPr>
        <w:lastRenderedPageBreak/>
        <w:drawing>
          <wp:inline distT="0" distB="0" distL="0" distR="0" wp14:anchorId="292A9D6A" wp14:editId="62E5ACC5">
            <wp:extent cx="5934075" cy="2209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14:paraId="1F852FE0" w14:textId="77777777" w:rsidR="00274424" w:rsidRDefault="00274424" w:rsidP="00274424">
      <w:pPr>
        <w:pStyle w:val="Caption"/>
        <w:spacing w:before="0" w:beforeAutospacing="0"/>
        <w:jc w:val="center"/>
        <w:rPr>
          <w:sz w:val="24"/>
          <w:szCs w:val="24"/>
        </w:rPr>
      </w:pPr>
      <w:bookmarkStart w:id="269" w:name="_Ref357082598"/>
      <w:r w:rsidRPr="001C60A1">
        <w:rPr>
          <w:sz w:val="24"/>
          <w:szCs w:val="24"/>
        </w:rPr>
        <w:t xml:space="preserve">Figure </w:t>
      </w:r>
      <w:r w:rsidR="00B355E7" w:rsidRPr="001C60A1">
        <w:rPr>
          <w:sz w:val="24"/>
          <w:szCs w:val="24"/>
        </w:rPr>
        <w:fldChar w:fldCharType="begin"/>
      </w:r>
      <w:r w:rsidRPr="001C60A1">
        <w:rPr>
          <w:sz w:val="24"/>
          <w:szCs w:val="24"/>
        </w:rPr>
        <w:instrText xml:space="preserve"> SEQ Figure \* ARABIC </w:instrText>
      </w:r>
      <w:r w:rsidR="00B355E7" w:rsidRPr="001C60A1">
        <w:rPr>
          <w:sz w:val="24"/>
          <w:szCs w:val="24"/>
        </w:rPr>
        <w:fldChar w:fldCharType="separate"/>
      </w:r>
      <w:r>
        <w:rPr>
          <w:noProof/>
          <w:sz w:val="24"/>
          <w:szCs w:val="24"/>
        </w:rPr>
        <w:t>9</w:t>
      </w:r>
      <w:r w:rsidR="00B355E7" w:rsidRPr="001C60A1">
        <w:rPr>
          <w:sz w:val="24"/>
          <w:szCs w:val="24"/>
        </w:rPr>
        <w:fldChar w:fldCharType="end"/>
      </w:r>
      <w:bookmarkEnd w:id="269"/>
      <w:r w:rsidRPr="001C60A1">
        <w:rPr>
          <w:sz w:val="24"/>
          <w:szCs w:val="24"/>
        </w:rPr>
        <w:t>: Same graph from Figure 4 with Attribute Status set to default mode and Credits edge filter on</w:t>
      </w:r>
    </w:p>
    <w:p w14:paraId="538A6D21" w14:textId="2113A5BC" w:rsidR="009841B7" w:rsidRDefault="009841B7" w:rsidP="009841B7">
      <w:pPr>
        <w:rPr>
          <w:lang w:val="en-US"/>
        </w:rPr>
      </w:pPr>
      <w:r>
        <w:rPr>
          <w:lang w:val="en-US"/>
        </w:rPr>
        <w:t xml:space="preserve">As can be seen </w:t>
      </w:r>
      <w:del w:id="270" w:author="Leonardo Murta" w:date="2013-05-31T15:39:00Z">
        <w:r w:rsidDel="00F40567">
          <w:rPr>
            <w:lang w:val="en-US"/>
          </w:rPr>
          <w:delText xml:space="preserve">by </w:delText>
        </w:r>
      </w:del>
      <w:ins w:id="271" w:author="Leonardo Murta" w:date="2013-05-31T15:39:00Z">
        <w:r w:rsidR="00F40567">
          <w:rPr>
            <w:lang w:val="en-US"/>
          </w:rPr>
          <w:t xml:space="preserve">in </w:t>
        </w:r>
      </w:ins>
      <w:r>
        <w:rPr>
          <w:lang w:val="en-US"/>
        </w:rPr>
        <w:fldChar w:fldCharType="begin"/>
      </w:r>
      <w:r>
        <w:rPr>
          <w:lang w:val="en-US"/>
        </w:rPr>
        <w:instrText xml:space="preserve"> REF _Ref357082598 \h </w:instrText>
      </w:r>
      <w:r>
        <w:rPr>
          <w:lang w:val="en-US"/>
        </w:rPr>
      </w:r>
      <w:r>
        <w:rPr>
          <w:lang w:val="en-US"/>
        </w:rPr>
        <w:fldChar w:fldCharType="separate"/>
      </w:r>
      <w:r w:rsidRPr="00A66757">
        <w:rPr>
          <w:szCs w:val="24"/>
          <w:lang w:val="en-US"/>
        </w:rPr>
        <w:t xml:space="preserve">Figure </w:t>
      </w:r>
      <w:r w:rsidRPr="00A66757">
        <w:rPr>
          <w:noProof/>
          <w:szCs w:val="24"/>
          <w:lang w:val="en-US"/>
        </w:rPr>
        <w:t>9</w:t>
      </w:r>
      <w:r>
        <w:rPr>
          <w:lang w:val="en-US"/>
        </w:rPr>
        <w:fldChar w:fldCharType="end"/>
      </w:r>
      <w:r>
        <w:rPr>
          <w:lang w:val="en-US"/>
        </w:rPr>
        <w:t>, the player had many expenses with his employees</w:t>
      </w:r>
      <w:ins w:id="272" w:author="Leonardo Murta" w:date="2013-05-31T15:39:00Z">
        <w:r w:rsidR="00F40567">
          <w:rPr>
            <w:lang w:val="en-US"/>
          </w:rPr>
          <w:t xml:space="preserve">. </w:t>
        </w:r>
      </w:ins>
      <w:del w:id="273" w:author="Leonardo Murta" w:date="2013-05-31T15:39:00Z">
        <w:r w:rsidDel="00F40567">
          <w:rPr>
            <w:lang w:val="en-US"/>
          </w:rPr>
          <w:delText>, more so</w:delText>
        </w:r>
      </w:del>
      <w:ins w:id="274" w:author="Leonardo Murta" w:date="2013-05-31T15:40:00Z">
        <w:r w:rsidR="00F40567">
          <w:rPr>
            <w:lang w:val="en-US"/>
          </w:rPr>
          <w:t>H</w:t>
        </w:r>
      </w:ins>
      <w:del w:id="275" w:author="Leonardo Murta" w:date="2013-05-31T15:40:00Z">
        <w:r w:rsidDel="00F40567">
          <w:rPr>
            <w:lang w:val="en-US"/>
          </w:rPr>
          <w:delText xml:space="preserve"> by h</w:delText>
        </w:r>
      </w:del>
      <w:r>
        <w:rPr>
          <w:lang w:val="en-US"/>
        </w:rPr>
        <w:t>iring three new employees and training another, as illustrated by the thicker edges at days 0 and 1</w:t>
      </w:r>
      <w:ins w:id="276" w:author="Leonardo Murta" w:date="2013-05-31T15:40:00Z">
        <w:r w:rsidR="00F40567">
          <w:rPr>
            <w:lang w:val="en-US"/>
          </w:rPr>
          <w:t>, was a key factor to increase this problem</w:t>
        </w:r>
      </w:ins>
      <w:r>
        <w:rPr>
          <w:lang w:val="en-US"/>
        </w:rPr>
        <w:t xml:space="preserve">. It is possible to group the vertices together to </w:t>
      </w:r>
      <w:del w:id="277" w:author="Leonardo Murta" w:date="2013-05-31T15:41:00Z">
        <w:r w:rsidDel="00DD454F">
          <w:rPr>
            <w:lang w:val="en-US"/>
          </w:rPr>
          <w:delText>increase the visibility of</w:delText>
        </w:r>
      </w:del>
      <w:ins w:id="278" w:author="Leonardo Murta" w:date="2013-05-31T15:41:00Z">
        <w:r w:rsidR="00DD454F">
          <w:rPr>
            <w:lang w:val="en-US"/>
          </w:rPr>
          <w:t>better visualize</w:t>
        </w:r>
      </w:ins>
      <w:r>
        <w:rPr>
          <w:lang w:val="en-US"/>
        </w:rPr>
        <w:t xml:space="preserve"> the expenses, as illustrated </w:t>
      </w:r>
      <w:del w:id="279" w:author="Leonardo Murta" w:date="2013-05-31T15:41:00Z">
        <w:r w:rsidDel="00DD454F">
          <w:rPr>
            <w:lang w:val="en-US"/>
          </w:rPr>
          <w:delText xml:space="preserve">by </w:delText>
        </w:r>
      </w:del>
      <w:ins w:id="280" w:author="Leonardo Murta" w:date="2013-05-31T15:41:00Z">
        <w:r w:rsidR="00DD454F">
          <w:rPr>
            <w:lang w:val="en-US"/>
          </w:rPr>
          <w:t xml:space="preserve">in </w:t>
        </w:r>
      </w:ins>
      <w:r>
        <w:rPr>
          <w:lang w:val="en-US"/>
        </w:rPr>
        <w:fldChar w:fldCharType="begin"/>
      </w:r>
      <w:r>
        <w:rPr>
          <w:lang w:val="en-US"/>
        </w:rPr>
        <w:instrText xml:space="preserve"> REF _Ref357082611 \h </w:instrText>
      </w:r>
      <w:r>
        <w:rPr>
          <w:lang w:val="en-US"/>
        </w:rPr>
      </w:r>
      <w:r>
        <w:rPr>
          <w:lang w:val="en-US"/>
        </w:rPr>
        <w:fldChar w:fldCharType="separate"/>
      </w:r>
      <w:r w:rsidRPr="00A66757">
        <w:rPr>
          <w:szCs w:val="24"/>
          <w:lang w:val="en-US"/>
        </w:rPr>
        <w:t xml:space="preserve">Figure </w:t>
      </w:r>
      <w:r w:rsidRPr="00A66757">
        <w:rPr>
          <w:noProof/>
          <w:szCs w:val="24"/>
          <w:lang w:val="en-US"/>
        </w:rPr>
        <w:t>10</w:t>
      </w:r>
      <w:r>
        <w:rPr>
          <w:lang w:val="en-US"/>
        </w:rPr>
        <w:fldChar w:fldCharType="end"/>
      </w:r>
      <w:r>
        <w:rPr>
          <w:lang w:val="en-US"/>
        </w:rPr>
        <w:t>, which grouped these 11 days</w:t>
      </w:r>
      <w:del w:id="281" w:author="Leonardo Murta" w:date="2013-05-31T15:42:00Z">
        <w:r w:rsidDel="00DD454F">
          <w:rPr>
            <w:lang w:val="en-US"/>
          </w:rPr>
          <w:delText xml:space="preserve"> worth of activities by each employee</w:delText>
        </w:r>
      </w:del>
      <w:r>
        <w:rPr>
          <w:lang w:val="en-US"/>
        </w:rPr>
        <w:t xml:space="preserve">. In total, </w:t>
      </w:r>
      <w:del w:id="282" w:author="Leonardo Murta" w:date="2013-05-31T15:42:00Z">
        <w:r w:rsidDel="00DD454F">
          <w:rPr>
            <w:lang w:val="en-US"/>
          </w:rPr>
          <w:delText>was spent</w:delText>
        </w:r>
      </w:del>
      <w:r>
        <w:rPr>
          <w:lang w:val="en-US"/>
        </w:rPr>
        <w:t xml:space="preserve"> </w:t>
      </w:r>
      <w:commentRangeStart w:id="283"/>
      <w:r>
        <w:rPr>
          <w:lang w:val="en-US"/>
        </w:rPr>
        <w:t>24.170</w:t>
      </w:r>
      <w:commentRangeEnd w:id="283"/>
      <w:r w:rsidR="00DD454F">
        <w:rPr>
          <w:rStyle w:val="CommentReference"/>
        </w:rPr>
        <w:commentReference w:id="283"/>
      </w:r>
      <w:r>
        <w:rPr>
          <w:lang w:val="en-US"/>
        </w:rPr>
        <w:t xml:space="preserve"> credits </w:t>
      </w:r>
      <w:ins w:id="284" w:author="Leonardo Murta" w:date="2013-05-31T15:42:00Z">
        <w:r w:rsidR="00DD454F">
          <w:rPr>
            <w:lang w:val="en-US"/>
          </w:rPr>
          <w:t xml:space="preserve">were spent </w:t>
        </w:r>
      </w:ins>
      <w:r>
        <w:rPr>
          <w:lang w:val="en-US"/>
        </w:rPr>
        <w:t>with hiring, 8</w:t>
      </w:r>
      <w:ins w:id="285" w:author="Leonardo Murta" w:date="2013-05-31T15:43:00Z">
        <w:r w:rsidR="00DD454F">
          <w:rPr>
            <w:lang w:val="en-US"/>
          </w:rPr>
          <w:t>,</w:t>
        </w:r>
      </w:ins>
      <w:r>
        <w:rPr>
          <w:lang w:val="en-US"/>
        </w:rPr>
        <w:t>036 credits with Arden, 0 credits</w:t>
      </w:r>
      <w:del w:id="286" w:author="Leonardo Murta" w:date="2013-05-31T15:42:00Z">
        <w:r w:rsidDel="00DD454F">
          <w:rPr>
            <w:lang w:val="en-US"/>
          </w:rPr>
          <w:delText xml:space="preserve"> </w:delText>
        </w:r>
      </w:del>
      <w:r>
        <w:rPr>
          <w:lang w:val="en-US"/>
        </w:rPr>
        <w:t xml:space="preserve"> with Miera</w:t>
      </w:r>
      <w:ins w:id="287" w:author="Leonardo Murta" w:date="2013-05-31T15:42:00Z">
        <w:r w:rsidR="00DD454F">
          <w:rPr>
            <w:lang w:val="en-US"/>
          </w:rPr>
          <w:t>,</w:t>
        </w:r>
      </w:ins>
      <w:r>
        <w:rPr>
          <w:lang w:val="en-US"/>
        </w:rPr>
        <w:t xml:space="preserve"> because she was not </w:t>
      </w:r>
      <w:ins w:id="288" w:author="Leonardo Murta" w:date="2013-05-31T15:42:00Z">
        <w:r w:rsidR="00DD454F">
          <w:rPr>
            <w:lang w:val="en-US"/>
          </w:rPr>
          <w:t xml:space="preserve">hired </w:t>
        </w:r>
      </w:ins>
      <w:del w:id="289" w:author="Leonardo Murta" w:date="2013-05-31T15:43:00Z">
        <w:r w:rsidDel="00DD454F">
          <w:rPr>
            <w:lang w:val="en-US"/>
          </w:rPr>
          <w:delText>in the game yet</w:delText>
        </w:r>
      </w:del>
      <w:ins w:id="290" w:author="Leonardo Murta" w:date="2013-05-31T15:43:00Z">
        <w:r w:rsidR="00DD454F">
          <w:rPr>
            <w:lang w:val="en-US"/>
          </w:rPr>
          <w:t>until this moment</w:t>
        </w:r>
      </w:ins>
      <w:r>
        <w:rPr>
          <w:lang w:val="en-US"/>
        </w:rPr>
        <w:t>, 3</w:t>
      </w:r>
      <w:ins w:id="291" w:author="Leonardo Murta" w:date="2013-05-31T15:43:00Z">
        <w:r w:rsidR="00DD454F">
          <w:rPr>
            <w:lang w:val="en-US"/>
          </w:rPr>
          <w:t>,</w:t>
        </w:r>
      </w:ins>
      <w:r>
        <w:rPr>
          <w:lang w:val="en-US"/>
        </w:rPr>
        <w:t>240 credits with Daniel, 1</w:t>
      </w:r>
      <w:ins w:id="292" w:author="Leonardo Murta" w:date="2013-05-31T15:43:00Z">
        <w:r w:rsidR="00C15C54">
          <w:rPr>
            <w:lang w:val="en-US"/>
          </w:rPr>
          <w:t>,</w:t>
        </w:r>
      </w:ins>
      <w:r>
        <w:rPr>
          <w:lang w:val="en-US"/>
        </w:rPr>
        <w:t>971 credits with Marke, 1</w:t>
      </w:r>
      <w:ins w:id="293" w:author="Leonardo Murta" w:date="2013-05-31T15:44:00Z">
        <w:r w:rsidR="00C15C54">
          <w:rPr>
            <w:lang w:val="en-US"/>
          </w:rPr>
          <w:t>,</w:t>
        </w:r>
      </w:ins>
      <w:r>
        <w:rPr>
          <w:lang w:val="en-US"/>
        </w:rPr>
        <w:t>899 credits with Yesha, 1</w:t>
      </w:r>
      <w:ins w:id="294" w:author="Leonardo Murta" w:date="2013-05-31T15:44:00Z">
        <w:r w:rsidR="00C15C54">
          <w:rPr>
            <w:lang w:val="en-US"/>
          </w:rPr>
          <w:t>,</w:t>
        </w:r>
      </w:ins>
      <w:r>
        <w:rPr>
          <w:lang w:val="en-US"/>
        </w:rPr>
        <w:t>809 credits with Tornick, and 2</w:t>
      </w:r>
      <w:ins w:id="295" w:author="Leonardo Murta" w:date="2013-05-31T15:44:00Z">
        <w:r w:rsidR="00C15C54">
          <w:rPr>
            <w:lang w:val="en-US"/>
          </w:rPr>
          <w:t>,</w:t>
        </w:r>
      </w:ins>
      <w:r>
        <w:rPr>
          <w:lang w:val="en-US"/>
        </w:rPr>
        <w:t>007 credits with Emmy. Mirax actually generated 6</w:t>
      </w:r>
      <w:ins w:id="296" w:author="Leonardo Murta" w:date="2013-05-31T15:44:00Z">
        <w:r w:rsidR="00C15C54">
          <w:rPr>
            <w:lang w:val="en-US"/>
          </w:rPr>
          <w:t>,</w:t>
        </w:r>
      </w:ins>
      <w:r>
        <w:rPr>
          <w:lang w:val="en-US"/>
        </w:rPr>
        <w:t xml:space="preserve">840 credits for the player by </w:t>
      </w:r>
      <w:del w:id="297" w:author="Leonardo Murta" w:date="2013-05-31T15:44:00Z">
        <w:r w:rsidDel="00C15C54">
          <w:rPr>
            <w:lang w:val="en-US"/>
          </w:rPr>
          <w:delText xml:space="preserve">exerting </w:delText>
        </w:r>
      </w:del>
      <w:ins w:id="298" w:author="Leonardo Murta" w:date="2013-05-31T15:44:00Z">
        <w:r w:rsidR="00C15C54">
          <w:rPr>
            <w:lang w:val="en-US"/>
          </w:rPr>
          <w:t xml:space="preserve">performing </w:t>
        </w:r>
      </w:ins>
      <w:r>
        <w:rPr>
          <w:lang w:val="en-US"/>
        </w:rPr>
        <w:t xml:space="preserve">her role as marketing, which </w:t>
      </w:r>
      <w:commentRangeStart w:id="299"/>
      <w:r>
        <w:rPr>
          <w:lang w:val="en-US"/>
        </w:rPr>
        <w:t xml:space="preserve">generates cash </w:t>
      </w:r>
      <w:commentRangeEnd w:id="299"/>
      <w:r w:rsidR="00C15C54">
        <w:rPr>
          <w:rStyle w:val="CommentReference"/>
        </w:rPr>
        <w:commentReference w:id="299"/>
      </w:r>
      <w:r>
        <w:rPr>
          <w:lang w:val="en-US"/>
        </w:rPr>
        <w:t>and aid analysts.</w:t>
      </w:r>
    </w:p>
    <w:p w14:paraId="00897325" w14:textId="77777777" w:rsidR="001C60A1" w:rsidRDefault="001C60A1" w:rsidP="001C60A1">
      <w:pPr>
        <w:keepNext/>
        <w:ind w:firstLine="0"/>
      </w:pPr>
      <w:r>
        <w:rPr>
          <w:noProof/>
          <w:lang w:val="en-US"/>
        </w:rPr>
        <w:lastRenderedPageBreak/>
        <w:drawing>
          <wp:inline distT="0" distB="0" distL="0" distR="0" wp14:anchorId="2021E36D" wp14:editId="4F1E889D">
            <wp:extent cx="5943600" cy="2819400"/>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14:paraId="3412F1FD" w14:textId="77777777" w:rsidR="00BD780F" w:rsidRPr="001C60A1" w:rsidRDefault="001C60A1" w:rsidP="00D860E0">
      <w:pPr>
        <w:pStyle w:val="Caption"/>
        <w:spacing w:before="0" w:beforeAutospacing="0"/>
        <w:jc w:val="both"/>
        <w:rPr>
          <w:sz w:val="24"/>
          <w:szCs w:val="24"/>
        </w:rPr>
      </w:pPr>
      <w:bookmarkStart w:id="300" w:name="_Ref357082611"/>
      <w:commentRangeStart w:id="301"/>
      <w:r w:rsidRPr="001C60A1">
        <w:rPr>
          <w:sz w:val="24"/>
          <w:szCs w:val="24"/>
        </w:rPr>
        <w:t xml:space="preserve">Figure </w:t>
      </w:r>
      <w:commentRangeEnd w:id="301"/>
      <w:r w:rsidR="00F72D33">
        <w:rPr>
          <w:rStyle w:val="CommentReference"/>
          <w:rFonts w:cstheme="minorBidi"/>
          <w:b w:val="0"/>
          <w:bCs w:val="0"/>
          <w:lang w:val="pt-BR"/>
        </w:rPr>
        <w:commentReference w:id="301"/>
      </w:r>
      <w:r w:rsidR="00B355E7" w:rsidRPr="001C60A1">
        <w:rPr>
          <w:sz w:val="24"/>
          <w:szCs w:val="24"/>
        </w:rPr>
        <w:fldChar w:fldCharType="begin"/>
      </w:r>
      <w:r w:rsidRPr="001C60A1">
        <w:rPr>
          <w:sz w:val="24"/>
          <w:szCs w:val="24"/>
        </w:rPr>
        <w:instrText xml:space="preserve"> SEQ Figure \* ARABIC </w:instrText>
      </w:r>
      <w:r w:rsidR="00B355E7" w:rsidRPr="001C60A1">
        <w:rPr>
          <w:sz w:val="24"/>
          <w:szCs w:val="24"/>
        </w:rPr>
        <w:fldChar w:fldCharType="separate"/>
      </w:r>
      <w:r w:rsidR="00A66757">
        <w:rPr>
          <w:noProof/>
          <w:sz w:val="24"/>
          <w:szCs w:val="24"/>
        </w:rPr>
        <w:t>10</w:t>
      </w:r>
      <w:r w:rsidR="00B355E7" w:rsidRPr="001C60A1">
        <w:rPr>
          <w:sz w:val="24"/>
          <w:szCs w:val="24"/>
        </w:rPr>
        <w:fldChar w:fldCharType="end"/>
      </w:r>
      <w:bookmarkEnd w:id="300"/>
      <w:r w:rsidRPr="001C60A1">
        <w:rPr>
          <w:sz w:val="24"/>
          <w:szCs w:val="24"/>
        </w:rPr>
        <w:t>: Same graph from Figure 4 with Attribute Status set to default mode, Credit edge filter on, and vertices collapsed</w:t>
      </w:r>
      <w:r w:rsidR="005109B5">
        <w:rPr>
          <w:sz w:val="24"/>
          <w:szCs w:val="24"/>
        </w:rPr>
        <w:t xml:space="preserve"> (from day 0 to day 11)</w:t>
      </w:r>
      <w:r w:rsidRPr="001C60A1">
        <w:rPr>
          <w:sz w:val="24"/>
          <w:szCs w:val="24"/>
        </w:rPr>
        <w:t>.</w:t>
      </w:r>
      <w:r>
        <w:rPr>
          <w:sz w:val="24"/>
          <w:szCs w:val="24"/>
        </w:rPr>
        <w:t xml:space="preserve"> Figure was rotated</w:t>
      </w:r>
      <w:r w:rsidR="005F415D">
        <w:rPr>
          <w:sz w:val="24"/>
          <w:szCs w:val="24"/>
        </w:rPr>
        <w:t xml:space="preserve"> by</w:t>
      </w:r>
      <w:r>
        <w:rPr>
          <w:sz w:val="24"/>
          <w:szCs w:val="24"/>
        </w:rPr>
        <w:t xml:space="preserve"> 90º to the left</w:t>
      </w:r>
      <w:r w:rsidR="00F64A62">
        <w:rPr>
          <w:sz w:val="24"/>
          <w:szCs w:val="24"/>
        </w:rPr>
        <w:t xml:space="preserve"> and </w:t>
      </w:r>
      <w:r w:rsidR="005F415D">
        <w:rPr>
          <w:sz w:val="24"/>
          <w:szCs w:val="24"/>
        </w:rPr>
        <w:t xml:space="preserve">the </w:t>
      </w:r>
      <w:r w:rsidR="00F64A62">
        <w:rPr>
          <w:sz w:val="24"/>
          <w:szCs w:val="24"/>
        </w:rPr>
        <w:t>edge</w:t>
      </w:r>
      <w:r w:rsidR="005F415D">
        <w:rPr>
          <w:sz w:val="24"/>
          <w:szCs w:val="24"/>
        </w:rPr>
        <w:t>’s</w:t>
      </w:r>
      <w:r w:rsidR="00F64A62">
        <w:rPr>
          <w:sz w:val="24"/>
          <w:szCs w:val="24"/>
        </w:rPr>
        <w:t xml:space="preserve"> labels </w:t>
      </w:r>
      <w:r w:rsidR="00F17644">
        <w:rPr>
          <w:sz w:val="24"/>
          <w:szCs w:val="24"/>
        </w:rPr>
        <w:t xml:space="preserve">were </w:t>
      </w:r>
      <w:r w:rsidR="00F64A62">
        <w:rPr>
          <w:sz w:val="24"/>
          <w:szCs w:val="24"/>
        </w:rPr>
        <w:t>enabled</w:t>
      </w:r>
      <w:r>
        <w:rPr>
          <w:sz w:val="24"/>
          <w:szCs w:val="24"/>
        </w:rPr>
        <w:t>.</w:t>
      </w:r>
    </w:p>
    <w:p w14:paraId="55DA3C72" w14:textId="77777777" w:rsidR="00F219B4" w:rsidRDefault="00F219B4" w:rsidP="00F219B4">
      <w:pPr>
        <w:pStyle w:val="Heading2"/>
        <w:rPr>
          <w:lang w:val="en-US"/>
        </w:rPr>
      </w:pPr>
      <w:bookmarkStart w:id="302" w:name="_Toc354161750"/>
      <w:bookmarkStart w:id="303" w:name="_Ref357096717"/>
      <w:commentRangeStart w:id="304"/>
      <w:r w:rsidRPr="0030598F">
        <w:rPr>
          <w:lang w:val="en-US"/>
        </w:rPr>
        <w:t xml:space="preserve">Final </w:t>
      </w:r>
      <w:commentRangeEnd w:id="304"/>
      <w:r w:rsidR="002B1F5F">
        <w:rPr>
          <w:rStyle w:val="CommentReference"/>
          <w:rFonts w:eastAsiaTheme="minorHAnsi" w:cstheme="minorBidi"/>
          <w:b w:val="0"/>
          <w:bCs w:val="0"/>
          <w:caps w:val="0"/>
        </w:rPr>
        <w:commentReference w:id="304"/>
      </w:r>
      <w:r w:rsidRPr="0030598F">
        <w:rPr>
          <w:lang w:val="en-US"/>
        </w:rPr>
        <w:t>Considerations</w:t>
      </w:r>
      <w:bookmarkEnd w:id="302"/>
      <w:bookmarkEnd w:id="303"/>
    </w:p>
    <w:p w14:paraId="304DB5F9" w14:textId="77777777" w:rsidR="00985BEB" w:rsidRDefault="007D4BE4" w:rsidP="006F4247">
      <w:pPr>
        <w:rPr>
          <w:lang w:val="en-US"/>
        </w:rPr>
      </w:pPr>
      <w:commentRangeStart w:id="305"/>
      <w:r>
        <w:rPr>
          <w:lang w:val="en-US"/>
        </w:rPr>
        <w:t xml:space="preserve">In this chapter </w:t>
      </w:r>
      <w:r w:rsidR="00985BEB">
        <w:rPr>
          <w:lang w:val="en-US"/>
        </w:rPr>
        <w:t xml:space="preserve">presented details </w:t>
      </w:r>
      <w:commentRangeEnd w:id="305"/>
      <w:r w:rsidR="00162203">
        <w:rPr>
          <w:rStyle w:val="CommentReference"/>
        </w:rPr>
        <w:commentReference w:id="305"/>
      </w:r>
      <w:commentRangeStart w:id="306"/>
      <w:r w:rsidR="00985BEB">
        <w:rPr>
          <w:lang w:val="en-US"/>
        </w:rPr>
        <w:t>about Proof Viewer</w:t>
      </w:r>
      <w:commentRangeEnd w:id="306"/>
      <w:r w:rsidR="00162203">
        <w:rPr>
          <w:rStyle w:val="CommentReference"/>
        </w:rPr>
        <w:commentReference w:id="306"/>
      </w:r>
      <w:r w:rsidR="00985BEB">
        <w:rPr>
          <w:lang w:val="en-US"/>
        </w:rPr>
        <w:t xml:space="preserve">, a tool used to display the provenance graph generated by the game SDM. Using the conceptual framework present at chapter 4, SDM is able to generate a </w:t>
      </w:r>
      <w:r w:rsidR="00985BEB" w:rsidRPr="00985BEB">
        <w:rPr>
          <w:i/>
          <w:lang w:val="en-US"/>
        </w:rPr>
        <w:t>game flow log</w:t>
      </w:r>
      <w:r w:rsidR="00985BEB">
        <w:rPr>
          <w:lang w:val="en-US"/>
        </w:rPr>
        <w:t xml:space="preserve"> to be used by the </w:t>
      </w:r>
      <w:commentRangeStart w:id="307"/>
      <w:r w:rsidR="00985BEB">
        <w:rPr>
          <w:lang w:val="en-US"/>
        </w:rPr>
        <w:t xml:space="preserve">graph visualization tool </w:t>
      </w:r>
      <w:r w:rsidR="00985BEB" w:rsidRPr="00985BEB">
        <w:rPr>
          <w:i/>
          <w:lang w:val="en-US"/>
        </w:rPr>
        <w:t>Proof Viewer</w:t>
      </w:r>
      <w:commentRangeEnd w:id="307"/>
      <w:r w:rsidR="00747D63">
        <w:rPr>
          <w:rStyle w:val="CommentReference"/>
        </w:rPr>
        <w:commentReference w:id="307"/>
      </w:r>
      <w:r w:rsidR="00985BEB">
        <w:rPr>
          <w:lang w:val="en-US"/>
        </w:rPr>
        <w:t xml:space="preserve">. The contents from the </w:t>
      </w:r>
      <w:r w:rsidR="00985BEB" w:rsidRPr="00985BEB">
        <w:rPr>
          <w:i/>
          <w:lang w:val="en-US"/>
        </w:rPr>
        <w:t>game flow log</w:t>
      </w:r>
      <w:r w:rsidR="00985BEB">
        <w:rPr>
          <w:lang w:val="en-US"/>
        </w:rPr>
        <w:t xml:space="preserve"> are directly related to the information available in the graph. </w:t>
      </w:r>
      <w:commentRangeStart w:id="308"/>
      <w:r w:rsidR="00985BEB">
        <w:rPr>
          <w:lang w:val="en-US"/>
        </w:rPr>
        <w:t xml:space="preserve">It was also presented features present </w:t>
      </w:r>
      <w:commentRangeEnd w:id="308"/>
      <w:r w:rsidR="00AC0188">
        <w:rPr>
          <w:rStyle w:val="CommentReference"/>
        </w:rPr>
        <w:commentReference w:id="308"/>
      </w:r>
      <w:r w:rsidR="00985BEB">
        <w:rPr>
          <w:lang w:val="en-US"/>
        </w:rPr>
        <w:t xml:space="preserve">in </w:t>
      </w:r>
      <w:r w:rsidR="00985BEB" w:rsidRPr="00985BEB">
        <w:rPr>
          <w:i/>
          <w:lang w:val="en-US"/>
        </w:rPr>
        <w:t>Proof Viewer</w:t>
      </w:r>
      <w:r w:rsidR="007B3261">
        <w:rPr>
          <w:lang w:val="en-US"/>
        </w:rPr>
        <w:t xml:space="preserve">, </w:t>
      </w:r>
      <w:commentRangeStart w:id="309"/>
      <w:r w:rsidR="007B3261">
        <w:rPr>
          <w:lang w:val="en-US"/>
        </w:rPr>
        <w:t xml:space="preserve">like </w:t>
      </w:r>
      <w:commentRangeEnd w:id="309"/>
      <w:r w:rsidR="002C5B7C">
        <w:rPr>
          <w:rStyle w:val="CommentReference"/>
        </w:rPr>
        <w:commentReference w:id="309"/>
      </w:r>
      <w:r w:rsidR="007B3261">
        <w:rPr>
          <w:lang w:val="en-US"/>
        </w:rPr>
        <w:t>visualization details and the usage of filters to change the displayed graph.</w:t>
      </w:r>
    </w:p>
    <w:p w14:paraId="304AD771" w14:textId="6A7BA555" w:rsidR="00C9074D" w:rsidRDefault="003A31F7" w:rsidP="006F4247">
      <w:pPr>
        <w:rPr>
          <w:lang w:val="en-US"/>
        </w:rPr>
      </w:pPr>
      <w:r>
        <w:rPr>
          <w:lang w:val="en-US"/>
        </w:rPr>
        <w:t xml:space="preserve">Even though </w:t>
      </w:r>
      <w:commentRangeStart w:id="310"/>
      <w:r>
        <w:rPr>
          <w:lang w:val="en-US"/>
        </w:rPr>
        <w:t xml:space="preserve">it was only showed </w:t>
      </w:r>
      <w:commentRangeEnd w:id="310"/>
      <w:r w:rsidR="002C5B7C">
        <w:rPr>
          <w:rStyle w:val="CommentReference"/>
        </w:rPr>
        <w:commentReference w:id="310"/>
      </w:r>
      <w:r>
        <w:rPr>
          <w:lang w:val="en-US"/>
        </w:rPr>
        <w:t xml:space="preserve">a section of the provenance graph (11 days), the original graph is 40 days long and contains 273 vertices. </w:t>
      </w:r>
      <w:commentRangeStart w:id="311"/>
      <w:r>
        <w:rPr>
          <w:lang w:val="en-US"/>
        </w:rPr>
        <w:t xml:space="preserve">This number of vertices does not compromise the visualization of the graph and the </w:t>
      </w:r>
      <w:r w:rsidR="006C6DD8">
        <w:rPr>
          <w:lang w:val="en-US"/>
        </w:rPr>
        <w:t>user analysis</w:t>
      </w:r>
      <w:r>
        <w:rPr>
          <w:lang w:val="en-US"/>
        </w:rPr>
        <w:t xml:space="preserve">. </w:t>
      </w:r>
      <w:commentRangeEnd w:id="311"/>
      <w:r w:rsidR="009129D3">
        <w:rPr>
          <w:rStyle w:val="CommentReference"/>
        </w:rPr>
        <w:commentReference w:id="311"/>
      </w:r>
      <w:r>
        <w:rPr>
          <w:lang w:val="en-US"/>
        </w:rPr>
        <w:t>However, graphs with more vertices might generate problems for the user in terms of visualization</w:t>
      </w:r>
      <w:r w:rsidR="006C6DD8">
        <w:rPr>
          <w:lang w:val="en-US"/>
        </w:rPr>
        <w:t>, overwhelming him with information</w:t>
      </w:r>
      <w:r>
        <w:rPr>
          <w:lang w:val="en-US"/>
        </w:rPr>
        <w:t xml:space="preserve">. To deal with this, </w:t>
      </w:r>
      <w:r w:rsidR="006C6DD8">
        <w:rPr>
          <w:lang w:val="en-US"/>
        </w:rPr>
        <w:t>it is</w:t>
      </w:r>
      <w:r>
        <w:rPr>
          <w:lang w:val="en-US"/>
        </w:rPr>
        <w:t xml:space="preserve"> possible to cluster vertices</w:t>
      </w:r>
      <w:del w:id="312" w:author="Leonardo Murta" w:date="2013-05-31T15:58:00Z">
        <w:r w:rsidDel="00E209E3">
          <w:rPr>
            <w:lang w:val="en-US"/>
          </w:rPr>
          <w:delText>,</w:delText>
        </w:r>
      </w:del>
      <w:r>
        <w:rPr>
          <w:lang w:val="en-US"/>
        </w:rPr>
        <w:t xml:space="preserve"> and the edges</w:t>
      </w:r>
      <w:del w:id="313" w:author="Leonardo Murta" w:date="2013-05-31T15:58:00Z">
        <w:r w:rsidDel="00E209E3">
          <w:rPr>
            <w:lang w:val="en-US"/>
          </w:rPr>
          <w:delText>,</w:delText>
        </w:r>
      </w:del>
      <w:r>
        <w:rPr>
          <w:lang w:val="en-US"/>
        </w:rPr>
        <w:t xml:space="preserve"> together in order to simplify the graph. However, currently</w:t>
      </w:r>
      <w:ins w:id="314" w:author="Leonardo Murta" w:date="2013-05-31T15:58:00Z">
        <w:r w:rsidR="00E209E3">
          <w:rPr>
            <w:lang w:val="en-US"/>
          </w:rPr>
          <w:t>,</w:t>
        </w:r>
      </w:ins>
      <w:r>
        <w:rPr>
          <w:lang w:val="en-US"/>
        </w:rPr>
        <w:t xml:space="preserve"> these clustering must be done manually or by using the granularity feature. Nevertheless, </w:t>
      </w:r>
      <w:r w:rsidRPr="006C6DD8">
        <w:rPr>
          <w:i/>
          <w:lang w:val="en-US"/>
        </w:rPr>
        <w:t>Proof Viewer</w:t>
      </w:r>
      <w:r>
        <w:rPr>
          <w:lang w:val="en-US"/>
        </w:rPr>
        <w:t xml:space="preserve"> provides the necessary features to create complex clustering algorithms, such as clustering vertices </w:t>
      </w:r>
      <w:r w:rsidR="006C6DD8">
        <w:rPr>
          <w:lang w:val="en-US"/>
        </w:rPr>
        <w:t>if they satisfy specific rules or behaviors.</w:t>
      </w:r>
    </w:p>
    <w:p w14:paraId="4237D68E" w14:textId="36EBC391" w:rsidR="00C9074D" w:rsidRDefault="007D4BE4" w:rsidP="00670DDA">
      <w:pPr>
        <w:rPr>
          <w:lang w:val="en-US"/>
        </w:rPr>
      </w:pPr>
      <w:commentRangeStart w:id="315"/>
      <w:r>
        <w:rPr>
          <w:lang w:val="en-US"/>
        </w:rPr>
        <w:t xml:space="preserve">Even though </w:t>
      </w:r>
      <w:r w:rsidRPr="007B3261">
        <w:rPr>
          <w:i/>
          <w:lang w:val="en-US"/>
        </w:rPr>
        <w:t>Proof Viewer</w:t>
      </w:r>
      <w:r>
        <w:rPr>
          <w:lang w:val="en-US"/>
        </w:rPr>
        <w:t xml:space="preserve"> was customized for SDM, it can be </w:t>
      </w:r>
      <w:del w:id="316" w:author="Leonardo Murta" w:date="2013-05-31T15:59:00Z">
        <w:r w:rsidDel="00E209E3">
          <w:rPr>
            <w:lang w:val="en-US"/>
          </w:rPr>
          <w:delText xml:space="preserve">modified </w:delText>
        </w:r>
      </w:del>
      <w:ins w:id="317" w:author="Leonardo Murta" w:date="2013-05-31T15:59:00Z">
        <w:r w:rsidR="00E209E3">
          <w:rPr>
            <w:lang w:val="en-US"/>
          </w:rPr>
          <w:t xml:space="preserve">adapted </w:t>
        </w:r>
      </w:ins>
      <w:r>
        <w:rPr>
          <w:lang w:val="en-US"/>
        </w:rPr>
        <w:t>to work with other games. Most resources present in it were designed to work independently</w:t>
      </w:r>
      <w:r w:rsidR="007B3261">
        <w:rPr>
          <w:lang w:val="en-US"/>
        </w:rPr>
        <w:t xml:space="preserve"> of the game </w:t>
      </w:r>
      <w:r w:rsidR="007B3261">
        <w:rPr>
          <w:lang w:val="en-US"/>
        </w:rPr>
        <w:lastRenderedPageBreak/>
        <w:t>context. The few features that are context dependable, like filters, have</w:t>
      </w:r>
      <w:r>
        <w:rPr>
          <w:lang w:val="en-US"/>
        </w:rPr>
        <w:t xml:space="preserve"> </w:t>
      </w:r>
      <w:r w:rsidR="00EE6856">
        <w:rPr>
          <w:lang w:val="en-US"/>
        </w:rPr>
        <w:t xml:space="preserve">templates </w:t>
      </w:r>
      <w:r w:rsidR="007B3261">
        <w:rPr>
          <w:lang w:val="en-US"/>
        </w:rPr>
        <w:t>and</w:t>
      </w:r>
      <w:r w:rsidR="00EE6856">
        <w:rPr>
          <w:lang w:val="en-US"/>
        </w:rPr>
        <w:t xml:space="preserve"> </w:t>
      </w:r>
      <w:r w:rsidR="007B3261">
        <w:rPr>
          <w:lang w:val="en-US"/>
        </w:rPr>
        <w:t xml:space="preserve">are based on </w:t>
      </w:r>
      <w:r>
        <w:rPr>
          <w:lang w:val="en-US"/>
        </w:rPr>
        <w:t>abstract classes</w:t>
      </w:r>
      <w:r w:rsidR="007B3261">
        <w:rPr>
          <w:lang w:val="en-US"/>
        </w:rPr>
        <w:t xml:space="preserve"> for easy implementation</w:t>
      </w:r>
      <w:commentRangeEnd w:id="315"/>
      <w:r w:rsidR="00E209E3">
        <w:rPr>
          <w:rStyle w:val="CommentReference"/>
        </w:rPr>
        <w:commentReference w:id="315"/>
      </w:r>
      <w:r>
        <w:rPr>
          <w:lang w:val="en-US"/>
        </w:rPr>
        <w:t>.</w:t>
      </w:r>
      <w:r w:rsidR="00670DDA">
        <w:rPr>
          <w:lang w:val="en-US"/>
        </w:rPr>
        <w:t xml:space="preserve"> </w:t>
      </w:r>
      <w:commentRangeStart w:id="318"/>
      <w:commentRangeStart w:id="319"/>
      <w:r w:rsidR="00670DDA">
        <w:rPr>
          <w:lang w:val="en-US"/>
        </w:rPr>
        <w:t xml:space="preserve">In a future work, </w:t>
      </w:r>
      <w:commentRangeStart w:id="320"/>
      <w:r w:rsidR="00670DDA">
        <w:rPr>
          <w:lang w:val="en-US"/>
        </w:rPr>
        <w:t>it is planned to to</w:t>
      </w:r>
      <w:commentRangeEnd w:id="320"/>
      <w:r w:rsidR="003275FD">
        <w:rPr>
          <w:rStyle w:val="CommentReference"/>
        </w:rPr>
        <w:commentReference w:id="320"/>
      </w:r>
      <w:r w:rsidR="00670DDA">
        <w:rPr>
          <w:lang w:val="en-US"/>
        </w:rPr>
        <w:t xml:space="preserve"> make </w:t>
      </w:r>
      <w:r w:rsidR="00670DDA" w:rsidRPr="00670DDA">
        <w:rPr>
          <w:i/>
          <w:lang w:val="en-US"/>
        </w:rPr>
        <w:t>Proof Viewer</w:t>
      </w:r>
      <w:r w:rsidR="00670DDA">
        <w:rPr>
          <w:lang w:val="en-US"/>
        </w:rPr>
        <w:t xml:space="preserve"> less context sensitive, allowing the user to customize filters (edge filters and attribute status visualization) without the need of hard coding it in the application. For example, allowing the user to provide a configuration file </w:t>
      </w:r>
      <w:del w:id="321" w:author="Leonardo Murta" w:date="2013-05-31T16:01:00Z">
        <w:r w:rsidR="00670DDA" w:rsidDel="003275FD">
          <w:rPr>
            <w:lang w:val="en-US"/>
          </w:rPr>
          <w:delText xml:space="preserve">which </w:delText>
        </w:r>
      </w:del>
      <w:ins w:id="322" w:author="Leonardo Murta" w:date="2013-05-31T16:01:00Z">
        <w:r w:rsidR="003275FD">
          <w:rPr>
            <w:lang w:val="en-US"/>
          </w:rPr>
          <w:t xml:space="preserve">that </w:t>
        </w:r>
      </w:ins>
      <w:r w:rsidR="00670DDA">
        <w:rPr>
          <w:lang w:val="en-US"/>
        </w:rPr>
        <w:t xml:space="preserve">specifies the type of each filter. Thus, </w:t>
      </w:r>
      <w:del w:id="323" w:author="Leonardo Murta" w:date="2013-05-31T16:01:00Z">
        <w:r w:rsidR="00670DDA" w:rsidDel="003275FD">
          <w:rPr>
            <w:lang w:val="en-US"/>
          </w:rPr>
          <w:delText xml:space="preserve">allowing </w:delText>
        </w:r>
      </w:del>
      <w:ins w:id="324" w:author="Leonardo Murta" w:date="2013-05-31T16:01:00Z">
        <w:r w:rsidR="003275FD">
          <w:rPr>
            <w:lang w:val="en-US"/>
          </w:rPr>
          <w:t xml:space="preserve">this would make </w:t>
        </w:r>
      </w:ins>
      <w:r w:rsidR="00670DDA" w:rsidRPr="007B251F">
        <w:rPr>
          <w:i/>
          <w:lang w:val="en-US"/>
        </w:rPr>
        <w:t>Proof Viewer</w:t>
      </w:r>
      <w:r w:rsidR="00670DDA">
        <w:rPr>
          <w:lang w:val="en-US"/>
        </w:rPr>
        <w:t xml:space="preserve"> </w:t>
      </w:r>
      <w:del w:id="325" w:author="Leonardo Murta" w:date="2013-05-31T16:01:00Z">
        <w:r w:rsidR="00670DDA" w:rsidDel="003275FD">
          <w:rPr>
            <w:lang w:val="en-US"/>
          </w:rPr>
          <w:delText xml:space="preserve">to be </w:delText>
        </w:r>
      </w:del>
      <w:r w:rsidR="00670DDA">
        <w:rPr>
          <w:lang w:val="en-US"/>
        </w:rPr>
        <w:t>compatible with other games or provenance applications without the need of tinkering with the source code.</w:t>
      </w:r>
    </w:p>
    <w:p w14:paraId="732ECA84" w14:textId="6ECFE7B4" w:rsidR="007B251F" w:rsidRDefault="00670DDA" w:rsidP="006F4247">
      <w:pPr>
        <w:rPr>
          <w:lang w:val="en-US"/>
        </w:rPr>
      </w:pPr>
      <w:commentRangeStart w:id="326"/>
      <w:r>
        <w:rPr>
          <w:lang w:val="en-US"/>
        </w:rPr>
        <w:t xml:space="preserve">Lastly, the </w:t>
      </w:r>
      <w:r w:rsidR="007B3261" w:rsidRPr="00670DDA">
        <w:rPr>
          <w:i/>
          <w:lang w:val="en-US"/>
        </w:rPr>
        <w:t>Proof Viewer</w:t>
      </w:r>
      <w:r>
        <w:rPr>
          <w:i/>
          <w:lang w:val="en-US"/>
        </w:rPr>
        <w:t>’s</w:t>
      </w:r>
      <w:r w:rsidR="007B3261">
        <w:rPr>
          <w:lang w:val="en-US"/>
        </w:rPr>
        <w:t xml:space="preserve"> input file</w:t>
      </w:r>
      <w:r>
        <w:rPr>
          <w:lang w:val="en-US"/>
        </w:rPr>
        <w:t xml:space="preserve"> format</w:t>
      </w:r>
      <w:commentRangeEnd w:id="326"/>
      <w:r w:rsidR="00784378">
        <w:rPr>
          <w:rStyle w:val="CommentReference"/>
        </w:rPr>
        <w:commentReference w:id="326"/>
      </w:r>
      <w:r w:rsidR="007B3261">
        <w:rPr>
          <w:lang w:val="en-US"/>
        </w:rPr>
        <w:t xml:space="preserve">. Currently, </w:t>
      </w:r>
      <w:r w:rsidR="000C0011">
        <w:rPr>
          <w:lang w:val="en-US"/>
        </w:rPr>
        <w:t xml:space="preserve">the </w:t>
      </w:r>
      <w:r w:rsidR="000C0011" w:rsidRPr="000C0011">
        <w:rPr>
          <w:i/>
          <w:lang w:val="en-US"/>
        </w:rPr>
        <w:t>game flow log</w:t>
      </w:r>
      <w:r w:rsidR="000C0011">
        <w:rPr>
          <w:lang w:val="en-US"/>
        </w:rPr>
        <w:t xml:space="preserve"> is a</w:t>
      </w:r>
      <w:r w:rsidR="007B3261">
        <w:rPr>
          <w:lang w:val="en-US"/>
        </w:rPr>
        <w:t xml:space="preserve"> simple </w:t>
      </w:r>
      <w:ins w:id="327" w:author="Leonardo Murta" w:date="2013-05-31T16:02:00Z">
        <w:r w:rsidR="00784378">
          <w:rPr>
            <w:lang w:val="en-US"/>
          </w:rPr>
          <w:t xml:space="preserve">tab separated value </w:t>
        </w:r>
      </w:ins>
      <w:r w:rsidR="007B3261">
        <w:rPr>
          <w:lang w:val="en-US"/>
        </w:rPr>
        <w:t>text file</w:t>
      </w:r>
      <w:del w:id="328" w:author="Leonardo Murta" w:date="2013-05-31T16:02:00Z">
        <w:r w:rsidR="007B3261" w:rsidDel="00784378">
          <w:rPr>
            <w:lang w:val="en-US"/>
          </w:rPr>
          <w:delText xml:space="preserve"> with a defined structure</w:delText>
        </w:r>
      </w:del>
      <w:r w:rsidR="007B3261">
        <w:rPr>
          <w:lang w:val="en-US"/>
        </w:rPr>
        <w:t xml:space="preserve">. However, there are plans to modify the </w:t>
      </w:r>
      <w:del w:id="329" w:author="Leonardo Murta" w:date="2013-05-31T16:04:00Z">
        <w:r w:rsidR="007B3261" w:rsidDel="00784378">
          <w:rPr>
            <w:lang w:val="en-US"/>
          </w:rPr>
          <w:delText xml:space="preserve">format </w:delText>
        </w:r>
      </w:del>
      <w:ins w:id="330" w:author="Leonardo Murta" w:date="2013-05-31T16:04:00Z">
        <w:r w:rsidR="00784378">
          <w:rPr>
            <w:lang w:val="en-US"/>
          </w:rPr>
          <w:t xml:space="preserve">structure </w:t>
        </w:r>
      </w:ins>
      <w:r w:rsidR="007B3261">
        <w:rPr>
          <w:lang w:val="en-US"/>
        </w:rPr>
        <w:t xml:space="preserve">to </w:t>
      </w:r>
      <w:ins w:id="331" w:author="Leonardo Murta" w:date="2013-05-31T16:03:00Z">
        <w:r w:rsidR="00784378">
          <w:rPr>
            <w:lang w:val="en-US"/>
          </w:rPr>
          <w:t xml:space="preserve">use some semi-structured format such as JSON or </w:t>
        </w:r>
      </w:ins>
      <w:r w:rsidR="007B3261">
        <w:rPr>
          <w:lang w:val="en-US"/>
        </w:rPr>
        <w:t>XML</w:t>
      </w:r>
      <w:r w:rsidR="000C0011">
        <w:rPr>
          <w:lang w:val="en-US"/>
        </w:rPr>
        <w:t xml:space="preserve"> for greater</w:t>
      </w:r>
      <w:r w:rsidR="007B3261">
        <w:rPr>
          <w:lang w:val="en-US"/>
        </w:rPr>
        <w:t xml:space="preserve"> compatibility with other </w:t>
      </w:r>
      <w:r w:rsidR="000C0011">
        <w:rPr>
          <w:lang w:val="en-US"/>
        </w:rPr>
        <w:t>applications</w:t>
      </w:r>
      <w:r>
        <w:rPr>
          <w:lang w:val="en-US"/>
        </w:rPr>
        <w:t xml:space="preserve">. </w:t>
      </w:r>
      <w:commentRangeStart w:id="332"/>
      <w:r>
        <w:rPr>
          <w:lang w:val="en-US"/>
        </w:rPr>
        <w:t xml:space="preserve">Thus, allowing </w:t>
      </w:r>
      <w:r w:rsidRPr="00670DDA">
        <w:rPr>
          <w:i/>
          <w:lang w:val="en-US"/>
        </w:rPr>
        <w:t>Proof Viewer</w:t>
      </w:r>
      <w:r>
        <w:rPr>
          <w:lang w:val="en-US"/>
        </w:rPr>
        <w:t xml:space="preserve"> to be more accessible </w:t>
      </w:r>
      <w:del w:id="333" w:author="Leonardo Murta" w:date="2013-05-31T16:04:00Z">
        <w:r w:rsidDel="001C66E6">
          <w:rPr>
            <w:lang w:val="en-US"/>
          </w:rPr>
          <w:delText xml:space="preserve">to </w:delText>
        </w:r>
      </w:del>
      <w:ins w:id="334" w:author="Leonardo Murta" w:date="2013-05-31T16:04:00Z">
        <w:r w:rsidR="001C66E6">
          <w:rPr>
            <w:lang w:val="en-US"/>
          </w:rPr>
          <w:t>by</w:t>
        </w:r>
        <w:r w:rsidR="001C66E6">
          <w:rPr>
            <w:lang w:val="en-US"/>
          </w:rPr>
          <w:t xml:space="preserve"> </w:t>
        </w:r>
      </w:ins>
      <w:r>
        <w:rPr>
          <w:lang w:val="en-US"/>
        </w:rPr>
        <w:t xml:space="preserve">other applications due to the </w:t>
      </w:r>
      <w:r w:rsidRPr="00670DDA">
        <w:rPr>
          <w:i/>
          <w:lang w:val="en-US"/>
        </w:rPr>
        <w:t>game flow log’s</w:t>
      </w:r>
      <w:r>
        <w:rPr>
          <w:lang w:val="en-US"/>
        </w:rPr>
        <w:t xml:space="preserve"> XML format</w:t>
      </w:r>
      <w:r w:rsidR="007B251F">
        <w:rPr>
          <w:lang w:val="en-US"/>
        </w:rPr>
        <w:t>, making it easier for other games</w:t>
      </w:r>
      <w:r>
        <w:rPr>
          <w:lang w:val="en-US"/>
        </w:rPr>
        <w:t>, or provenance applications,</w:t>
      </w:r>
      <w:r w:rsidR="007B251F">
        <w:rPr>
          <w:lang w:val="en-US"/>
        </w:rPr>
        <w:t xml:space="preserve"> to use it.</w:t>
      </w:r>
      <w:commentRangeEnd w:id="332"/>
      <w:r w:rsidR="001C66E6">
        <w:rPr>
          <w:rStyle w:val="CommentReference"/>
        </w:rPr>
        <w:commentReference w:id="332"/>
      </w:r>
      <w:r w:rsidR="007B251F">
        <w:rPr>
          <w:lang w:val="en-US"/>
        </w:rPr>
        <w:t xml:space="preserve"> </w:t>
      </w:r>
    </w:p>
    <w:commentRangeEnd w:id="318"/>
    <w:p w14:paraId="651C2E59" w14:textId="77777777" w:rsidR="007B251F" w:rsidRDefault="00865264">
      <w:pPr>
        <w:spacing w:after="200" w:line="276" w:lineRule="auto"/>
        <w:ind w:firstLine="0"/>
        <w:jc w:val="left"/>
        <w:rPr>
          <w:rFonts w:eastAsiaTheme="majorEastAsia" w:cstheme="majorBidi"/>
          <w:b/>
          <w:bCs/>
          <w:caps/>
          <w:sz w:val="28"/>
          <w:szCs w:val="28"/>
          <w:lang w:val="en-US"/>
        </w:rPr>
      </w:pPr>
      <w:r>
        <w:rPr>
          <w:rStyle w:val="CommentReference"/>
        </w:rPr>
        <w:commentReference w:id="318"/>
      </w:r>
      <w:commentRangeEnd w:id="319"/>
      <w:r w:rsidR="001C66E6">
        <w:rPr>
          <w:rStyle w:val="CommentReference"/>
        </w:rPr>
        <w:commentReference w:id="319"/>
      </w:r>
      <w:r w:rsidR="007B251F">
        <w:rPr>
          <w:lang w:val="en-US"/>
        </w:rPr>
        <w:br w:type="page"/>
      </w:r>
    </w:p>
    <w:p w14:paraId="052B0B0A" w14:textId="77777777" w:rsidR="006878A2" w:rsidRPr="001E187B" w:rsidRDefault="006878A2" w:rsidP="006878A2">
      <w:pPr>
        <w:pStyle w:val="Heading1"/>
        <w:numPr>
          <w:ilvl w:val="0"/>
          <w:numId w:val="0"/>
        </w:numPr>
        <w:rPr>
          <w:lang w:val="en-US"/>
        </w:rPr>
      </w:pPr>
      <w:commentRangeStart w:id="335"/>
      <w:r w:rsidRPr="001E187B">
        <w:rPr>
          <w:lang w:val="en-US"/>
        </w:rPr>
        <w:lastRenderedPageBreak/>
        <w:t>References</w:t>
      </w:r>
      <w:commentRangeEnd w:id="335"/>
      <w:r w:rsidR="001520BB">
        <w:rPr>
          <w:rStyle w:val="CommentReference"/>
          <w:rFonts w:eastAsiaTheme="minorHAnsi" w:cstheme="minorBidi"/>
          <w:b w:val="0"/>
          <w:bCs w:val="0"/>
          <w:caps w:val="0"/>
        </w:rPr>
        <w:commentReference w:id="335"/>
      </w:r>
    </w:p>
    <w:p w14:paraId="5F533807" w14:textId="77777777" w:rsidR="00762339" w:rsidRPr="00762339" w:rsidRDefault="00B355E7" w:rsidP="00762339">
      <w:pPr>
        <w:pStyle w:val="Bibliography"/>
        <w:rPr>
          <w:rFonts w:cs="Times New Roman"/>
          <w:sz w:val="28"/>
          <w:lang w:val="en-US"/>
        </w:rPr>
      </w:pPr>
      <w:r>
        <w:rPr>
          <w:rFonts w:eastAsiaTheme="majorEastAsia" w:cstheme="majorBidi"/>
          <w:b/>
          <w:bCs/>
          <w:caps/>
          <w:sz w:val="28"/>
          <w:szCs w:val="28"/>
          <w:lang w:val="en-US"/>
        </w:rPr>
        <w:fldChar w:fldCharType="begin"/>
      </w:r>
      <w:r w:rsidR="006F4247">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r w:rsidR="00762339" w:rsidRPr="00762339">
        <w:rPr>
          <w:rFonts w:cs="Times New Roman"/>
          <w:sz w:val="28"/>
          <w:lang w:val="en-US"/>
        </w:rPr>
        <w:t xml:space="preserve">ABT, Clark C. </w:t>
      </w:r>
      <w:r w:rsidR="00762339" w:rsidRPr="00762339">
        <w:rPr>
          <w:rFonts w:cs="Times New Roman"/>
          <w:i/>
          <w:iCs/>
          <w:sz w:val="28"/>
          <w:lang w:val="en-US"/>
        </w:rPr>
        <w:t>Serious Games</w:t>
      </w:r>
      <w:r w:rsidR="00762339" w:rsidRPr="00762339">
        <w:rPr>
          <w:rFonts w:cs="Times New Roman"/>
          <w:sz w:val="28"/>
          <w:lang w:val="en-US"/>
        </w:rPr>
        <w:t xml:space="preserve">. 1. ed. Abt Books: University Press of America, 1987. </w:t>
      </w:r>
    </w:p>
    <w:p w14:paraId="169943A1" w14:textId="77777777" w:rsidR="00762339" w:rsidRPr="00762339" w:rsidRDefault="00762339" w:rsidP="00762339">
      <w:pPr>
        <w:pStyle w:val="Bibliography"/>
        <w:rPr>
          <w:rFonts w:cs="Times New Roman"/>
          <w:sz w:val="28"/>
          <w:lang w:val="en-US"/>
        </w:rPr>
      </w:pPr>
      <w:r w:rsidRPr="00762339">
        <w:rPr>
          <w:rFonts w:cs="Times New Roman"/>
          <w:sz w:val="28"/>
          <w:lang w:val="en-US"/>
        </w:rPr>
        <w:t xml:space="preserve">BAKER, Alex; NAVARRO, Emily; VAN DER HOEK, André. Problems and Programmers: An Educational Software Engineering Card Game. </w:t>
      </w:r>
      <w:r w:rsidRPr="00762339">
        <w:rPr>
          <w:rFonts w:cs="Times New Roman"/>
          <w:i/>
          <w:iCs/>
          <w:sz w:val="28"/>
          <w:lang w:val="en-US"/>
        </w:rPr>
        <w:t>International Conference on Software Engineering(ICSE)</w:t>
      </w:r>
      <w:r w:rsidRPr="00762339">
        <w:rPr>
          <w:rFonts w:cs="Times New Roman"/>
          <w:sz w:val="28"/>
          <w:lang w:val="en-US"/>
        </w:rPr>
        <w:t>, p. 614–621, 2003.</w:t>
      </w:r>
    </w:p>
    <w:p w14:paraId="10C43E39" w14:textId="77777777" w:rsidR="00762339" w:rsidRPr="00762339" w:rsidRDefault="00762339" w:rsidP="00762339">
      <w:pPr>
        <w:pStyle w:val="Bibliography"/>
        <w:rPr>
          <w:rFonts w:cs="Times New Roman"/>
          <w:sz w:val="28"/>
          <w:lang w:val="en-US"/>
        </w:rPr>
      </w:pPr>
      <w:r w:rsidRPr="00762339">
        <w:rPr>
          <w:rFonts w:cs="Times New Roman"/>
          <w:sz w:val="28"/>
          <w:lang w:val="en-US"/>
        </w:rPr>
        <w:t xml:space="preserve">HIGGINS, T. </w:t>
      </w:r>
      <w:r w:rsidRPr="00762339">
        <w:rPr>
          <w:rFonts w:cs="Times New Roman"/>
          <w:i/>
          <w:iCs/>
          <w:sz w:val="28"/>
          <w:lang w:val="en-US"/>
        </w:rPr>
        <w:t>Unity - 3D Game Engine</w:t>
      </w:r>
      <w:r w:rsidRPr="00762339">
        <w:rPr>
          <w:rFonts w:cs="Times New Roman"/>
          <w:sz w:val="28"/>
          <w:lang w:val="en-US"/>
        </w:rPr>
        <w:t xml:space="preserve">. </w:t>
      </w:r>
      <w:r w:rsidRPr="00762339">
        <w:rPr>
          <w:rFonts w:cs="Times New Roman"/>
          <w:sz w:val="28"/>
        </w:rPr>
        <w:t xml:space="preserve">Disponível em: &lt;http://unity3d.com/&gt;. </w:t>
      </w:r>
      <w:r w:rsidRPr="00762339">
        <w:rPr>
          <w:rFonts w:cs="Times New Roman"/>
          <w:sz w:val="28"/>
          <w:lang w:val="en-US"/>
        </w:rPr>
        <w:t xml:space="preserve">Acesso em: 5 maio 2011. </w:t>
      </w:r>
    </w:p>
    <w:p w14:paraId="5393D62A" w14:textId="77777777" w:rsidR="00762339" w:rsidRPr="00762339" w:rsidRDefault="00762339" w:rsidP="00762339">
      <w:pPr>
        <w:pStyle w:val="Bibliography"/>
        <w:rPr>
          <w:rFonts w:cs="Times New Roman"/>
          <w:sz w:val="28"/>
        </w:rPr>
      </w:pPr>
      <w:r w:rsidRPr="00762339">
        <w:rPr>
          <w:rFonts w:cs="Times New Roman"/>
          <w:sz w:val="28"/>
          <w:lang w:val="en-US"/>
        </w:rPr>
        <w:t xml:space="preserve">JOSHUA O’MADADHAIN; DANYEL FISHER; TOM NELSON. </w:t>
      </w:r>
      <w:r w:rsidRPr="00762339">
        <w:rPr>
          <w:rFonts w:cs="Times New Roman"/>
          <w:i/>
          <w:iCs/>
          <w:sz w:val="28"/>
          <w:lang w:val="en-US"/>
        </w:rPr>
        <w:t>JUNG: Java Universal Network/Graph Framework</w:t>
      </w:r>
      <w:r w:rsidRPr="00762339">
        <w:rPr>
          <w:rFonts w:cs="Times New Roman"/>
          <w:sz w:val="28"/>
          <w:lang w:val="en-US"/>
        </w:rPr>
        <w:t xml:space="preserve">. sourceforge: Open-source, 2010. </w:t>
      </w:r>
      <w:r w:rsidRPr="00762339">
        <w:rPr>
          <w:rFonts w:cs="Times New Roman"/>
          <w:sz w:val="28"/>
        </w:rPr>
        <w:t xml:space="preserve">Disponível em: &lt;http://jung.sourceforge.net/&gt;. </w:t>
      </w:r>
    </w:p>
    <w:p w14:paraId="698BF1B5" w14:textId="77777777" w:rsidR="00762339" w:rsidRPr="00762339" w:rsidRDefault="00762339" w:rsidP="00762339">
      <w:pPr>
        <w:pStyle w:val="Bibliography"/>
        <w:rPr>
          <w:rFonts w:cs="Times New Roman"/>
          <w:sz w:val="28"/>
          <w:lang w:val="en-US"/>
        </w:rPr>
      </w:pPr>
      <w:r w:rsidRPr="00762339">
        <w:rPr>
          <w:rFonts w:cs="Times New Roman"/>
          <w:sz w:val="28"/>
        </w:rPr>
        <w:t xml:space="preserve">KOHWALTER, Troy; CLUA, Esteban; MURTA, Leonardo. </w:t>
      </w:r>
      <w:r w:rsidRPr="00762339">
        <w:rPr>
          <w:rFonts w:cs="Times New Roman"/>
          <w:sz w:val="28"/>
          <w:lang w:val="en-US"/>
        </w:rPr>
        <w:t xml:space="preserve">SDM – An Educational Game for Software Engineering. In: 2011 X BRAZILIAN SYMPOSIUM ON GAMES AND DIGITAL ENTERTAINMENT (SBGAMES), nov. 2011, Salvador. </w:t>
      </w:r>
      <w:r w:rsidRPr="00762339">
        <w:rPr>
          <w:rFonts w:cs="Times New Roman"/>
          <w:i/>
          <w:iCs/>
          <w:sz w:val="28"/>
          <w:lang w:val="en-US"/>
        </w:rPr>
        <w:t>Anais</w:t>
      </w:r>
      <w:r w:rsidRPr="00762339">
        <w:rPr>
          <w:rFonts w:cs="Times New Roman"/>
          <w:sz w:val="28"/>
          <w:lang w:val="en-US"/>
        </w:rPr>
        <w:t xml:space="preserve">... Salvador: In: X SBGames, nov. 2011. </w:t>
      </w:r>
    </w:p>
    <w:p w14:paraId="38C48E89" w14:textId="77777777" w:rsidR="00762339" w:rsidRPr="00762339" w:rsidRDefault="00762339" w:rsidP="00762339">
      <w:pPr>
        <w:pStyle w:val="Bibliography"/>
        <w:rPr>
          <w:rFonts w:cs="Times New Roman"/>
          <w:sz w:val="28"/>
          <w:lang w:val="en-US"/>
        </w:rPr>
      </w:pPr>
      <w:r w:rsidRPr="00762339">
        <w:rPr>
          <w:rFonts w:cs="Times New Roman"/>
          <w:sz w:val="28"/>
          <w:lang w:val="en-US"/>
        </w:rPr>
        <w:t xml:space="preserve">NAVARRO, Emily. </w:t>
      </w:r>
      <w:r w:rsidRPr="00762339">
        <w:rPr>
          <w:rFonts w:cs="Times New Roman"/>
          <w:i/>
          <w:iCs/>
          <w:sz w:val="28"/>
          <w:lang w:val="en-US"/>
        </w:rPr>
        <w:t>Simse: a software engineering simulation environment for software process education</w:t>
      </w:r>
      <w:r w:rsidRPr="00762339">
        <w:rPr>
          <w:rFonts w:cs="Times New Roman"/>
          <w:sz w:val="28"/>
          <w:lang w:val="en-US"/>
        </w:rPr>
        <w:t xml:space="preserve">. 2006. California State University at Long Beach, Long Beach, CA, USA, 2006. </w:t>
      </w:r>
    </w:p>
    <w:p w14:paraId="679CF92E" w14:textId="77777777" w:rsidR="00762339" w:rsidRPr="00762339" w:rsidRDefault="00762339" w:rsidP="00762339">
      <w:pPr>
        <w:pStyle w:val="Bibliography"/>
        <w:rPr>
          <w:rFonts w:cs="Times New Roman"/>
          <w:sz w:val="28"/>
          <w:lang w:val="en-US"/>
        </w:rPr>
      </w:pPr>
      <w:r w:rsidRPr="00762339">
        <w:rPr>
          <w:rFonts w:cs="Times New Roman"/>
          <w:sz w:val="28"/>
          <w:lang w:val="en-US"/>
        </w:rPr>
        <w:t xml:space="preserve">PRENSKY, Marc. Fun, Play and Games: What Makes Games Engaging. </w:t>
      </w:r>
      <w:r w:rsidRPr="00762339">
        <w:rPr>
          <w:rFonts w:cs="Times New Roman"/>
          <w:i/>
          <w:iCs/>
          <w:sz w:val="28"/>
          <w:lang w:val="en-US"/>
        </w:rPr>
        <w:t>Digital Game-Based Learning</w:t>
      </w:r>
      <w:r w:rsidRPr="00762339">
        <w:rPr>
          <w:rFonts w:cs="Times New Roman"/>
          <w:sz w:val="28"/>
          <w:lang w:val="en-US"/>
        </w:rPr>
        <w:t>, p. 1–31, 2001.</w:t>
      </w:r>
    </w:p>
    <w:p w14:paraId="0C104AA2" w14:textId="77777777" w:rsidR="006878A2" w:rsidRPr="006878A2" w:rsidRDefault="00B355E7"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eonardo Murta" w:date="2013-05-31T11:59:00Z" w:initials="LM">
    <w:p w14:paraId="616BDBD4" w14:textId="77777777" w:rsidR="00784378" w:rsidRDefault="00784378">
      <w:pPr>
        <w:pStyle w:val="CommentText"/>
      </w:pPr>
      <w:r>
        <w:rPr>
          <w:rStyle w:val="CommentReference"/>
        </w:rPr>
        <w:annotationRef/>
      </w:r>
      <w:r>
        <w:t>Aqui ficou confuso. Deixe claro que essa versão faz uso do framework conceitual para coletar proveniência que pode ser posteriormente visualizada pelo Proof Viewr, que é uma ferramenta integrante da sua abordagem.</w:t>
      </w:r>
    </w:p>
  </w:comment>
  <w:comment w:id="6" w:author="Leonardo Murta" w:date="2013-05-31T12:00:00Z" w:initials="LM">
    <w:p w14:paraId="18190172" w14:textId="2492507A" w:rsidR="00784378" w:rsidRDefault="00784378">
      <w:pPr>
        <w:pStyle w:val="CommentText"/>
      </w:pPr>
      <w:r>
        <w:rPr>
          <w:rStyle w:val="CommentReference"/>
        </w:rPr>
        <w:annotationRef/>
      </w:r>
      <w:r>
        <w:t>Example... examples.</w:t>
      </w:r>
    </w:p>
  </w:comment>
  <w:comment w:id="11" w:author="Leonardo Murta" w:date="2013-05-31T12:08:00Z" w:initials="LM">
    <w:p w14:paraId="1C886302" w14:textId="00E9801F" w:rsidR="00784378" w:rsidRDefault="00784378">
      <w:pPr>
        <w:pStyle w:val="CommentText"/>
      </w:pPr>
      <w:r>
        <w:rPr>
          <w:rStyle w:val="CommentReference"/>
        </w:rPr>
        <w:annotationRef/>
      </w:r>
      <w:r>
        <w:t>O que é “Analysis Program”? Atributo é de fato uma enumeração ou um employee tem um relacionamento com atributo, onde cada campo de atributo tem um valor preenchido? Traits não é melhor que Attribute para representar isso? “Bonusfor” junto. Reveja o diagrama para ver se tem outros erros desse tipo.</w:t>
      </w:r>
    </w:p>
  </w:comment>
  <w:comment w:id="16" w:author="Leonardo Murta" w:date="2013-05-31T12:09:00Z" w:initials="LM">
    <w:p w14:paraId="6CAA0DC1" w14:textId="19D32D7C" w:rsidR="00784378" w:rsidRDefault="00784378">
      <w:pPr>
        <w:pStyle w:val="CommentText"/>
      </w:pPr>
      <w:r>
        <w:rPr>
          <w:rStyle w:val="CommentReference"/>
        </w:rPr>
        <w:annotationRef/>
      </w:r>
      <w:r>
        <w:t>Ainda na seção anterior, será que não cabe ao menos um screenshot dando uma visão geral do jogo (marcando partes da tela e explicando o que é)?</w:t>
      </w:r>
    </w:p>
  </w:comment>
  <w:comment w:id="28" w:author="Leonardo Murta" w:date="2013-05-31T12:15:00Z" w:initials="LM">
    <w:p w14:paraId="569B8791" w14:textId="28AEEBBE" w:rsidR="00784378" w:rsidRDefault="00784378">
      <w:pPr>
        <w:pStyle w:val="CommentText"/>
      </w:pPr>
      <w:r>
        <w:rPr>
          <w:rStyle w:val="CommentReference"/>
        </w:rPr>
        <w:annotationRef/>
      </w:r>
      <w:r>
        <w:t>Frase sem sentido. Reescrever.</w:t>
      </w:r>
    </w:p>
  </w:comment>
  <w:comment w:id="37" w:author="Leonardo Murta" w:date="2013-05-31T12:18:00Z" w:initials="LM">
    <w:p w14:paraId="17D1360B" w14:textId="30AB2B06" w:rsidR="00784378" w:rsidRDefault="00784378">
      <w:pPr>
        <w:pStyle w:val="CommentText"/>
      </w:pPr>
      <w:r>
        <w:rPr>
          <w:rStyle w:val="CommentReference"/>
        </w:rPr>
        <w:annotationRef/>
      </w:r>
      <w:r>
        <w:t>Construção estranha. Escreva de forma mais direta: a link is stored. Melhor ainda se removesse a voz passiva: SDM stores a link...</w:t>
      </w:r>
    </w:p>
  </w:comment>
  <w:comment w:id="40" w:author="Leonardo Murta" w:date="2013-05-31T12:19:00Z" w:initials="LM">
    <w:p w14:paraId="5CFF7C64" w14:textId="4100B04A" w:rsidR="00784378" w:rsidRDefault="00784378">
      <w:pPr>
        <w:pStyle w:val="CommentText"/>
      </w:pPr>
      <w:r>
        <w:rPr>
          <w:rStyle w:val="CommentReference"/>
        </w:rPr>
        <w:annotationRef/>
      </w:r>
      <w:r>
        <w:t>O que seria?</w:t>
      </w:r>
    </w:p>
  </w:comment>
  <w:comment w:id="41" w:author="Leonardo Murta" w:date="2013-05-31T12:20:00Z" w:initials="LM">
    <w:p w14:paraId="5277D196" w14:textId="5F1D4E04" w:rsidR="00784378" w:rsidRDefault="00784378">
      <w:pPr>
        <w:pStyle w:val="CommentText"/>
      </w:pPr>
      <w:r>
        <w:rPr>
          <w:rStyle w:val="CommentReference"/>
        </w:rPr>
        <w:annotationRef/>
      </w:r>
      <w:r>
        <w:t xml:space="preserve">Traits? O problema de attributes é que as outras informações tb são atributos. A não ser que adjetivássemos esses atributos. Mas traits parece ser bem apropriado. </w:t>
      </w:r>
    </w:p>
  </w:comment>
  <w:comment w:id="48" w:author="Kohwalter" w:date="2013-05-29T11:55:00Z" w:initials="K">
    <w:p w14:paraId="01DD4A55" w14:textId="77777777" w:rsidR="00784378" w:rsidRDefault="00784378">
      <w:pPr>
        <w:pStyle w:val="CommentText"/>
      </w:pPr>
      <w:r>
        <w:rPr>
          <w:rStyle w:val="CommentReference"/>
        </w:rPr>
        <w:annotationRef/>
      </w:r>
      <w:r>
        <w:t>Acho que vou renomear na aplicação o “Process” para “Activity”, já que estou usando os termos de PROV em vez de OPM na dissertação.</w:t>
      </w:r>
    </w:p>
  </w:comment>
  <w:comment w:id="49" w:author="Leonardo Murta" w:date="2013-05-31T12:23:00Z" w:initials="LM">
    <w:p w14:paraId="2E10437B" w14:textId="4264151F" w:rsidR="00784378" w:rsidRDefault="00784378">
      <w:pPr>
        <w:pStyle w:val="CommentText"/>
      </w:pPr>
      <w:r>
        <w:rPr>
          <w:rStyle w:val="CommentReference"/>
        </w:rPr>
        <w:annotationRef/>
      </w:r>
      <w:r>
        <w:t>Beleza.</w:t>
      </w:r>
    </w:p>
  </w:comment>
  <w:comment w:id="52" w:author="Leonardo Murta" w:date="2013-05-31T13:03:00Z" w:initials="LM">
    <w:p w14:paraId="03E1E686" w14:textId="41122565" w:rsidR="00784378" w:rsidRDefault="00784378">
      <w:pPr>
        <w:pStyle w:val="CommentText"/>
      </w:pPr>
      <w:r>
        <w:rPr>
          <w:rStyle w:val="CommentReference"/>
        </w:rPr>
        <w:annotationRef/>
      </w:r>
      <w:r>
        <w:t>Leia item a item e corrija os problemas. Alguns que me saltaram aos olhos:</w:t>
      </w:r>
    </w:p>
    <w:p w14:paraId="3E0E2E47" w14:textId="3B6E56E7" w:rsidR="00784378" w:rsidRDefault="00784378" w:rsidP="008A36FF">
      <w:pPr>
        <w:pStyle w:val="CommentText"/>
        <w:numPr>
          <w:ilvl w:val="0"/>
          <w:numId w:val="2"/>
        </w:numPr>
      </w:pPr>
      <w:r>
        <w:t>Pagamento em português no meio de um monete de coisa em inglês.</w:t>
      </w:r>
    </w:p>
    <w:p w14:paraId="223A8E35" w14:textId="0B4D4B96" w:rsidR="00784378" w:rsidRDefault="00784378" w:rsidP="008A36FF">
      <w:pPr>
        <w:pStyle w:val="CommentText"/>
        <w:numPr>
          <w:ilvl w:val="0"/>
          <w:numId w:val="2"/>
        </w:numPr>
      </w:pPr>
      <w:r>
        <w:t>Camel case misturado com linguagem natural.</w:t>
      </w:r>
    </w:p>
    <w:p w14:paraId="0C85FD26" w14:textId="502E3A25" w:rsidR="00784378" w:rsidRDefault="00784378" w:rsidP="008A36FF">
      <w:pPr>
        <w:pStyle w:val="CommentText"/>
        <w:numPr>
          <w:ilvl w:val="0"/>
          <w:numId w:val="2"/>
        </w:numPr>
      </w:pPr>
      <w:r>
        <w:t>Bug unitary, bug system, bug acception, etc. Precisa revisar. Por exemplo, seria System bugs, não?</w:t>
      </w:r>
    </w:p>
    <w:p w14:paraId="18798C57" w14:textId="33615EC2" w:rsidR="00784378" w:rsidRDefault="00784378" w:rsidP="008A36FF">
      <w:pPr>
        <w:pStyle w:val="CommentText"/>
        <w:numPr>
          <w:ilvl w:val="0"/>
          <w:numId w:val="2"/>
        </w:numPr>
      </w:pPr>
      <w:r>
        <w:t>Nos traits, autoDidata?!? No mais, tudo em português e camel case.</w:t>
      </w:r>
    </w:p>
    <w:p w14:paraId="62071AEF" w14:textId="77777777" w:rsidR="00784378" w:rsidRDefault="00784378" w:rsidP="007C0C34">
      <w:pPr>
        <w:pStyle w:val="CommentText"/>
      </w:pPr>
    </w:p>
    <w:p w14:paraId="581B9EE7" w14:textId="030FAFDF" w:rsidR="00784378" w:rsidRDefault="00784378" w:rsidP="001C40C3">
      <w:pPr>
        <w:pStyle w:val="CommentText"/>
      </w:pPr>
      <w:r>
        <w:t>Acho que deveria ter ao menos 1 parágrafo que guie o leitor na leitura da figura, pegando algumas informações como exemplo. Não se coloca uma figura sem explorar a figura no texto. O que vc quer que o leitor veja aqui?</w:t>
      </w:r>
    </w:p>
  </w:comment>
  <w:comment w:id="62" w:author="Leonardo Murta" w:date="2013-05-31T12:33:00Z" w:initials="LM">
    <w:p w14:paraId="39C083B0" w14:textId="4AFCE645" w:rsidR="00784378" w:rsidRDefault="00784378">
      <w:pPr>
        <w:pStyle w:val="CommentText"/>
      </w:pPr>
      <w:ins w:id="64" w:author="Leonardo Murta" w:date="2013-05-31T12:33:00Z">
        <w:r>
          <w:rPr>
            <w:rStyle w:val="CommentReference"/>
          </w:rPr>
          <w:annotationRef/>
        </w:r>
      </w:ins>
      <w:r>
        <w:t>Posicione o leitor sobre o que está por vir.</w:t>
      </w:r>
    </w:p>
  </w:comment>
  <w:comment w:id="65" w:author="Leonardo Murta" w:date="2013-05-31T12:31:00Z" w:initials="LM">
    <w:p w14:paraId="13187B9B" w14:textId="2BAAC663" w:rsidR="00784378" w:rsidRDefault="00784378">
      <w:pPr>
        <w:pStyle w:val="CommentText"/>
      </w:pPr>
      <w:r>
        <w:rPr>
          <w:rStyle w:val="CommentReference"/>
        </w:rPr>
        <w:annotationRef/>
      </w:r>
      <w:r>
        <w:t>Ele gera dinheiro?!? Isso não é crime? Explique de forma mais precisa!</w:t>
      </w:r>
    </w:p>
  </w:comment>
  <w:comment w:id="67" w:author="Leonardo Murta" w:date="2013-05-31T12:34:00Z" w:initials="LM">
    <w:p w14:paraId="778F8A66" w14:textId="23095306" w:rsidR="00784378" w:rsidRDefault="00784378">
      <w:pPr>
        <w:pStyle w:val="CommentText"/>
      </w:pPr>
      <w:r>
        <w:rPr>
          <w:rStyle w:val="CommentReference"/>
        </w:rPr>
        <w:annotationRef/>
      </w:r>
      <w:r>
        <w:t>Explique com mais precisão. E troque put por um verbo mais adequado. Qual treinamento ele foi alocado?</w:t>
      </w:r>
    </w:p>
  </w:comment>
  <w:comment w:id="80" w:author="Leonardo Murta" w:date="2013-05-31T12:36:00Z" w:initials="LM">
    <w:p w14:paraId="288E3D6D" w14:textId="22C567C6" w:rsidR="00784378" w:rsidRDefault="00784378">
      <w:pPr>
        <w:pStyle w:val="CommentText"/>
      </w:pPr>
      <w:r>
        <w:rPr>
          <w:rStyle w:val="CommentReference"/>
        </w:rPr>
        <w:annotationRef/>
      </w:r>
      <w:r>
        <w:t>Quais?</w:t>
      </w:r>
    </w:p>
  </w:comment>
  <w:comment w:id="81" w:author="Leonardo Murta" w:date="2013-05-31T12:36:00Z" w:initials="LM">
    <w:p w14:paraId="77DC39E5" w14:textId="202A1522" w:rsidR="00784378" w:rsidRDefault="00784378">
      <w:pPr>
        <w:pStyle w:val="CommentText"/>
      </w:pPr>
      <w:r>
        <w:rPr>
          <w:rStyle w:val="CommentReference"/>
        </w:rPr>
        <w:annotationRef/>
      </w:r>
      <w:r>
        <w:t>Eles foram demitidos ou pararam de receber e pediram demissão?</w:t>
      </w:r>
    </w:p>
  </w:comment>
  <w:comment w:id="84" w:author="Leonardo Murta" w:date="2013-05-31T12:38:00Z" w:initials="LM">
    <w:p w14:paraId="5C1BCE7F" w14:textId="6761B0EC" w:rsidR="00784378" w:rsidRDefault="00784378">
      <w:pPr>
        <w:pStyle w:val="CommentText"/>
      </w:pPr>
      <w:r>
        <w:rPr>
          <w:rStyle w:val="CommentReference"/>
        </w:rPr>
        <w:annotationRef/>
      </w:r>
      <w:r>
        <w:t>Precisão! Ele não recebe dinheiro do contrato. Ele deve ter atingido alguma meta parcial definida no contrato que levou ao pagamento da milestone em questão, não?</w:t>
      </w:r>
    </w:p>
  </w:comment>
  <w:comment w:id="87" w:author="Leonardo Murta" w:date="2013-05-31T12:39:00Z" w:initials="LM">
    <w:p w14:paraId="364E3403" w14:textId="21C79903" w:rsidR="00784378" w:rsidRDefault="00784378">
      <w:pPr>
        <w:pStyle w:val="CommentText"/>
      </w:pPr>
      <w:r>
        <w:rPr>
          <w:rStyle w:val="CommentReference"/>
        </w:rPr>
        <w:annotationRef/>
      </w:r>
      <w:r>
        <w:t>Esse it aqui não fica claro, já que tem week, player, Project, Mirax e outras entidades sendo usadas na frase. Tente sempre priorizar precisão no seu texto.</w:t>
      </w:r>
    </w:p>
  </w:comment>
  <w:comment w:id="88" w:author="Leonardo Murta" w:date="2013-05-31T12:41:00Z" w:initials="LM">
    <w:p w14:paraId="369F8CDA" w14:textId="65CF72BC" w:rsidR="00784378" w:rsidRDefault="00784378">
      <w:pPr>
        <w:pStyle w:val="CommentText"/>
      </w:pPr>
      <w:r>
        <w:rPr>
          <w:rStyle w:val="CommentReference"/>
        </w:rPr>
        <w:annotationRef/>
      </w:r>
      <w:r>
        <w:t>Ponha um parágrafo falando sobre a qualidade desse software, já que vc falou antes que isso é um elemento importante no processo de aceitação. Além disso, tente mostrar como ficou a equipe e as finanças ao termino do projeto, para que seja possível julgar de antemão se foi um bom resultado ou não.</w:t>
      </w:r>
    </w:p>
  </w:comment>
  <w:comment w:id="91" w:author="Leonardo Murta" w:date="2013-05-31T12:44:00Z" w:initials="LM">
    <w:p w14:paraId="69E1570B" w14:textId="4F5A6B20" w:rsidR="00784378" w:rsidRDefault="00784378">
      <w:pPr>
        <w:pStyle w:val="CommentText"/>
      </w:pPr>
      <w:r>
        <w:rPr>
          <w:rStyle w:val="CommentReference"/>
        </w:rPr>
        <w:annotationRef/>
      </w:r>
      <w:r>
        <w:t xml:space="preserve">Não entendi essa colocação final. </w:t>
      </w:r>
    </w:p>
  </w:comment>
  <w:comment w:id="92" w:author="Kohwalter" w:date="2013-05-29T14:38:00Z" w:initials="K">
    <w:p w14:paraId="21794B17" w14:textId="77777777" w:rsidR="00784378" w:rsidRDefault="00784378">
      <w:pPr>
        <w:pStyle w:val="CommentText"/>
      </w:pPr>
      <w:r>
        <w:rPr>
          <w:rStyle w:val="CommentReference"/>
        </w:rPr>
        <w:annotationRef/>
      </w:r>
      <w:r>
        <w:t>Eu estava pensando, será que seria interessante passar o executável do Proof Viewer com o cenário descrito do jogo?</w:t>
      </w:r>
    </w:p>
    <w:p w14:paraId="45426B47" w14:textId="77777777" w:rsidR="00784378" w:rsidRDefault="00784378">
      <w:pPr>
        <w:pStyle w:val="CommentText"/>
      </w:pPr>
      <w:r>
        <w:t>E obviamente, os tutoriais para usa-lo.</w:t>
      </w:r>
    </w:p>
  </w:comment>
  <w:comment w:id="93" w:author="Leonardo Murta" w:date="2013-05-31T12:43:00Z" w:initials="LM">
    <w:p w14:paraId="62717E5F" w14:textId="3C5E6B6B" w:rsidR="00784378" w:rsidRDefault="00784378">
      <w:pPr>
        <w:pStyle w:val="CommentText"/>
      </w:pPr>
      <w:r>
        <w:rPr>
          <w:rStyle w:val="CommentReference"/>
        </w:rPr>
        <w:annotationRef/>
      </w:r>
      <w:r>
        <w:t>Você diz, para a banca? O que a fernanda fez foi colocar tudo (executável, dados de experimento, etc.) na página da ferramenta dela no GEMS e citar no texto que está lá disponível. Se esse cenário foi o do vídeo, melhor ainda, pois vc pode dizer que toda essa execução está disponível em vídeo e colocar a url de lá.</w:t>
      </w:r>
    </w:p>
    <w:p w14:paraId="0D4BB6C6" w14:textId="65749E95" w:rsidR="00784378" w:rsidRDefault="00784378">
      <w:pPr>
        <w:pStyle w:val="CommentText"/>
      </w:pPr>
    </w:p>
    <w:p w14:paraId="45F4B7DC" w14:textId="77777777" w:rsidR="00784378" w:rsidRDefault="00784378">
      <w:pPr>
        <w:pStyle w:val="CommentText"/>
      </w:pPr>
      <w:r>
        <w:t>Além disso, ela entregou um pendrive (poderia ser um CD) com todo o material. A banca achou isso muito simpático, até pq dá uma ideia de transparência (que vc não quer esconder nada).</w:t>
      </w:r>
    </w:p>
  </w:comment>
  <w:comment w:id="96" w:author="Leonardo Murta" w:date="2013-05-31T12:47:00Z" w:initials="LM">
    <w:p w14:paraId="1B80FFD3" w14:textId="3E8ABF45" w:rsidR="00784378" w:rsidRDefault="00784378">
      <w:pPr>
        <w:pStyle w:val="CommentText"/>
      </w:pPr>
      <w:ins w:id="99" w:author="Leonardo Murta" w:date="2013-05-31T12:47:00Z">
        <w:r>
          <w:rPr>
            <w:rStyle w:val="CommentReference"/>
          </w:rPr>
          <w:annotationRef/>
        </w:r>
      </w:ins>
      <w:r>
        <w:t xml:space="preserve">Deixa o termo “analisar” para o usuário. </w:t>
      </w:r>
    </w:p>
  </w:comment>
  <w:comment w:id="117" w:author="Leonardo Murta" w:date="2013-05-31T12:52:00Z" w:initials="LM">
    <w:p w14:paraId="03655EAA" w14:textId="3B83938E" w:rsidR="00784378" w:rsidRDefault="00784378">
      <w:pPr>
        <w:pStyle w:val="CommentText"/>
      </w:pPr>
      <w:r>
        <w:rPr>
          <w:rStyle w:val="CommentReference"/>
        </w:rPr>
        <w:annotationRef/>
      </w:r>
      <w:r>
        <w:t>Construção estranha.</w:t>
      </w:r>
    </w:p>
  </w:comment>
  <w:comment w:id="119" w:author="Leonardo Murta" w:date="2013-05-31T12:49:00Z" w:initials="LM">
    <w:p w14:paraId="59EC90EF" w14:textId="138C90ED" w:rsidR="00784378" w:rsidRDefault="00784378">
      <w:pPr>
        <w:pStyle w:val="CommentText"/>
      </w:pPr>
      <w:r>
        <w:rPr>
          <w:rStyle w:val="CommentReference"/>
        </w:rPr>
        <w:annotationRef/>
      </w:r>
      <w:r>
        <w:t xml:space="preserve">Muito “Generte”. Por exemplo, Generate adge in the graph não seria na verdade Add? </w:t>
      </w:r>
    </w:p>
  </w:comment>
  <w:comment w:id="136" w:author="Leonardo Murta" w:date="2013-05-31T12:57:00Z" w:initials="LM">
    <w:p w14:paraId="76DE4D24" w14:textId="05835825" w:rsidR="00784378" w:rsidRDefault="00784378">
      <w:pPr>
        <w:pStyle w:val="CommentText"/>
      </w:pPr>
      <w:r>
        <w:rPr>
          <w:rStyle w:val="CommentReference"/>
        </w:rPr>
        <w:annotationRef/>
      </w:r>
      <w:r>
        <w:t>Frase longa. No mais, vc está usando voz passiva o tempo todo. Sei que é difícil mudar esse estilo por causa do português, mas quando der, dê preferencia para voz ativa.</w:t>
      </w:r>
    </w:p>
  </w:comment>
  <w:comment w:id="146" w:author="Leonardo Murta" w:date="2013-05-31T13:04:00Z" w:initials="LM">
    <w:p w14:paraId="71A48F00" w14:textId="084AA6EE" w:rsidR="00784378" w:rsidRDefault="00784378">
      <w:pPr>
        <w:pStyle w:val="CommentText"/>
      </w:pPr>
      <w:r>
        <w:rPr>
          <w:rStyle w:val="CommentReference"/>
        </w:rPr>
        <w:annotationRef/>
      </w:r>
      <w:r>
        <w:t xml:space="preserve">Não entendi essa tabela. O que quer dizer os números? Se eu que acompanho seu trabalho não entendi, imagina a banca. Ou vc explica as tabelas e figuras ou ninguém vai entender. </w:t>
      </w:r>
    </w:p>
    <w:p w14:paraId="2B0F62B6" w14:textId="77777777" w:rsidR="00784378" w:rsidRDefault="00784378">
      <w:pPr>
        <w:pStyle w:val="CommentText"/>
      </w:pPr>
    </w:p>
    <w:p w14:paraId="32F29E87" w14:textId="08997D7F" w:rsidR="00784378" w:rsidRDefault="00784378">
      <w:pPr>
        <w:pStyle w:val="CommentText"/>
      </w:pPr>
      <w:r>
        <w:t>Você está querendo dizer que cada vértice do tipo atividade tem 12 campos internos? Então uma linha desse arquivo pode ter mais de 30 tabs? É isso? Se sim, há uma repetição enorme de dados no arquivo, já que se um vértice tem 5 arestas, ele aparece 5 vezes!</w:t>
      </w:r>
    </w:p>
    <w:p w14:paraId="45527D30" w14:textId="77777777" w:rsidR="00784378" w:rsidRDefault="00784378">
      <w:pPr>
        <w:pStyle w:val="CommentText"/>
      </w:pPr>
    </w:p>
    <w:p w14:paraId="03702990" w14:textId="2337FBE4" w:rsidR="00784378" w:rsidRDefault="00784378">
      <w:pPr>
        <w:pStyle w:val="CommentText"/>
      </w:pPr>
      <w:r>
        <w:t>Bom, se for isso, outra dúvida: quais são esses campos de cada vértice? Como você faz para saber o tipo do vértice? É um dos campos?</w:t>
      </w:r>
    </w:p>
  </w:comment>
  <w:comment w:id="148" w:author="Leonardo Murta" w:date="2013-05-31T13:05:00Z" w:initials="LM">
    <w:p w14:paraId="28060176" w14:textId="72ECC17B" w:rsidR="00784378" w:rsidRDefault="00784378">
      <w:pPr>
        <w:pStyle w:val="CommentText"/>
      </w:pPr>
      <w:r>
        <w:rPr>
          <w:rStyle w:val="CommentReference"/>
        </w:rPr>
        <w:annotationRef/>
      </w:r>
      <w:r>
        <w:t>Ele é baseado no JUNG ou ele usa o JUNG? Precisão!</w:t>
      </w:r>
    </w:p>
  </w:comment>
  <w:comment w:id="149" w:author="Leonardo Murta" w:date="2013-05-31T13:06:00Z" w:initials="LM">
    <w:p w14:paraId="58C21509" w14:textId="1074C92F" w:rsidR="00784378" w:rsidRDefault="00784378">
      <w:pPr>
        <w:pStyle w:val="CommentText"/>
      </w:pPr>
      <w:r>
        <w:rPr>
          <w:rStyle w:val="CommentReference"/>
        </w:rPr>
        <w:annotationRef/>
      </w:r>
      <w:r>
        <w:t>Não precisa chegar nesse nível. Dá para explicar que ele espera receber essas informações sem precisar dar a assinatura do método.</w:t>
      </w:r>
    </w:p>
  </w:comment>
  <w:comment w:id="151" w:author="Kohwalter" w:date="2013-05-29T15:34:00Z" w:initials="K">
    <w:p w14:paraId="201A5CEF" w14:textId="77777777" w:rsidR="00784378" w:rsidRDefault="00784378">
      <w:pPr>
        <w:pStyle w:val="CommentText"/>
      </w:pPr>
      <w:r>
        <w:rPr>
          <w:rStyle w:val="CommentReference"/>
        </w:rPr>
        <w:annotationRef/>
      </w:r>
      <w:r>
        <w:t>Será que fica redundante esse resumo?</w:t>
      </w:r>
    </w:p>
  </w:comment>
  <w:comment w:id="152" w:author="Leonardo Murta" w:date="2013-05-31T13:09:00Z" w:initials="LM">
    <w:p w14:paraId="78DA14ED" w14:textId="4F430464" w:rsidR="00784378" w:rsidRDefault="00784378">
      <w:pPr>
        <w:pStyle w:val="CommentText"/>
      </w:pPr>
      <w:r>
        <w:rPr>
          <w:rStyle w:val="CommentReference"/>
        </w:rPr>
        <w:annotationRef/>
      </w:r>
      <w:r>
        <w:t>Acho redundante. Pode ver no texto anterior se algo ficou de fora e migrar para lá. Outra coisa: lembro que vc usou step antes, e aqui stage. Tente uniformizar a forma com que vc chama cada uma das 3 partes e das suas subpartes para não dar problema de interpretação.</w:t>
      </w:r>
    </w:p>
  </w:comment>
  <w:comment w:id="157" w:author="Leonardo Murta" w:date="2013-05-31T15:06:00Z" w:initials="LM">
    <w:p w14:paraId="33CB14E9" w14:textId="3A72ED57" w:rsidR="00784378" w:rsidRDefault="00784378">
      <w:pPr>
        <w:pStyle w:val="CommentText"/>
      </w:pPr>
      <w:r>
        <w:rPr>
          <w:rStyle w:val="CommentReference"/>
        </w:rPr>
        <w:annotationRef/>
      </w:r>
      <w:r>
        <w:t>Precisão.</w:t>
      </w:r>
    </w:p>
  </w:comment>
  <w:comment w:id="165" w:author="Leonardo Murta" w:date="2013-05-31T15:08:00Z" w:initials="LM">
    <w:p w14:paraId="4E0D97EC" w14:textId="554B629C" w:rsidR="00784378" w:rsidRDefault="00784378">
      <w:pPr>
        <w:pStyle w:val="CommentText"/>
      </w:pPr>
      <w:r>
        <w:rPr>
          <w:rStyle w:val="CommentReference"/>
        </w:rPr>
        <w:annotationRef/>
      </w:r>
      <w:r>
        <w:t>Misterioso isso. Quais?</w:t>
      </w:r>
    </w:p>
  </w:comment>
  <w:comment w:id="166" w:author="Leonardo Murta" w:date="2013-05-31T15:09:00Z" w:initials="LM">
    <w:p w14:paraId="5DC7106A" w14:textId="15523201" w:rsidR="00784378" w:rsidRDefault="00784378">
      <w:pPr>
        <w:pStyle w:val="CommentText"/>
      </w:pPr>
      <w:r>
        <w:rPr>
          <w:rStyle w:val="CommentReference"/>
        </w:rPr>
        <w:annotationRef/>
      </w:r>
      <w:r>
        <w:t>Que tal uma figura mostrando o mesmo grafo depois de ligar essa sumarização?</w:t>
      </w:r>
    </w:p>
  </w:comment>
  <w:comment w:id="169" w:author="Leonardo Murta" w:date="2013-05-31T15:10:00Z" w:initials="LM">
    <w:p w14:paraId="2812B50A" w14:textId="354F4C93" w:rsidR="00784378" w:rsidRDefault="00784378">
      <w:pPr>
        <w:pStyle w:val="CommentText"/>
      </w:pPr>
      <w:r>
        <w:rPr>
          <w:rStyle w:val="CommentReference"/>
        </w:rPr>
        <w:annotationRef/>
      </w:r>
      <w:r>
        <w:t>Figura? Poderia ser pequena, lado a lado com as demais, mas que permita o leitor ver como fica.</w:t>
      </w:r>
    </w:p>
  </w:comment>
  <w:comment w:id="174" w:author="Leonardo Murta" w:date="2013-05-31T15:11:00Z" w:initials="LM">
    <w:p w14:paraId="16AD39CF" w14:textId="3226F839" w:rsidR="00784378" w:rsidRDefault="00784378">
      <w:pPr>
        <w:pStyle w:val="CommentText"/>
      </w:pPr>
      <w:r>
        <w:rPr>
          <w:rStyle w:val="CommentReference"/>
        </w:rPr>
        <w:annotationRef/>
      </w:r>
      <w:r>
        <w:t>Idem.</w:t>
      </w:r>
    </w:p>
  </w:comment>
  <w:comment w:id="176" w:author="Kohwalter" w:date="2013-05-29T14:54:00Z" w:initials="K">
    <w:p w14:paraId="2E6C0402" w14:textId="77777777" w:rsidR="00784378" w:rsidRDefault="00784378">
      <w:pPr>
        <w:pStyle w:val="CommentText"/>
      </w:pPr>
      <w:r>
        <w:rPr>
          <w:rStyle w:val="CommentReference"/>
        </w:rPr>
        <w:annotationRef/>
      </w:r>
      <w:r>
        <w:t>Acho que vou remover esses 2 botões da dissertação.</w:t>
      </w:r>
    </w:p>
  </w:comment>
  <w:comment w:id="177" w:author="Leonardo Murta" w:date="2013-05-31T15:12:00Z" w:initials="LM">
    <w:p w14:paraId="5257F08A" w14:textId="69B8B971" w:rsidR="00784378" w:rsidRDefault="00784378">
      <w:pPr>
        <w:pStyle w:val="CommentText"/>
      </w:pPr>
      <w:r>
        <w:rPr>
          <w:rStyle w:val="CommentReference"/>
        </w:rPr>
        <w:annotationRef/>
      </w:r>
      <w:r>
        <w:t>Realmente ficou estranho. Se o cara quiser ver o grafo do tutorial, ele pode carregar esse grafo...</w:t>
      </w:r>
    </w:p>
  </w:comment>
  <w:comment w:id="180" w:author="Kohwalter" w:date="2013-05-29T14:55:00Z" w:initials="K">
    <w:p w14:paraId="00E289A3" w14:textId="77777777" w:rsidR="00784378" w:rsidRDefault="00784378">
      <w:pPr>
        <w:pStyle w:val="CommentText"/>
      </w:pPr>
      <w:r>
        <w:rPr>
          <w:rStyle w:val="CommentReference"/>
        </w:rPr>
        <w:annotationRef/>
      </w:r>
      <w:r>
        <w:t>Talvez uniformizar para Vertex em vez de Node (na interface)? Já que na dissertação eu tenho usado vertex/vértices.</w:t>
      </w:r>
    </w:p>
  </w:comment>
  <w:comment w:id="181" w:author="Leonardo Murta" w:date="2013-05-31T15:13:00Z" w:initials="LM">
    <w:p w14:paraId="0EA23C2E" w14:textId="668FC909" w:rsidR="00784378" w:rsidRDefault="00784378">
      <w:pPr>
        <w:pStyle w:val="CommentText"/>
      </w:pPr>
      <w:r>
        <w:rPr>
          <w:rStyle w:val="CommentReference"/>
        </w:rPr>
        <w:annotationRef/>
      </w:r>
      <w:r>
        <w:t>Sim!</w:t>
      </w:r>
    </w:p>
  </w:comment>
  <w:comment w:id="182" w:author="Leonardo Murta" w:date="2013-05-31T15:16:00Z" w:initials="LM">
    <w:p w14:paraId="284CF51F" w14:textId="2DAC6005" w:rsidR="00784378" w:rsidRDefault="00784378">
      <w:pPr>
        <w:pStyle w:val="CommentText"/>
      </w:pPr>
      <w:r>
        <w:rPr>
          <w:rStyle w:val="CommentReference"/>
        </w:rPr>
        <w:annotationRef/>
      </w:r>
      <w:r>
        <w:t>Se você usasse bordas nos panels, junto com título do panel, acho que ficaria muito mais visível o que é o que na interface. Veja na figura 3 aqui (</w:t>
      </w:r>
      <w:hyperlink r:id="rId1" w:history="1">
        <w:r w:rsidRPr="00043D81">
          <w:rPr>
            <w:rStyle w:val="Hyperlink"/>
          </w:rPr>
          <w:t>http://reuse.cos.ufrj.br/prometeus/publicacoes/archtrace-tool-cr.pdf</w:t>
        </w:r>
      </w:hyperlink>
      <w:r>
        <w:t>) como fica.</w:t>
      </w:r>
    </w:p>
  </w:comment>
  <w:comment w:id="184" w:author="Leonardo Murta" w:date="2013-05-31T15:17:00Z" w:initials="LM">
    <w:p w14:paraId="31B9FCC1" w14:textId="7CE890CC" w:rsidR="00784378" w:rsidRDefault="00784378">
      <w:pPr>
        <w:pStyle w:val="CommentText"/>
      </w:pPr>
      <w:r>
        <w:rPr>
          <w:rStyle w:val="CommentReference"/>
        </w:rPr>
        <w:annotationRef/>
      </w:r>
      <w:r>
        <w:t>Então não é filtro. É o inverso de um filtro. Como IHC, isso pode ser um problema, já que o anterior funciona como filtro.</w:t>
      </w:r>
    </w:p>
  </w:comment>
  <w:comment w:id="194" w:author="Leonardo Murta" w:date="2013-05-31T15:21:00Z" w:initials="LM">
    <w:p w14:paraId="3ACA55B9" w14:textId="3B464931" w:rsidR="00784378" w:rsidRDefault="00784378">
      <w:pPr>
        <w:pStyle w:val="CommentText"/>
      </w:pPr>
      <w:r>
        <w:rPr>
          <w:rStyle w:val="CommentReference"/>
        </w:rPr>
        <w:annotationRef/>
      </w:r>
      <w:r>
        <w:t>Não entendi. Elabore melhor essa frase.</w:t>
      </w:r>
    </w:p>
  </w:comment>
  <w:comment w:id="209" w:author="Leonardo Murta" w:date="2013-05-31T15:29:00Z" w:initials="LM">
    <w:p w14:paraId="0B145395" w14:textId="24EC59BD" w:rsidR="00784378" w:rsidRDefault="00784378">
      <w:pPr>
        <w:pStyle w:val="CommentText"/>
      </w:pPr>
      <w:r>
        <w:rPr>
          <w:rStyle w:val="CommentReference"/>
        </w:rPr>
        <w:annotationRef/>
      </w:r>
      <w:r>
        <w:t>O que seria um negative aid? Por que isso ocorreria?</w:t>
      </w:r>
    </w:p>
  </w:comment>
  <w:comment w:id="218" w:author="Leonardo Murta" w:date="2013-05-31T15:29:00Z" w:initials="LM">
    <w:p w14:paraId="5D9B1B18" w14:textId="08D7601A" w:rsidR="00784378" w:rsidRDefault="00784378">
      <w:pPr>
        <w:pStyle w:val="CommentText"/>
      </w:pPr>
      <w:r>
        <w:rPr>
          <w:rStyle w:val="CommentReference"/>
        </w:rPr>
        <w:annotationRef/>
      </w:r>
      <w:r>
        <w:t>Mas o que seria 112% negativo? Como que 53 com bônus de 112% negativo virou 34? Não deveria ser abaixo de zero? Se eu tiro 100% de algo, independentemente de quanto é esse algo, eu vou para zero. Isso está estranho.</w:t>
      </w:r>
    </w:p>
  </w:comment>
  <w:comment w:id="220" w:author="Leonardo Murta" w:date="2013-05-31T15:36:00Z" w:initials="LM">
    <w:p w14:paraId="764F9C96" w14:textId="5160D7BF" w:rsidR="00784378" w:rsidRDefault="00784378">
      <w:pPr>
        <w:pStyle w:val="CommentText"/>
      </w:pPr>
      <w:r>
        <w:rPr>
          <w:rStyle w:val="CommentReference"/>
        </w:rPr>
        <w:annotationRef/>
      </w:r>
      <w:r>
        <w:t>Por que os números estão tão grandes? Fica estranho.</w:t>
      </w:r>
    </w:p>
  </w:comment>
  <w:comment w:id="227" w:author="Leonardo Murta" w:date="2013-05-31T15:32:00Z" w:initials="LM">
    <w:p w14:paraId="593CEFB6" w14:textId="745FE8B6" w:rsidR="00784378" w:rsidRDefault="00784378">
      <w:pPr>
        <w:pStyle w:val="CommentText"/>
      </w:pPr>
      <w:r>
        <w:rPr>
          <w:rStyle w:val="CommentReference"/>
        </w:rPr>
        <w:annotationRef/>
      </w:r>
      <w:r>
        <w:t>Evite contrações em linguagem formal.</w:t>
      </w:r>
    </w:p>
  </w:comment>
  <w:comment w:id="234" w:author="Leonardo Murta" w:date="2013-05-31T15:33:00Z" w:initials="LM">
    <w:p w14:paraId="478C9A48" w14:textId="2C8C59C7" w:rsidR="00784378" w:rsidRDefault="00784378">
      <w:pPr>
        <w:pStyle w:val="CommentText"/>
      </w:pPr>
      <w:r>
        <w:rPr>
          <w:rStyle w:val="CommentReference"/>
        </w:rPr>
        <w:annotationRef/>
      </w:r>
      <w:r>
        <w:t>O que é isso?!?</w:t>
      </w:r>
    </w:p>
  </w:comment>
  <w:comment w:id="235" w:author="Leonardo Murta" w:date="2013-05-31T15:33:00Z" w:initials="LM">
    <w:p w14:paraId="76B739C6" w14:textId="7220A856" w:rsidR="00784378" w:rsidRDefault="00784378">
      <w:pPr>
        <w:pStyle w:val="CommentText"/>
      </w:pPr>
      <w:r>
        <w:rPr>
          <w:rStyle w:val="CommentReference"/>
        </w:rPr>
        <w:annotationRef/>
      </w:r>
      <w:r>
        <w:t>O que é isso???</w:t>
      </w:r>
    </w:p>
  </w:comment>
  <w:comment w:id="253" w:author="Leonardo Murta" w:date="2013-05-31T15:36:00Z" w:initials="LM">
    <w:p w14:paraId="50DA21E7" w14:textId="1CBDF849" w:rsidR="00784378" w:rsidRDefault="00784378">
      <w:pPr>
        <w:pStyle w:val="CommentText"/>
      </w:pPr>
      <w:r>
        <w:rPr>
          <w:rStyle w:val="CommentReference"/>
        </w:rPr>
        <w:annotationRef/>
      </w:r>
      <w:r>
        <w:t>Já aqui ficou tudo muito pequeno. Não tem como aumentar um pouco, mantendo as proporções das figuras 4 e 5? Vale para as demais.</w:t>
      </w:r>
    </w:p>
  </w:comment>
  <w:comment w:id="283" w:author="Leonardo Murta" w:date="2013-05-31T15:43:00Z" w:initials="LM">
    <w:p w14:paraId="00BFCD5C" w14:textId="2CF256F8" w:rsidR="00784378" w:rsidRDefault="00784378">
      <w:pPr>
        <w:pStyle w:val="CommentText"/>
      </w:pPr>
      <w:r>
        <w:rPr>
          <w:rStyle w:val="CommentReference"/>
        </w:rPr>
        <w:annotationRef/>
      </w:r>
      <w:r>
        <w:t>É 24 ou 24170? Se for a segunda opção, que eu acredito que seja, é 24,170.</w:t>
      </w:r>
    </w:p>
  </w:comment>
  <w:comment w:id="299" w:author="Leonardo Murta" w:date="2013-05-31T15:44:00Z" w:initials="LM">
    <w:p w14:paraId="6B0F1B2C" w14:textId="28A66D23" w:rsidR="00784378" w:rsidRDefault="00784378">
      <w:pPr>
        <w:pStyle w:val="CommentText"/>
      </w:pPr>
      <w:r>
        <w:rPr>
          <w:rStyle w:val="CommentReference"/>
        </w:rPr>
        <w:annotationRef/>
      </w:r>
      <w:r>
        <w:t>Explique melhor!</w:t>
      </w:r>
    </w:p>
  </w:comment>
  <w:comment w:id="301" w:author="Leonardo Murta" w:date="2013-05-31T15:45:00Z" w:initials="LM">
    <w:p w14:paraId="4998B644" w14:textId="170F494C" w:rsidR="00784378" w:rsidRDefault="00784378">
      <w:pPr>
        <w:pStyle w:val="CommentText"/>
      </w:pPr>
      <w:r>
        <w:rPr>
          <w:rStyle w:val="CommentReference"/>
        </w:rPr>
        <w:annotationRef/>
      </w:r>
      <w:r>
        <w:t>Novamente, nomes enormes para os nós, nomes pequenos para as arestas. Fica estranho.</w:t>
      </w:r>
    </w:p>
  </w:comment>
  <w:comment w:id="304" w:author="Leonardo Murta" w:date="2013-05-31T15:46:00Z" w:initials="LM">
    <w:p w14:paraId="25080741" w14:textId="4023180F" w:rsidR="00784378" w:rsidRDefault="00784378">
      <w:pPr>
        <w:pStyle w:val="CommentText"/>
      </w:pPr>
      <w:r>
        <w:rPr>
          <w:rStyle w:val="CommentReference"/>
        </w:rPr>
        <w:annotationRef/>
      </w:r>
      <w:r>
        <w:t>Acho que é muito importante vc ressaltar que no exemplo apresentado aqui nesse capítulo vc focou só na questão de créditos e ajuda na validação, mas que várias outras análises podem ser feitas mudando filtros e colorações, e poderia citar algumas.</w:t>
      </w:r>
    </w:p>
  </w:comment>
  <w:comment w:id="305" w:author="Leonardo Murta" w:date="2013-05-31T15:50:00Z" w:initials="LM">
    <w:p w14:paraId="17C0ABDD" w14:textId="1AC274DC" w:rsidR="00784378" w:rsidRDefault="00784378">
      <w:pPr>
        <w:pStyle w:val="CommentText"/>
      </w:pPr>
      <w:r>
        <w:rPr>
          <w:rStyle w:val="CommentReference"/>
        </w:rPr>
        <w:annotationRef/>
      </w:r>
      <w:r>
        <w:t>Reescrever.</w:t>
      </w:r>
    </w:p>
  </w:comment>
  <w:comment w:id="306" w:author="Leonardo Murta" w:date="2013-05-31T15:51:00Z" w:initials="LM">
    <w:p w14:paraId="42BEAA51" w14:textId="36A757A6" w:rsidR="00784378" w:rsidRDefault="00784378">
      <w:pPr>
        <w:pStyle w:val="CommentText"/>
      </w:pPr>
      <w:r>
        <w:rPr>
          <w:rStyle w:val="CommentReference"/>
        </w:rPr>
        <w:annotationRef/>
      </w:r>
      <w:r>
        <w:t>Acho que vc está vendendo mal a sua tese assim. Aqui é a materialização do framework conceitual, que passa tanto pela coleta quanto pela visualização. Tente elaborar melhor essa venda.</w:t>
      </w:r>
    </w:p>
  </w:comment>
  <w:comment w:id="307" w:author="Leonardo Murta" w:date="2013-05-31T15:52:00Z" w:initials="LM">
    <w:p w14:paraId="0EA691F0" w14:textId="42D7E173" w:rsidR="00784378" w:rsidRDefault="00784378">
      <w:pPr>
        <w:pStyle w:val="CommentText"/>
      </w:pPr>
      <w:r>
        <w:rPr>
          <w:rStyle w:val="CommentReference"/>
        </w:rPr>
        <w:annotationRef/>
      </w:r>
      <w:r>
        <w:t>Proof Viewer é um graph visualization tool? Ou é um provenance visualization tool, que usa graph como notação? Precisão!</w:t>
      </w:r>
    </w:p>
  </w:comment>
  <w:comment w:id="308" w:author="Leonardo Murta" w:date="2013-05-31T15:53:00Z" w:initials="LM">
    <w:p w14:paraId="677C8F53" w14:textId="1C5B01D4" w:rsidR="00784378" w:rsidRDefault="00784378">
      <w:pPr>
        <w:pStyle w:val="CommentText"/>
      </w:pPr>
      <w:r>
        <w:rPr>
          <w:rStyle w:val="CommentReference"/>
        </w:rPr>
        <w:annotationRef/>
      </w:r>
      <w:r>
        <w:t>Reescrever. Sei que vc consegue melhorar isso aqui. Tem voz passiva, tem it se referindo a algo que vem na frente, tem presented... present. Como diria o Raul, “tente outra vez”.</w:t>
      </w:r>
    </w:p>
  </w:comment>
  <w:comment w:id="309" w:author="Leonardo Murta" w:date="2013-05-31T15:54:00Z" w:initials="LM">
    <w:p w14:paraId="785E916F" w14:textId="6CB0BC37" w:rsidR="00784378" w:rsidRDefault="00784378">
      <w:pPr>
        <w:pStyle w:val="CommentText"/>
      </w:pPr>
      <w:r>
        <w:rPr>
          <w:rStyle w:val="CommentReference"/>
        </w:rPr>
        <w:annotationRef/>
      </w:r>
      <w:r>
        <w:t>Informal. Troque por such as.</w:t>
      </w:r>
    </w:p>
  </w:comment>
  <w:comment w:id="310" w:author="Leonardo Murta" w:date="2013-05-31T15:56:00Z" w:initials="LM">
    <w:p w14:paraId="3AA9C42D" w14:textId="2861E66D" w:rsidR="00784378" w:rsidRDefault="00784378">
      <w:pPr>
        <w:pStyle w:val="CommentText"/>
      </w:pPr>
      <w:r>
        <w:rPr>
          <w:rStyle w:val="CommentReference"/>
        </w:rPr>
        <w:annotationRef/>
      </w:r>
      <w:r>
        <w:t>Vc está usando muito esse tipo de construção, com it seguido de voz passiva, para algo que vem na frente. Evite. Veja como melhora: Even though this chapter shows only a section of the provenance graph...</w:t>
      </w:r>
    </w:p>
  </w:comment>
  <w:comment w:id="311" w:author="Leonardo Murta" w:date="2013-05-31T15:58:00Z" w:initials="LM">
    <w:p w14:paraId="40997D7A" w14:textId="309F272E" w:rsidR="00784378" w:rsidRDefault="00784378">
      <w:pPr>
        <w:pStyle w:val="CommentText"/>
      </w:pPr>
      <w:r>
        <w:rPr>
          <w:rStyle w:val="CommentReference"/>
        </w:rPr>
        <w:annotationRef/>
      </w:r>
      <w:r>
        <w:t xml:space="preserve">Como vc pode afirmar isso nesse ponto? Tem duas situações que precisariam ser avaliadas para vc poder afirmar isso: escalabilidade de processamento (se é mais lento) e escalabilidade de visualização (se é mais confuso). </w:t>
      </w:r>
    </w:p>
  </w:comment>
  <w:comment w:id="315" w:author="Leonardo Murta" w:date="2013-05-31T16:00:00Z" w:initials="LM">
    <w:p w14:paraId="1199BE76" w14:textId="53268CE2" w:rsidR="00784378" w:rsidRDefault="00784378">
      <w:pPr>
        <w:pStyle w:val="CommentText"/>
      </w:pPr>
      <w:r>
        <w:rPr>
          <w:rStyle w:val="CommentReference"/>
        </w:rPr>
        <w:annotationRef/>
      </w:r>
      <w:r>
        <w:t>Isso aqui é algo importante. Na minha temporada em NY devo trabalhar sobre isso. Seria legal que o código estivesse bem organizado/documentado (javadoc) para eu conseguir contribuir.</w:t>
      </w:r>
    </w:p>
  </w:comment>
  <w:comment w:id="320" w:author="Leonardo Murta" w:date="2013-05-31T16:01:00Z" w:initials="LM">
    <w:p w14:paraId="51B848FD" w14:textId="14EA8B3C" w:rsidR="00784378" w:rsidRDefault="00784378">
      <w:pPr>
        <w:pStyle w:val="CommentText"/>
      </w:pPr>
      <w:r>
        <w:rPr>
          <w:rStyle w:val="CommentReference"/>
        </w:rPr>
        <w:annotationRef/>
      </w:r>
      <w:r>
        <w:t>Mesmo problema que citei antes, além do to to. Em inglês, use 1</w:t>
      </w:r>
      <w:r w:rsidRPr="003275FD">
        <w:rPr>
          <w:vertAlign w:val="superscript"/>
        </w:rPr>
        <w:t>a</w:t>
      </w:r>
      <w:r>
        <w:t xml:space="preserve"> pessoa que não tem problema: we plan to...</w:t>
      </w:r>
    </w:p>
  </w:comment>
  <w:comment w:id="326" w:author="Leonardo Murta" w:date="2013-05-31T16:02:00Z" w:initials="LM">
    <w:p w14:paraId="202E68C1" w14:textId="67A69B36" w:rsidR="00784378" w:rsidRDefault="00784378">
      <w:pPr>
        <w:pStyle w:val="CommentText"/>
      </w:pPr>
      <w:r>
        <w:rPr>
          <w:rStyle w:val="CommentReference"/>
        </w:rPr>
        <w:annotationRef/>
      </w:r>
      <w:r>
        <w:t>Frase sem sentido!</w:t>
      </w:r>
    </w:p>
  </w:comment>
  <w:comment w:id="332" w:author="Leonardo Murta" w:date="2013-05-31T16:04:00Z" w:initials="LM">
    <w:p w14:paraId="7CA5304D" w14:textId="2D9C0B41" w:rsidR="001C66E6" w:rsidRDefault="001C66E6">
      <w:pPr>
        <w:pStyle w:val="CommentText"/>
      </w:pPr>
      <w:r>
        <w:rPr>
          <w:rStyle w:val="CommentReference"/>
        </w:rPr>
        <w:annotationRef/>
      </w:r>
      <w:r>
        <w:t>Frase confusa.</w:t>
      </w:r>
    </w:p>
  </w:comment>
  <w:comment w:id="318" w:author="Kohwalter" w:date="2013-05-29T16:42:00Z" w:initials="K">
    <w:p w14:paraId="0DC6DB94" w14:textId="77777777" w:rsidR="00784378" w:rsidRDefault="00784378">
      <w:pPr>
        <w:pStyle w:val="CommentText"/>
      </w:pPr>
      <w:r>
        <w:rPr>
          <w:rStyle w:val="CommentReference"/>
        </w:rPr>
        <w:annotationRef/>
      </w:r>
      <w:r>
        <w:t>Será que devo tirar isso daqui e deixar só na seção de trabalhos futuros?</w:t>
      </w:r>
    </w:p>
  </w:comment>
  <w:comment w:id="319" w:author="Leonardo Murta" w:date="2013-05-31T16:05:00Z" w:initials="LM">
    <w:p w14:paraId="22959B0B" w14:textId="048F7CE7" w:rsidR="001C66E6" w:rsidRDefault="001C66E6">
      <w:pPr>
        <w:pStyle w:val="CommentText"/>
      </w:pPr>
      <w:r>
        <w:rPr>
          <w:rStyle w:val="CommentReference"/>
        </w:rPr>
        <w:annotationRef/>
      </w:r>
      <w:r>
        <w:t xml:space="preserve">Acho que poderia ir para trabalhos futuros sim. Aí poderia terminar falando que para avaliar a utilidade desse mecanismos de análise de proveniência, fizemos alguns experimentos, como descrito no cap. 5. </w:t>
      </w:r>
    </w:p>
  </w:comment>
  <w:comment w:id="335" w:author="Leonardo Murta" w:date="2013-05-31T16:08:00Z" w:initials="LM">
    <w:p w14:paraId="2E0599CF" w14:textId="77777777" w:rsidR="001520BB" w:rsidRDefault="001520BB">
      <w:pPr>
        <w:pStyle w:val="CommentText"/>
      </w:pPr>
      <w:r>
        <w:rPr>
          <w:rStyle w:val="CommentReference"/>
        </w:rPr>
        <w:annotationRef/>
      </w:r>
      <w:r>
        <w:t>Rever. Vários problemas:</w:t>
      </w:r>
    </w:p>
    <w:p w14:paraId="677B406D" w14:textId="77777777" w:rsidR="001520BB" w:rsidRDefault="001520BB">
      <w:pPr>
        <w:pStyle w:val="CommentText"/>
      </w:pPr>
    </w:p>
    <w:p w14:paraId="6C55AAA1" w14:textId="1B42EA58" w:rsidR="001520BB" w:rsidRDefault="001520BB" w:rsidP="001520BB">
      <w:pPr>
        <w:pStyle w:val="CommentText"/>
        <w:numPr>
          <w:ilvl w:val="0"/>
          <w:numId w:val="2"/>
        </w:numPr>
      </w:pPr>
      <w:r>
        <w:t>Nome de conferência em minúscula em um lugar e em maiúscula em outro.</w:t>
      </w:r>
    </w:p>
    <w:p w14:paraId="7DA892AA" w14:textId="77777777" w:rsidR="001520BB" w:rsidRDefault="001520BB" w:rsidP="001520BB">
      <w:pPr>
        <w:pStyle w:val="CommentText"/>
        <w:numPr>
          <w:ilvl w:val="0"/>
          <w:numId w:val="2"/>
        </w:numPr>
      </w:pPr>
      <w:r>
        <w:t>Sigla colada no nome.</w:t>
      </w:r>
    </w:p>
    <w:p w14:paraId="64AD1DC6" w14:textId="77777777" w:rsidR="001520BB" w:rsidRDefault="001520BB" w:rsidP="001520BB">
      <w:pPr>
        <w:pStyle w:val="CommentText"/>
        <w:numPr>
          <w:ilvl w:val="0"/>
          <w:numId w:val="2"/>
        </w:numPr>
      </w:pPr>
      <w:r>
        <w:t>Citação web com dados a mais em um e a menos no outro.</w:t>
      </w:r>
    </w:p>
    <w:p w14:paraId="2B84654E" w14:textId="77777777" w:rsidR="001520BB" w:rsidRDefault="001520BB" w:rsidP="001520BB">
      <w:pPr>
        <w:pStyle w:val="CommentText"/>
        <w:numPr>
          <w:ilvl w:val="0"/>
          <w:numId w:val="2"/>
        </w:numPr>
      </w:pPr>
      <w:r>
        <w:t>Citação de conferência com mais dados em um do que no outro.</w:t>
      </w:r>
    </w:p>
    <w:p w14:paraId="5218EF1C" w14:textId="3FFD21E5" w:rsidR="001520BB" w:rsidRDefault="001520BB" w:rsidP="001520BB">
      <w:pPr>
        <w:pStyle w:val="CommentText"/>
        <w:numPr>
          <w:ilvl w:val="0"/>
          <w:numId w:val="2"/>
        </w:numPr>
      </w:pPr>
      <w:r>
        <w:t>Navarro não fica claro do que se trata (tese?)</w:t>
      </w:r>
      <w:bookmarkStart w:id="336" w:name="_GoBack"/>
      <w:bookmarkEnd w:id="336"/>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54E35" w14:textId="77777777" w:rsidR="00784378" w:rsidRDefault="00784378" w:rsidP="00F9047D">
      <w:pPr>
        <w:spacing w:line="240" w:lineRule="auto"/>
      </w:pPr>
      <w:r>
        <w:separator/>
      </w:r>
    </w:p>
  </w:endnote>
  <w:endnote w:type="continuationSeparator" w:id="0">
    <w:p w14:paraId="782A542E" w14:textId="77777777" w:rsidR="00784378" w:rsidRDefault="00784378" w:rsidP="00F90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470884" w14:textId="77777777" w:rsidR="00784378" w:rsidRDefault="00784378" w:rsidP="00F9047D">
      <w:pPr>
        <w:spacing w:line="240" w:lineRule="auto"/>
      </w:pPr>
      <w:r>
        <w:separator/>
      </w:r>
    </w:p>
  </w:footnote>
  <w:footnote w:type="continuationSeparator" w:id="0">
    <w:p w14:paraId="3A0461B5" w14:textId="77777777" w:rsidR="00784378" w:rsidRDefault="00784378" w:rsidP="00F9047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219B4"/>
    <w:rsid w:val="000419E6"/>
    <w:rsid w:val="00055808"/>
    <w:rsid w:val="000717BA"/>
    <w:rsid w:val="000C0011"/>
    <w:rsid w:val="000C3D39"/>
    <w:rsid w:val="000D7F64"/>
    <w:rsid w:val="001520BB"/>
    <w:rsid w:val="0016182C"/>
    <w:rsid w:val="00162203"/>
    <w:rsid w:val="00177282"/>
    <w:rsid w:val="00184F1A"/>
    <w:rsid w:val="001854BE"/>
    <w:rsid w:val="001A5F00"/>
    <w:rsid w:val="001A77A4"/>
    <w:rsid w:val="001C2FF8"/>
    <w:rsid w:val="001C40C3"/>
    <w:rsid w:val="001C60A1"/>
    <w:rsid w:val="001C66E6"/>
    <w:rsid w:val="001E2854"/>
    <w:rsid w:val="001F15E1"/>
    <w:rsid w:val="002253FF"/>
    <w:rsid w:val="002600BD"/>
    <w:rsid w:val="00261FDC"/>
    <w:rsid w:val="00274424"/>
    <w:rsid w:val="00286B50"/>
    <w:rsid w:val="002B1F5F"/>
    <w:rsid w:val="002B2979"/>
    <w:rsid w:val="002C5B7C"/>
    <w:rsid w:val="002F3757"/>
    <w:rsid w:val="0030598F"/>
    <w:rsid w:val="00320A21"/>
    <w:rsid w:val="00324ECE"/>
    <w:rsid w:val="003275FD"/>
    <w:rsid w:val="003434C5"/>
    <w:rsid w:val="003459BA"/>
    <w:rsid w:val="00351A91"/>
    <w:rsid w:val="003536E6"/>
    <w:rsid w:val="00362A79"/>
    <w:rsid w:val="00363E1E"/>
    <w:rsid w:val="00377B40"/>
    <w:rsid w:val="00380C58"/>
    <w:rsid w:val="00390181"/>
    <w:rsid w:val="00390EDE"/>
    <w:rsid w:val="00393D96"/>
    <w:rsid w:val="003A31F7"/>
    <w:rsid w:val="003A51DD"/>
    <w:rsid w:val="003C123A"/>
    <w:rsid w:val="003C79B6"/>
    <w:rsid w:val="003D4967"/>
    <w:rsid w:val="003E2044"/>
    <w:rsid w:val="003E74F3"/>
    <w:rsid w:val="003F5095"/>
    <w:rsid w:val="00405D02"/>
    <w:rsid w:val="00422186"/>
    <w:rsid w:val="004304F7"/>
    <w:rsid w:val="00437896"/>
    <w:rsid w:val="004453BB"/>
    <w:rsid w:val="00453578"/>
    <w:rsid w:val="004537B0"/>
    <w:rsid w:val="004636E2"/>
    <w:rsid w:val="00465C7C"/>
    <w:rsid w:val="004D362A"/>
    <w:rsid w:val="004F3EEB"/>
    <w:rsid w:val="00507BE3"/>
    <w:rsid w:val="005109B5"/>
    <w:rsid w:val="00516EEF"/>
    <w:rsid w:val="00522A8C"/>
    <w:rsid w:val="00536567"/>
    <w:rsid w:val="0054703A"/>
    <w:rsid w:val="005629A9"/>
    <w:rsid w:val="00563A0B"/>
    <w:rsid w:val="00566686"/>
    <w:rsid w:val="00567F53"/>
    <w:rsid w:val="00570F50"/>
    <w:rsid w:val="0057257B"/>
    <w:rsid w:val="00591623"/>
    <w:rsid w:val="005936DE"/>
    <w:rsid w:val="00593A36"/>
    <w:rsid w:val="005A6559"/>
    <w:rsid w:val="005C7678"/>
    <w:rsid w:val="005C7B64"/>
    <w:rsid w:val="005E66A6"/>
    <w:rsid w:val="005F0405"/>
    <w:rsid w:val="005F415D"/>
    <w:rsid w:val="006119A3"/>
    <w:rsid w:val="00615477"/>
    <w:rsid w:val="006325DE"/>
    <w:rsid w:val="006536D8"/>
    <w:rsid w:val="006603EE"/>
    <w:rsid w:val="00660EC9"/>
    <w:rsid w:val="006663C0"/>
    <w:rsid w:val="00670DDA"/>
    <w:rsid w:val="006735E0"/>
    <w:rsid w:val="00680B69"/>
    <w:rsid w:val="006878A2"/>
    <w:rsid w:val="00692721"/>
    <w:rsid w:val="0069343D"/>
    <w:rsid w:val="006A0748"/>
    <w:rsid w:val="006C5134"/>
    <w:rsid w:val="006C6DD8"/>
    <w:rsid w:val="006D3406"/>
    <w:rsid w:val="006F3777"/>
    <w:rsid w:val="006F4247"/>
    <w:rsid w:val="007130B6"/>
    <w:rsid w:val="0071381E"/>
    <w:rsid w:val="00713CB2"/>
    <w:rsid w:val="00721327"/>
    <w:rsid w:val="007272E4"/>
    <w:rsid w:val="007328CF"/>
    <w:rsid w:val="00734D8A"/>
    <w:rsid w:val="007352AE"/>
    <w:rsid w:val="00747D63"/>
    <w:rsid w:val="00760C7B"/>
    <w:rsid w:val="00762339"/>
    <w:rsid w:val="00766C88"/>
    <w:rsid w:val="00772B3D"/>
    <w:rsid w:val="00773101"/>
    <w:rsid w:val="00775689"/>
    <w:rsid w:val="00784378"/>
    <w:rsid w:val="007B251F"/>
    <w:rsid w:val="007B3261"/>
    <w:rsid w:val="007C0C34"/>
    <w:rsid w:val="007D45EF"/>
    <w:rsid w:val="007D4BE4"/>
    <w:rsid w:val="007E1DBA"/>
    <w:rsid w:val="008027A6"/>
    <w:rsid w:val="00816830"/>
    <w:rsid w:val="0082031D"/>
    <w:rsid w:val="00833860"/>
    <w:rsid w:val="0083646C"/>
    <w:rsid w:val="00856A27"/>
    <w:rsid w:val="00862967"/>
    <w:rsid w:val="00863152"/>
    <w:rsid w:val="00865264"/>
    <w:rsid w:val="008654D9"/>
    <w:rsid w:val="008762AC"/>
    <w:rsid w:val="0088442D"/>
    <w:rsid w:val="00893831"/>
    <w:rsid w:val="008A0049"/>
    <w:rsid w:val="008A36FF"/>
    <w:rsid w:val="008D4735"/>
    <w:rsid w:val="008D55DE"/>
    <w:rsid w:val="008E0AC5"/>
    <w:rsid w:val="008E4240"/>
    <w:rsid w:val="00905C63"/>
    <w:rsid w:val="009129D3"/>
    <w:rsid w:val="0092265B"/>
    <w:rsid w:val="00926891"/>
    <w:rsid w:val="009312D5"/>
    <w:rsid w:val="00935B77"/>
    <w:rsid w:val="00937449"/>
    <w:rsid w:val="00943C57"/>
    <w:rsid w:val="0096162A"/>
    <w:rsid w:val="009841B7"/>
    <w:rsid w:val="00985BEB"/>
    <w:rsid w:val="00990BBC"/>
    <w:rsid w:val="009F71B2"/>
    <w:rsid w:val="00A20C45"/>
    <w:rsid w:val="00A452CD"/>
    <w:rsid w:val="00A6600F"/>
    <w:rsid w:val="00A66757"/>
    <w:rsid w:val="00A757A0"/>
    <w:rsid w:val="00A80994"/>
    <w:rsid w:val="00A82263"/>
    <w:rsid w:val="00A9630F"/>
    <w:rsid w:val="00A9668F"/>
    <w:rsid w:val="00AC0188"/>
    <w:rsid w:val="00AC1EEB"/>
    <w:rsid w:val="00AD69BB"/>
    <w:rsid w:val="00AE699C"/>
    <w:rsid w:val="00AF148A"/>
    <w:rsid w:val="00AF4C4F"/>
    <w:rsid w:val="00AF54BC"/>
    <w:rsid w:val="00B03CDE"/>
    <w:rsid w:val="00B07C5E"/>
    <w:rsid w:val="00B11501"/>
    <w:rsid w:val="00B24606"/>
    <w:rsid w:val="00B24B30"/>
    <w:rsid w:val="00B355E7"/>
    <w:rsid w:val="00B44C88"/>
    <w:rsid w:val="00B61E3E"/>
    <w:rsid w:val="00B623AE"/>
    <w:rsid w:val="00B6682B"/>
    <w:rsid w:val="00B82DB7"/>
    <w:rsid w:val="00B8426B"/>
    <w:rsid w:val="00B91F74"/>
    <w:rsid w:val="00B935C3"/>
    <w:rsid w:val="00B93F3B"/>
    <w:rsid w:val="00B97EAB"/>
    <w:rsid w:val="00BA175D"/>
    <w:rsid w:val="00BD1399"/>
    <w:rsid w:val="00BD780F"/>
    <w:rsid w:val="00BE252F"/>
    <w:rsid w:val="00C01FFC"/>
    <w:rsid w:val="00C15C54"/>
    <w:rsid w:val="00C234A7"/>
    <w:rsid w:val="00C316E6"/>
    <w:rsid w:val="00C37CE2"/>
    <w:rsid w:val="00C464C2"/>
    <w:rsid w:val="00C54046"/>
    <w:rsid w:val="00C721BB"/>
    <w:rsid w:val="00C861EC"/>
    <w:rsid w:val="00C9074D"/>
    <w:rsid w:val="00C95E54"/>
    <w:rsid w:val="00C961A2"/>
    <w:rsid w:val="00C975B5"/>
    <w:rsid w:val="00CB0B36"/>
    <w:rsid w:val="00CB3C66"/>
    <w:rsid w:val="00CD137D"/>
    <w:rsid w:val="00CF5B90"/>
    <w:rsid w:val="00D05136"/>
    <w:rsid w:val="00D11218"/>
    <w:rsid w:val="00D2503D"/>
    <w:rsid w:val="00D25FB0"/>
    <w:rsid w:val="00D34217"/>
    <w:rsid w:val="00D34E3C"/>
    <w:rsid w:val="00D46AAC"/>
    <w:rsid w:val="00D46F47"/>
    <w:rsid w:val="00D65D8E"/>
    <w:rsid w:val="00D66412"/>
    <w:rsid w:val="00D76870"/>
    <w:rsid w:val="00D84F5D"/>
    <w:rsid w:val="00D860E0"/>
    <w:rsid w:val="00DA54F6"/>
    <w:rsid w:val="00DC48A2"/>
    <w:rsid w:val="00DC4DD4"/>
    <w:rsid w:val="00DD454F"/>
    <w:rsid w:val="00DD559B"/>
    <w:rsid w:val="00DE2C36"/>
    <w:rsid w:val="00DE4950"/>
    <w:rsid w:val="00DE4A82"/>
    <w:rsid w:val="00E0575E"/>
    <w:rsid w:val="00E06516"/>
    <w:rsid w:val="00E209E3"/>
    <w:rsid w:val="00E304F4"/>
    <w:rsid w:val="00E30A6E"/>
    <w:rsid w:val="00E35D28"/>
    <w:rsid w:val="00E41EF9"/>
    <w:rsid w:val="00E46CD2"/>
    <w:rsid w:val="00E54744"/>
    <w:rsid w:val="00E71CD0"/>
    <w:rsid w:val="00E75289"/>
    <w:rsid w:val="00EA2B4A"/>
    <w:rsid w:val="00EA5707"/>
    <w:rsid w:val="00EB1077"/>
    <w:rsid w:val="00EB6321"/>
    <w:rsid w:val="00ED2DCC"/>
    <w:rsid w:val="00ED4036"/>
    <w:rsid w:val="00EE1792"/>
    <w:rsid w:val="00EE5DE9"/>
    <w:rsid w:val="00EE6856"/>
    <w:rsid w:val="00F027C0"/>
    <w:rsid w:val="00F17644"/>
    <w:rsid w:val="00F2043D"/>
    <w:rsid w:val="00F20B6D"/>
    <w:rsid w:val="00F219B4"/>
    <w:rsid w:val="00F3180C"/>
    <w:rsid w:val="00F356E0"/>
    <w:rsid w:val="00F40567"/>
    <w:rsid w:val="00F54E22"/>
    <w:rsid w:val="00F64A62"/>
    <w:rsid w:val="00F72D33"/>
    <w:rsid w:val="00F7324D"/>
    <w:rsid w:val="00F9047D"/>
    <w:rsid w:val="00F943FC"/>
    <w:rsid w:val="00FB0157"/>
    <w:rsid w:val="00FF105D"/>
    <w:rsid w:val="00FF13F9"/>
    <w:rsid w:val="00FF4E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DFF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593A36"/>
    <w:pPr>
      <w:tabs>
        <w:tab w:val="left" w:pos="288"/>
      </w:tabs>
      <w:spacing w:before="100" w:beforeAutospacing="1" w:after="200" w:line="240" w:lineRule="auto"/>
      <w:ind w:right="432" w:firstLine="0"/>
      <w:jc w:val="left"/>
    </w:pPr>
    <w:rPr>
      <w:rFonts w:cs="Times New Roman"/>
      <w:b/>
      <w:bCs/>
      <w:sz w:val="18"/>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semiHidden/>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semiHidden/>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rFonts w:ascii="Times New Roman" w:hAnsi="Times New Roman"/>
      <w:b/>
      <w:bCs/>
      <w:sz w:val="20"/>
      <w:szCs w:val="20"/>
      <w:lang w:val="pt-BR"/>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047D"/>
    <w:pPr>
      <w:tabs>
        <w:tab w:val="center" w:pos="4320"/>
        <w:tab w:val="right" w:pos="8640"/>
      </w:tabs>
      <w:spacing w:line="240" w:lineRule="auto"/>
    </w:pPr>
  </w:style>
  <w:style w:type="character" w:customStyle="1" w:styleId="HeaderChar">
    <w:name w:val="Header Char"/>
    <w:basedOn w:val="DefaultParagraphFont"/>
    <w:link w:val="Header"/>
    <w:uiPriority w:val="99"/>
    <w:rsid w:val="00F9047D"/>
    <w:rPr>
      <w:rFonts w:ascii="Times New Roman" w:hAnsi="Times New Roman"/>
      <w:sz w:val="24"/>
      <w:lang w:val="pt-BR"/>
    </w:rPr>
  </w:style>
  <w:style w:type="paragraph" w:styleId="Footer">
    <w:name w:val="footer"/>
    <w:basedOn w:val="Normal"/>
    <w:link w:val="FooterChar"/>
    <w:uiPriority w:val="99"/>
    <w:unhideWhenUsed/>
    <w:rsid w:val="00F9047D"/>
    <w:pPr>
      <w:tabs>
        <w:tab w:val="center" w:pos="4320"/>
        <w:tab w:val="right" w:pos="8640"/>
      </w:tabs>
      <w:spacing w:line="240" w:lineRule="auto"/>
    </w:pPr>
  </w:style>
  <w:style w:type="character" w:customStyle="1" w:styleId="FooterChar">
    <w:name w:val="Footer Char"/>
    <w:basedOn w:val="DefaultParagraphFont"/>
    <w:link w:val="Footer"/>
    <w:uiPriority w:val="99"/>
    <w:rsid w:val="00F9047D"/>
    <w:rPr>
      <w:rFonts w:ascii="Times New Roman" w:hAnsi="Times New Roman"/>
      <w:sz w:val="24"/>
      <w:lang w:val="pt-BR"/>
    </w:rPr>
  </w:style>
  <w:style w:type="paragraph" w:styleId="Revision">
    <w:name w:val="Revision"/>
    <w:hidden/>
    <w:uiPriority w:val="99"/>
    <w:semiHidden/>
    <w:rsid w:val="001854BE"/>
    <w:pPr>
      <w:spacing w:after="0" w:line="240" w:lineRule="auto"/>
    </w:pPr>
    <w:rPr>
      <w:rFonts w:ascii="Times New Roman" w:hAnsi="Times New Roman"/>
      <w:sz w:val="24"/>
      <w:lang w:val="pt-BR"/>
    </w:rPr>
  </w:style>
  <w:style w:type="character" w:styleId="Hyperlink">
    <w:name w:val="Hyperlink"/>
    <w:basedOn w:val="DefaultParagraphFont"/>
    <w:uiPriority w:val="99"/>
    <w:unhideWhenUsed/>
    <w:rsid w:val="00856A2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reuse.cos.ufrj.br/prometeus/publicacoes/archtrace-tool-cr.pdf"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009307-4BC5-3246-BCE5-8C89B4698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16</Pages>
  <Words>5585</Words>
  <Characters>31837</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Leonardo Murta</cp:lastModifiedBy>
  <cp:revision>160</cp:revision>
  <dcterms:created xsi:type="dcterms:W3CDTF">2013-05-09T16:34:00Z</dcterms:created>
  <dcterms:modified xsi:type="dcterms:W3CDTF">2013-05-31T19:08:00Z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id="EPrRQ0XZ"/&gt;&lt;style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