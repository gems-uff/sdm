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D57FFC"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D45BFD" w:rsidP="004913AD">
      <w:pPr>
        <w:ind w:left="4536" w:firstLine="0"/>
        <w:rPr>
          <w:szCs w:val="24"/>
          <w:lang w:val="en-US"/>
        </w:rPr>
      </w:pPr>
      <w:r>
        <w:rPr>
          <w:szCs w:val="24"/>
          <w:lang w:val="en-US"/>
        </w:rPr>
        <w:t>Thesis</w:t>
      </w:r>
      <w:r w:rsidR="00CB59C7" w:rsidRPr="00E5547C">
        <w:rPr>
          <w:szCs w:val="24"/>
          <w:lang w:val="en-US"/>
        </w:rPr>
        <w:t xml:space="preserve"> presented to the </w:t>
      </w:r>
      <w:r w:rsidR="00E738AC">
        <w:rPr>
          <w:szCs w:val="24"/>
          <w:lang w:val="en-US"/>
        </w:rPr>
        <w:t>Computing G</w:t>
      </w:r>
      <w:r w:rsidR="00CB59C7"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00CB59C7" w:rsidRPr="00E5547C">
        <w:rPr>
          <w:szCs w:val="24"/>
          <w:lang w:val="en-US"/>
        </w:rPr>
        <w:t>uirement</w:t>
      </w:r>
      <w:r w:rsidR="00E738AC">
        <w:rPr>
          <w:szCs w:val="24"/>
          <w:lang w:val="en-US"/>
        </w:rPr>
        <w:t>s</w:t>
      </w:r>
      <w:r w:rsidR="00CB59C7" w:rsidRPr="00E5547C">
        <w:rPr>
          <w:szCs w:val="24"/>
          <w:lang w:val="en-US"/>
        </w:rPr>
        <w:t xml:space="preserve"> for </w:t>
      </w:r>
      <w:r w:rsidR="00E738AC">
        <w:rPr>
          <w:szCs w:val="24"/>
          <w:lang w:val="en-US"/>
        </w:rPr>
        <w:t>the degree of Master of Science</w:t>
      </w:r>
      <w:r w:rsidR="00CB59C7" w:rsidRPr="00E5547C">
        <w:rPr>
          <w:szCs w:val="24"/>
          <w:lang w:val="en-US"/>
        </w:rPr>
        <w:t xml:space="preserve">. </w:t>
      </w:r>
      <w:r w:rsidR="00E738AC">
        <w:rPr>
          <w:szCs w:val="24"/>
          <w:lang w:val="en-US"/>
        </w:rPr>
        <w:t>Topic</w:t>
      </w:r>
      <w:r w:rsidR="00CB59C7"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D57FFC">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D57FFC">
        <w:rPr>
          <w:lang w:val="en-US"/>
        </w:rPr>
      </w:r>
      <w:r w:rsidR="00D57FFC">
        <w:rPr>
          <w:lang w:val="en-US"/>
        </w:rPr>
        <w:fldChar w:fldCharType="separate"/>
      </w:r>
      <w:r w:rsidR="00AC4617">
        <w:rPr>
          <w:noProof/>
          <w:lang w:val="en-US"/>
        </w:rPr>
        <w:t>Esteban Gonzalez Walter Clua</w:t>
      </w:r>
      <w:r w:rsidR="00D57FFC">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D57FFC">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D57FFC">
        <w:rPr>
          <w:lang w:val="en-US"/>
        </w:rPr>
      </w:r>
      <w:r w:rsidR="00D57FFC">
        <w:rPr>
          <w:lang w:val="en-US"/>
        </w:rPr>
        <w:fldChar w:fldCharType="separate"/>
      </w:r>
      <w:r w:rsidR="00AC4617" w:rsidRPr="00AC4617">
        <w:rPr>
          <w:noProof/>
        </w:rPr>
        <w:t xml:space="preserve"> Leonardo Gresta Paulino Murta</w:t>
      </w:r>
      <w:r w:rsidR="00D57FFC">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D45BFD" w:rsidRDefault="00491E78" w:rsidP="00274BFA">
      <w:pPr>
        <w:ind w:firstLine="0"/>
        <w:jc w:val="center"/>
        <w:rPr>
          <w:lang w:val="en-US"/>
        </w:rPr>
      </w:pPr>
      <w:proofErr w:type="spellStart"/>
      <w:r w:rsidRPr="00D45BFD">
        <w:rPr>
          <w:lang w:val="en-US"/>
        </w:rPr>
        <w:t>Niterói</w:t>
      </w:r>
      <w:proofErr w:type="spellEnd"/>
    </w:p>
    <w:p w:rsidR="00144A67" w:rsidRPr="00D45BFD" w:rsidRDefault="00D57FFC" w:rsidP="00274BFA">
      <w:pPr>
        <w:ind w:firstLine="0"/>
        <w:jc w:val="center"/>
        <w:rPr>
          <w:szCs w:val="24"/>
          <w:lang w:val="en-US"/>
        </w:rPr>
      </w:pPr>
      <w:r>
        <w:rPr>
          <w:lang w:val="en-US"/>
        </w:rPr>
        <w:fldChar w:fldCharType="begin">
          <w:ffData>
            <w:name w:val=""/>
            <w:enabled/>
            <w:calcOnExit w:val="0"/>
            <w:textInput>
              <w:default w:val="2013"/>
            </w:textInput>
          </w:ffData>
        </w:fldChar>
      </w:r>
      <w:r w:rsidR="006D4E74" w:rsidRPr="00D45BFD">
        <w:rPr>
          <w:lang w:val="en-US"/>
        </w:rPr>
        <w:instrText xml:space="preserve"> FORMTEXT </w:instrText>
      </w:r>
      <w:r>
        <w:rPr>
          <w:lang w:val="en-US"/>
        </w:rPr>
      </w:r>
      <w:r>
        <w:rPr>
          <w:lang w:val="en-US"/>
        </w:rPr>
        <w:fldChar w:fldCharType="separate"/>
      </w:r>
      <w:r w:rsidR="006D4E74" w:rsidRPr="00D45BFD">
        <w:rPr>
          <w:noProof/>
          <w:lang w:val="en-US"/>
        </w:rPr>
        <w:t>2013</w:t>
      </w:r>
      <w:r>
        <w:rPr>
          <w:lang w:val="en-US"/>
        </w:rPr>
        <w:fldChar w:fldCharType="end"/>
      </w:r>
    </w:p>
    <w:p w:rsidR="00144A67" w:rsidRDefault="00144A67">
      <w:pPr>
        <w:spacing w:after="200" w:line="276" w:lineRule="auto"/>
        <w:jc w:val="left"/>
        <w:rPr>
          <w:b/>
          <w:szCs w:val="24"/>
          <w:lang w:val="en-US"/>
        </w:rPr>
      </w:pPr>
      <w:r w:rsidRPr="00D45BFD">
        <w:rPr>
          <w:b/>
          <w:szCs w:val="24"/>
          <w:lang w:val="en-US"/>
        </w:rPr>
        <w:br w:type="page"/>
      </w: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Default="009F591A">
      <w:pPr>
        <w:spacing w:after="200" w:line="276" w:lineRule="auto"/>
        <w:jc w:val="left"/>
        <w:rPr>
          <w:b/>
          <w:szCs w:val="24"/>
          <w:lang w:val="en-US"/>
        </w:rPr>
      </w:pPr>
    </w:p>
    <w:p w:rsidR="009F591A" w:rsidRPr="00D45BFD" w:rsidRDefault="009F591A" w:rsidP="009F591A">
      <w:pPr>
        <w:spacing w:after="200" w:line="276" w:lineRule="auto"/>
        <w:ind w:firstLine="0"/>
        <w:jc w:val="center"/>
        <w:rPr>
          <w:b/>
          <w:szCs w:val="24"/>
          <w:lang w:val="en-US"/>
        </w:rPr>
      </w:pPr>
      <w:r>
        <w:rPr>
          <w:b/>
          <w:noProof/>
          <w:szCs w:val="24"/>
          <w:lang w:val="en-US"/>
        </w:rPr>
        <w:drawing>
          <wp:inline distT="0" distB="0" distL="0" distR="0">
            <wp:extent cx="5753100" cy="351472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53100" cy="3514725"/>
                    </a:xfrm>
                    <a:prstGeom prst="rect">
                      <a:avLst/>
                    </a:prstGeom>
                    <a:noFill/>
                    <a:ln w="9525">
                      <a:noFill/>
                      <a:miter lim="800000"/>
                      <a:headEnd/>
                      <a:tailEnd/>
                    </a:ln>
                  </pic:spPr>
                </pic:pic>
              </a:graphicData>
            </a:graphic>
          </wp:inline>
        </w:drawing>
      </w:r>
    </w:p>
    <w:p w:rsidR="00144A67" w:rsidRPr="00D45BFD" w:rsidRDefault="00144A67" w:rsidP="00144A67">
      <w:pPr>
        <w:rPr>
          <w:b/>
          <w:caps/>
          <w:lang w:val="en-US"/>
        </w:rPr>
      </w:pPr>
      <w:r w:rsidRPr="00D45BFD">
        <w:rPr>
          <w:b/>
          <w:caps/>
          <w:lang w:val="en-US"/>
        </w:rPr>
        <w:br w:type="page"/>
      </w:r>
    </w:p>
    <w:p w:rsidR="003505FE" w:rsidRPr="00CB59C7" w:rsidRDefault="00D57FFC"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D57FFC"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D45BFD" w:rsidP="00E738AC">
      <w:pPr>
        <w:ind w:left="4536" w:firstLine="0"/>
        <w:rPr>
          <w:szCs w:val="24"/>
          <w:lang w:val="en-US"/>
        </w:rPr>
      </w:pPr>
      <w:r>
        <w:rPr>
          <w:szCs w:val="24"/>
          <w:lang w:val="en-US"/>
        </w:rPr>
        <w:t>Thesis</w:t>
      </w:r>
      <w:r w:rsidR="00E738AC" w:rsidRPr="00E5547C">
        <w:rPr>
          <w:szCs w:val="24"/>
          <w:lang w:val="en-US"/>
        </w:rPr>
        <w:t xml:space="preserve"> presented to the </w:t>
      </w:r>
      <w:r w:rsidR="00E738AC">
        <w:rPr>
          <w:szCs w:val="24"/>
          <w:lang w:val="en-US"/>
        </w:rPr>
        <w:t>Computing G</w:t>
      </w:r>
      <w:r w:rsidR="00E738AC" w:rsidRPr="00E5547C">
        <w:rPr>
          <w:szCs w:val="24"/>
          <w:lang w:val="en-US"/>
        </w:rPr>
        <w:t>raduate program</w:t>
      </w:r>
      <w:r w:rsidR="00E738AC">
        <w:rPr>
          <w:szCs w:val="24"/>
          <w:lang w:val="en-US"/>
        </w:rPr>
        <w:t xml:space="preserve"> of the</w:t>
      </w:r>
      <w:r w:rsidR="00E738AC" w:rsidRPr="00E5547C">
        <w:rPr>
          <w:szCs w:val="24"/>
          <w:lang w:val="en-US"/>
        </w:rPr>
        <w:t xml:space="preserve"> </w:t>
      </w:r>
      <w:proofErr w:type="spellStart"/>
      <w:r w:rsidR="00E738AC" w:rsidRPr="00E5547C">
        <w:rPr>
          <w:szCs w:val="24"/>
          <w:lang w:val="en-US"/>
        </w:rPr>
        <w:t>Universidade</w:t>
      </w:r>
      <w:proofErr w:type="spellEnd"/>
      <w:r w:rsidR="00E738AC" w:rsidRPr="00E5547C">
        <w:rPr>
          <w:szCs w:val="24"/>
          <w:lang w:val="en-US"/>
        </w:rPr>
        <w:t xml:space="preserve"> Federal </w:t>
      </w:r>
      <w:proofErr w:type="spellStart"/>
      <w:r w:rsidR="00E738AC" w:rsidRPr="00E5547C">
        <w:rPr>
          <w:szCs w:val="24"/>
          <w:lang w:val="en-US"/>
        </w:rPr>
        <w:t>Fluminense</w:t>
      </w:r>
      <w:proofErr w:type="spellEnd"/>
      <w:r w:rsidR="00E738AC">
        <w:rPr>
          <w:szCs w:val="24"/>
          <w:lang w:val="en-US"/>
        </w:rPr>
        <w:t xml:space="preserve"> in partial fulfillment of the req</w:t>
      </w:r>
      <w:r w:rsidR="00E738AC" w:rsidRPr="00E5547C">
        <w:rPr>
          <w:szCs w:val="24"/>
          <w:lang w:val="en-US"/>
        </w:rPr>
        <w:t>uirement</w:t>
      </w:r>
      <w:r w:rsidR="00E738AC">
        <w:rPr>
          <w:szCs w:val="24"/>
          <w:lang w:val="en-US"/>
        </w:rPr>
        <w:t>s</w:t>
      </w:r>
      <w:r w:rsidR="00E738AC" w:rsidRPr="00E5547C">
        <w:rPr>
          <w:szCs w:val="24"/>
          <w:lang w:val="en-US"/>
        </w:rPr>
        <w:t xml:space="preserve"> for </w:t>
      </w:r>
      <w:r w:rsidR="00E738AC">
        <w:rPr>
          <w:szCs w:val="24"/>
          <w:lang w:val="en-US"/>
        </w:rPr>
        <w:t>the degree of Master of Science</w:t>
      </w:r>
      <w:r w:rsidR="00E738AC" w:rsidRPr="00E5547C">
        <w:rPr>
          <w:szCs w:val="24"/>
          <w:lang w:val="en-US"/>
        </w:rPr>
        <w:t xml:space="preserve">. </w:t>
      </w:r>
      <w:r w:rsidR="00E738AC">
        <w:rPr>
          <w:szCs w:val="24"/>
          <w:lang w:val="en-US"/>
        </w:rPr>
        <w:t>Topic</w:t>
      </w:r>
      <w:r w:rsidR="00E738AC" w:rsidRPr="00E5547C">
        <w:rPr>
          <w:szCs w:val="24"/>
          <w:lang w:val="en-US"/>
        </w:rPr>
        <w:t xml:space="preserve"> area: Visual Computing. </w:t>
      </w: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D57FFC">
        <w:rPr>
          <w:lang w:val="en-US"/>
        </w:rPr>
        <w:fldChar w:fldCharType="begin">
          <w:ffData>
            <w:name w:val=""/>
            <w:enabled/>
            <w:calcOnExit w:val="0"/>
            <w:textInput>
              <w:default w:val="August"/>
            </w:textInput>
          </w:ffData>
        </w:fldChar>
      </w:r>
      <w:r w:rsidR="00AC4617">
        <w:rPr>
          <w:lang w:val="en-US"/>
        </w:rPr>
        <w:instrText xml:space="preserve"> FORMTEXT </w:instrText>
      </w:r>
      <w:r w:rsidR="00D57FFC">
        <w:rPr>
          <w:lang w:val="en-US"/>
        </w:rPr>
      </w:r>
      <w:r w:rsidR="00D57FFC">
        <w:rPr>
          <w:lang w:val="en-US"/>
        </w:rPr>
        <w:fldChar w:fldCharType="separate"/>
      </w:r>
      <w:r w:rsidR="00AC4617">
        <w:rPr>
          <w:noProof/>
          <w:lang w:val="en-US"/>
        </w:rPr>
        <w:t>August</w:t>
      </w:r>
      <w:r w:rsidR="00D57FFC">
        <w:rPr>
          <w:lang w:val="en-US"/>
        </w:rPr>
        <w:fldChar w:fldCharType="end"/>
      </w:r>
      <w:r w:rsidR="00A938DD" w:rsidRPr="00CB59C7">
        <w:rPr>
          <w:rFonts w:cs="Times New Roman"/>
          <w:szCs w:val="24"/>
          <w:lang w:val="en-US"/>
        </w:rPr>
        <w:t xml:space="preserve"> </w:t>
      </w:r>
      <w:r w:rsidR="00D57FFC">
        <w:rPr>
          <w:lang w:val="en-US"/>
        </w:rPr>
        <w:fldChar w:fldCharType="begin">
          <w:ffData>
            <w:name w:val=""/>
            <w:enabled/>
            <w:calcOnExit w:val="0"/>
            <w:textInput>
              <w:default w:val="2013"/>
            </w:textInput>
          </w:ffData>
        </w:fldChar>
      </w:r>
      <w:r w:rsidR="00AC4617">
        <w:rPr>
          <w:lang w:val="en-US"/>
        </w:rPr>
        <w:instrText xml:space="preserve"> FORMTEXT </w:instrText>
      </w:r>
      <w:r w:rsidR="00D57FFC">
        <w:rPr>
          <w:lang w:val="en-US"/>
        </w:rPr>
      </w:r>
      <w:r w:rsidR="00D57FFC">
        <w:rPr>
          <w:lang w:val="en-US"/>
        </w:rPr>
        <w:fldChar w:fldCharType="separate"/>
      </w:r>
      <w:r w:rsidR="00AC4617">
        <w:rPr>
          <w:noProof/>
          <w:lang w:val="en-US"/>
        </w:rPr>
        <w:t>2013</w:t>
      </w:r>
      <w:r w:rsidR="00D57FFC">
        <w:rPr>
          <w:lang w:val="en-US"/>
        </w:rPr>
        <w:fldChar w:fldCharType="end"/>
      </w:r>
      <w:r w:rsidR="00A938DD" w:rsidRPr="00CB59C7">
        <w:rPr>
          <w:rFonts w:cs="Times New Roman"/>
          <w:szCs w:val="24"/>
          <w:lang w:val="en-US"/>
        </w:rPr>
        <w:t>.</w:t>
      </w:r>
      <w:proofErr w:type="gramEnd"/>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Default="00097A67" w:rsidP="00144A67">
      <w:pPr>
        <w:jc w:val="center"/>
        <w:rPr>
          <w:rFonts w:cs="Times New Roman"/>
          <w:szCs w:val="24"/>
          <w:lang w:val="en-US"/>
        </w:rPr>
      </w:pPr>
    </w:p>
    <w:p w:rsidR="00341EE8" w:rsidRPr="00E738AC" w:rsidRDefault="00341EE8"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 xml:space="preserve">Esteban Gonzalez Walter </w:t>
      </w:r>
      <w:proofErr w:type="spellStart"/>
      <w:r w:rsidR="00CB59C7" w:rsidRPr="00E5547C">
        <w:rPr>
          <w:lang w:val="en-US"/>
        </w:rPr>
        <w:t>Clu</w:t>
      </w:r>
      <w:r w:rsidR="00AC4617">
        <w:rPr>
          <w:lang w:val="en-US"/>
        </w:rPr>
        <w:t>a</w:t>
      </w:r>
      <w:proofErr w:type="spellEnd"/>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9C73C1" w:rsidRDefault="00373781" w:rsidP="003A0C7D">
      <w:pPr>
        <w:ind w:firstLine="0"/>
        <w:jc w:val="center"/>
        <w:rPr>
          <w:rFonts w:cs="Times New Roman"/>
          <w:szCs w:val="24"/>
        </w:rPr>
      </w:pPr>
      <w:r w:rsidRPr="00373781">
        <w:rPr>
          <w:rFonts w:cs="Times New Roman"/>
          <w:szCs w:val="24"/>
        </w:rPr>
        <w:t>IC-UFF</w:t>
      </w:r>
    </w:p>
    <w:p w:rsidR="009F454B" w:rsidRDefault="009F454B" w:rsidP="003A0C7D">
      <w:pPr>
        <w:ind w:firstLine="0"/>
        <w:jc w:val="center"/>
        <w:rPr>
          <w:rFonts w:cs="Times New Roman"/>
          <w:szCs w:val="24"/>
        </w:rPr>
      </w:pPr>
    </w:p>
    <w:p w:rsidR="00341EE8" w:rsidRPr="009C73C1" w:rsidRDefault="00341EE8" w:rsidP="003A0C7D">
      <w:pPr>
        <w:ind w:firstLine="0"/>
        <w:jc w:val="center"/>
        <w:rPr>
          <w:rFonts w:cs="Times New Roman"/>
          <w:szCs w:val="24"/>
        </w:rPr>
      </w:pPr>
    </w:p>
    <w:p w:rsidR="00CB59C7" w:rsidRPr="009C73C1" w:rsidRDefault="00373781" w:rsidP="00CB59C7">
      <w:pPr>
        <w:ind w:firstLine="0"/>
        <w:jc w:val="center"/>
        <w:rPr>
          <w:rFonts w:cs="Times New Roman"/>
          <w:szCs w:val="24"/>
        </w:rPr>
      </w:pPr>
      <w:r w:rsidRPr="00373781">
        <w:rPr>
          <w:rFonts w:cs="Times New Roman"/>
          <w:szCs w:val="24"/>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654D3C" w:rsidRDefault="00373781" w:rsidP="00CB59C7">
      <w:pPr>
        <w:ind w:firstLine="0"/>
        <w:jc w:val="center"/>
        <w:rPr>
          <w:rFonts w:cs="Times New Roman"/>
          <w:szCs w:val="24"/>
          <w:lang w:val="en-US"/>
        </w:rPr>
      </w:pPr>
      <w:r w:rsidRPr="00654D3C">
        <w:rPr>
          <w:rFonts w:cs="Times New Roman"/>
          <w:szCs w:val="24"/>
          <w:lang w:val="en-US"/>
        </w:rPr>
        <w:t>IC-UFF</w:t>
      </w:r>
    </w:p>
    <w:p w:rsidR="00525FCA" w:rsidRDefault="00525FCA" w:rsidP="00144A67">
      <w:pPr>
        <w:jc w:val="center"/>
        <w:rPr>
          <w:rFonts w:cs="Times New Roman"/>
          <w:szCs w:val="24"/>
          <w:lang w:val="en-US"/>
        </w:rPr>
      </w:pPr>
    </w:p>
    <w:p w:rsidR="00341EE8" w:rsidRPr="00654D3C" w:rsidRDefault="00341EE8" w:rsidP="00144A67">
      <w:pPr>
        <w:jc w:val="center"/>
        <w:rPr>
          <w:rFonts w:cs="Times New Roman"/>
          <w:szCs w:val="24"/>
          <w:lang w:val="en-US"/>
        </w:rPr>
      </w:pPr>
    </w:p>
    <w:p w:rsidR="00A938DD" w:rsidRPr="00654D3C" w:rsidRDefault="00373781" w:rsidP="003A0C7D">
      <w:pPr>
        <w:ind w:firstLine="0"/>
        <w:jc w:val="center"/>
        <w:rPr>
          <w:rFonts w:cs="Times New Roman"/>
          <w:szCs w:val="24"/>
          <w:lang w:val="en-US"/>
        </w:rPr>
      </w:pPr>
      <w:r w:rsidRPr="00654D3C">
        <w:rPr>
          <w:rFonts w:cs="Times New Roman"/>
          <w:szCs w:val="24"/>
          <w:lang w:val="en-US"/>
        </w:rPr>
        <w:t>_____________________________________________________________</w:t>
      </w:r>
    </w:p>
    <w:p w:rsidR="00A938DD" w:rsidRPr="006D4E74" w:rsidRDefault="00373781" w:rsidP="003A0C7D">
      <w:pPr>
        <w:ind w:firstLine="0"/>
        <w:jc w:val="center"/>
        <w:rPr>
          <w:rFonts w:cs="Times New Roman"/>
          <w:szCs w:val="24"/>
        </w:rPr>
      </w:pPr>
      <w:r w:rsidRPr="00654D3C">
        <w:rPr>
          <w:rFonts w:cs="Times New Roman"/>
          <w:szCs w:val="24"/>
          <w:lang w:val="en-US"/>
        </w:rPr>
        <w:t>Prof. D</w:t>
      </w:r>
      <w:r w:rsidRPr="00654D3C">
        <w:rPr>
          <w:szCs w:val="24"/>
          <w:lang w:val="en-US"/>
        </w:rPr>
        <w:t>.Sc</w:t>
      </w:r>
      <w:r w:rsidRPr="00654D3C">
        <w:rPr>
          <w:rFonts w:cs="Times New Roman"/>
          <w:szCs w:val="24"/>
          <w:lang w:val="en-US"/>
        </w:rPr>
        <w:t xml:space="preserve">. </w:t>
      </w:r>
      <w:r w:rsidR="00D57FFC">
        <w:rPr>
          <w:lang w:val="en-US"/>
        </w:rPr>
        <w:fldChar w:fldCharType="begin">
          <w:ffData>
            <w:name w:val=""/>
            <w:enabled/>
            <w:calcOnExit w:val="0"/>
            <w:textInput>
              <w:default w:val="Daniel Cardoso Moraes de Oliveira"/>
            </w:textInput>
          </w:ffData>
        </w:fldChar>
      </w:r>
      <w:r w:rsidRPr="00654D3C">
        <w:rPr>
          <w:lang w:val="en-US"/>
        </w:rPr>
        <w:instrText xml:space="preserve"> FORMTEXT </w:instrText>
      </w:r>
      <w:r w:rsidR="00D57FFC">
        <w:rPr>
          <w:lang w:val="en-US"/>
        </w:rPr>
      </w:r>
      <w:r w:rsidR="00D57FFC">
        <w:rPr>
          <w:lang w:val="en-US"/>
        </w:rPr>
        <w:fldChar w:fldCharType="separate"/>
      </w:r>
      <w:r w:rsidR="00AC4617" w:rsidRPr="00AC4617">
        <w:rPr>
          <w:noProof/>
        </w:rPr>
        <w:t>Daniel Cardoso Moraes de Oliveira</w:t>
      </w:r>
      <w:r w:rsidR="00D57FFC">
        <w:rPr>
          <w:lang w:val="en-US"/>
        </w:rPr>
        <w:fldChar w:fldCharType="end"/>
      </w:r>
    </w:p>
    <w:p w:rsidR="00A938DD" w:rsidRPr="007028C8" w:rsidRDefault="00D57FFC" w:rsidP="003A0C7D">
      <w:pPr>
        <w:ind w:firstLine="0"/>
        <w:jc w:val="center"/>
        <w:rPr>
          <w:rFonts w:cs="Times New Roman"/>
          <w:caps/>
          <w:szCs w:val="24"/>
          <w:lang w:val="en-US"/>
        </w:rPr>
      </w:pPr>
      <w:r>
        <w:rPr>
          <w:lang w:val="en-US"/>
        </w:rPr>
        <w:fldChar w:fldCharType="begin">
          <w:ffData>
            <w:name w:val=""/>
            <w:enabled/>
            <w:calcOnExit w:val="0"/>
            <w:textInput>
              <w:default w:val="IC-UFF"/>
            </w:textInput>
          </w:ffData>
        </w:fldChar>
      </w:r>
      <w:r w:rsidR="00373781" w:rsidRPr="007028C8">
        <w:rPr>
          <w:lang w:val="en-US"/>
        </w:rPr>
        <w:instrText xml:space="preserve"> FORMTEXT </w:instrText>
      </w:r>
      <w:r>
        <w:rPr>
          <w:lang w:val="en-US"/>
        </w:rPr>
      </w:r>
      <w:r>
        <w:rPr>
          <w:lang w:val="en-US"/>
        </w:rPr>
        <w:fldChar w:fldCharType="separate"/>
      </w:r>
      <w:r w:rsidR="00373781" w:rsidRPr="007028C8">
        <w:rPr>
          <w:noProof/>
          <w:lang w:val="en-US"/>
        </w:rPr>
        <w:t>IC-UFF</w:t>
      </w:r>
      <w:r>
        <w:rPr>
          <w:lang w:val="en-US"/>
        </w:rPr>
        <w:fldChar w:fldCharType="end"/>
      </w:r>
    </w:p>
    <w:p w:rsidR="00097A67" w:rsidRPr="007028C8" w:rsidRDefault="00097A67" w:rsidP="00144A67">
      <w:pPr>
        <w:jc w:val="center"/>
        <w:rPr>
          <w:rFonts w:cs="Times New Roman"/>
          <w:szCs w:val="24"/>
          <w:lang w:val="en-US"/>
        </w:rPr>
      </w:pPr>
    </w:p>
    <w:p w:rsidR="00654D3C" w:rsidRPr="007028C8" w:rsidRDefault="00654D3C" w:rsidP="00BA43F3">
      <w:pPr>
        <w:ind w:firstLine="0"/>
        <w:jc w:val="center"/>
        <w:rPr>
          <w:lang w:val="en-US"/>
        </w:rPr>
      </w:pPr>
    </w:p>
    <w:p w:rsidR="00654D3C" w:rsidRPr="007028C8" w:rsidRDefault="00654D3C" w:rsidP="00654D3C">
      <w:pPr>
        <w:ind w:firstLine="0"/>
        <w:jc w:val="center"/>
        <w:rPr>
          <w:rFonts w:cs="Times New Roman"/>
          <w:szCs w:val="24"/>
          <w:lang w:val="en-US"/>
        </w:rPr>
      </w:pPr>
      <w:r w:rsidRPr="007028C8">
        <w:rPr>
          <w:rFonts w:cs="Times New Roman"/>
          <w:szCs w:val="24"/>
          <w:lang w:val="en-US"/>
        </w:rPr>
        <w:t>_____________________________________________________________</w:t>
      </w:r>
    </w:p>
    <w:p w:rsidR="00654D3C" w:rsidRPr="006D4E74" w:rsidRDefault="00654D3C" w:rsidP="00654D3C">
      <w:pPr>
        <w:ind w:firstLine="0"/>
        <w:jc w:val="center"/>
        <w:rPr>
          <w:rFonts w:cs="Times New Roman"/>
          <w:szCs w:val="24"/>
        </w:rPr>
      </w:pPr>
      <w:r w:rsidRPr="007028C8">
        <w:rPr>
          <w:rFonts w:cs="Times New Roman"/>
          <w:szCs w:val="24"/>
          <w:lang w:val="en-US"/>
        </w:rPr>
        <w:t>Prof. D</w:t>
      </w:r>
      <w:r w:rsidRPr="007028C8">
        <w:rPr>
          <w:szCs w:val="24"/>
          <w:lang w:val="en-US"/>
        </w:rPr>
        <w:t>.Sc</w:t>
      </w:r>
      <w:r w:rsidRPr="007028C8">
        <w:rPr>
          <w:rFonts w:cs="Times New Roman"/>
          <w:szCs w:val="24"/>
          <w:lang w:val="en-US"/>
        </w:rPr>
        <w:t xml:space="preserve">. </w:t>
      </w:r>
      <w:r w:rsidR="00D57FFC">
        <w:rPr>
          <w:lang w:val="en-US"/>
        </w:rPr>
        <w:fldChar w:fldCharType="begin">
          <w:ffData>
            <w:name w:val=""/>
            <w:enabled/>
            <w:calcOnExit w:val="0"/>
            <w:textInput>
              <w:default w:val="Flávio Soares Correa da Silva"/>
            </w:textInput>
          </w:ffData>
        </w:fldChar>
      </w:r>
      <w:r w:rsidRPr="007028C8">
        <w:rPr>
          <w:lang w:val="en-US"/>
        </w:rPr>
        <w:instrText xml:space="preserve"> FORMTEXT </w:instrText>
      </w:r>
      <w:r w:rsidR="00D57FFC">
        <w:rPr>
          <w:lang w:val="en-US"/>
        </w:rPr>
      </w:r>
      <w:r w:rsidR="00D57FFC">
        <w:rPr>
          <w:lang w:val="en-US"/>
        </w:rPr>
        <w:fldChar w:fldCharType="separate"/>
      </w:r>
      <w:r w:rsidRPr="00654D3C">
        <w:rPr>
          <w:noProof/>
        </w:rPr>
        <w:t>Flávio Soares Correa da Silva</w:t>
      </w:r>
      <w:r w:rsidR="00D57FFC">
        <w:rPr>
          <w:lang w:val="en-US"/>
        </w:rPr>
        <w:fldChar w:fldCharType="end"/>
      </w:r>
    </w:p>
    <w:p w:rsidR="00654D3C" w:rsidRDefault="00D57FFC" w:rsidP="00654D3C">
      <w:pPr>
        <w:ind w:firstLine="0"/>
        <w:jc w:val="center"/>
        <w:rPr>
          <w:lang w:val="en-US"/>
        </w:rPr>
      </w:pPr>
      <w:r>
        <w:rPr>
          <w:lang w:val="en-US"/>
        </w:rPr>
        <w:fldChar w:fldCharType="begin">
          <w:ffData>
            <w:name w:val=""/>
            <w:enabled/>
            <w:calcOnExit w:val="0"/>
            <w:textInput>
              <w:default w:val="IME-USP"/>
            </w:textInput>
          </w:ffData>
        </w:fldChar>
      </w:r>
      <w:r w:rsidR="00654D3C" w:rsidRPr="00654D3C">
        <w:rPr>
          <w:lang w:val="en-US"/>
        </w:rPr>
        <w:instrText xml:space="preserve"> FORMTEXT </w:instrText>
      </w:r>
      <w:r>
        <w:rPr>
          <w:lang w:val="en-US"/>
        </w:rPr>
      </w:r>
      <w:r>
        <w:rPr>
          <w:lang w:val="en-US"/>
        </w:rPr>
        <w:fldChar w:fldCharType="separate"/>
      </w:r>
      <w:r w:rsidR="00654D3C" w:rsidRPr="00654D3C">
        <w:rPr>
          <w:noProof/>
          <w:lang w:val="en-US"/>
        </w:rPr>
        <w:t>IME-USP</w:t>
      </w:r>
      <w:r>
        <w:rPr>
          <w:lang w:val="en-US"/>
        </w:rPr>
        <w:fldChar w:fldCharType="end"/>
      </w:r>
    </w:p>
    <w:p w:rsidR="00654D3C" w:rsidRPr="00654D3C" w:rsidRDefault="00654D3C" w:rsidP="00654D3C">
      <w:pPr>
        <w:ind w:firstLine="0"/>
        <w:jc w:val="center"/>
        <w:rPr>
          <w:rFonts w:cs="Times New Roman"/>
          <w:caps/>
          <w:szCs w:val="24"/>
          <w:lang w:val="en-US"/>
        </w:rPr>
      </w:pPr>
    </w:p>
    <w:p w:rsidR="00A938DD" w:rsidRPr="00654D3C" w:rsidRDefault="00373781" w:rsidP="003A0C7D">
      <w:pPr>
        <w:ind w:firstLine="0"/>
        <w:jc w:val="center"/>
        <w:rPr>
          <w:lang w:val="en-US"/>
        </w:rPr>
      </w:pPr>
      <w:proofErr w:type="spellStart"/>
      <w:r w:rsidRPr="00654D3C">
        <w:rPr>
          <w:lang w:val="en-US"/>
        </w:rPr>
        <w:t>Niterói</w:t>
      </w:r>
      <w:proofErr w:type="spellEnd"/>
    </w:p>
    <w:p w:rsidR="00552A48" w:rsidRPr="00654D3C" w:rsidRDefault="00373781" w:rsidP="000A2BDF">
      <w:pPr>
        <w:ind w:firstLine="0"/>
        <w:jc w:val="center"/>
        <w:rPr>
          <w:lang w:val="en-US"/>
        </w:rPr>
      </w:pPr>
      <w:r w:rsidRPr="00654D3C">
        <w:rPr>
          <w:lang w:val="en-US"/>
        </w:rPr>
        <w:t>2013</w:t>
      </w:r>
      <w:r w:rsidRPr="00654D3C">
        <w:rPr>
          <w:rFonts w:cs="Times New Roman"/>
          <w:szCs w:val="24"/>
          <w:lang w:val="en-US"/>
        </w:rPr>
        <w:br w:type="page"/>
      </w: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915835" w:rsidRPr="008B77B0" w:rsidRDefault="00E5547C" w:rsidP="003A0C7D">
      <w:pPr>
        <w:ind w:left="1701" w:firstLine="0"/>
        <w:jc w:val="left"/>
        <w:rPr>
          <w:b/>
          <w:lang w:val="en-US"/>
        </w:rPr>
      </w:pPr>
      <w:r w:rsidRPr="008B77B0">
        <w:rPr>
          <w:b/>
          <w:caps/>
          <w:lang w:val="en-US"/>
        </w:rPr>
        <w:lastRenderedPageBreak/>
        <w:t>Acknowledgments</w:t>
      </w:r>
    </w:p>
    <w:p w:rsidR="002830AC" w:rsidRDefault="009504E9" w:rsidP="004913AD">
      <w:pPr>
        <w:ind w:left="1701"/>
        <w:rPr>
          <w:lang w:val="en-US"/>
        </w:rPr>
      </w:pPr>
      <w:r>
        <w:rPr>
          <w:lang w:val="en-US"/>
        </w:rPr>
        <w:t xml:space="preserve">I would like to thank my parents </w:t>
      </w:r>
      <w:r w:rsidR="0041334D">
        <w:rPr>
          <w:lang w:val="en-US"/>
        </w:rPr>
        <w:t xml:space="preserve">and brother </w:t>
      </w:r>
      <w:r>
        <w:rPr>
          <w:lang w:val="en-US"/>
        </w:rPr>
        <w:t xml:space="preserve">for supporting my decisions. </w:t>
      </w:r>
    </w:p>
    <w:p w:rsidR="0041334D" w:rsidRDefault="0041334D" w:rsidP="004913AD">
      <w:pPr>
        <w:ind w:left="1701"/>
        <w:rPr>
          <w:lang w:val="en-US"/>
        </w:rPr>
      </w:pPr>
      <w:r>
        <w:rPr>
          <w:lang w:val="en-US"/>
        </w:rPr>
        <w:t xml:space="preserve">I am grateful to my cousins, aunts, uncles, and grandparents for providing me </w:t>
      </w:r>
      <w:r w:rsidR="007A6939">
        <w:rPr>
          <w:lang w:val="en-US"/>
        </w:rPr>
        <w:t>wonderful moments</w:t>
      </w:r>
      <w:r>
        <w:rPr>
          <w:lang w:val="en-US"/>
        </w:rPr>
        <w:t>.</w:t>
      </w:r>
    </w:p>
    <w:p w:rsidR="009504E9" w:rsidRDefault="009504E9" w:rsidP="004913AD">
      <w:pPr>
        <w:ind w:left="1701"/>
        <w:rPr>
          <w:lang w:val="en-US"/>
        </w:rPr>
      </w:pPr>
      <w:r>
        <w:rPr>
          <w:lang w:val="en-US"/>
        </w:rPr>
        <w:t>This thesis would not have been possible without the help, patience, and counsels of my advisors, Esteban and Leonardo.</w:t>
      </w:r>
    </w:p>
    <w:p w:rsidR="0041334D" w:rsidRDefault="0041334D" w:rsidP="004913AD">
      <w:pPr>
        <w:ind w:left="1701"/>
        <w:rPr>
          <w:lang w:val="en-US"/>
        </w:rPr>
      </w:pPr>
      <w:r>
        <w:rPr>
          <w:lang w:val="en-US"/>
        </w:rPr>
        <w:t>I want to thank my fellow postgraduate students in the computer science department for promoting a stimulating and welcoming academic and social environment.</w:t>
      </w:r>
    </w:p>
    <w:p w:rsidR="009504E9" w:rsidRDefault="009504E9" w:rsidP="004913AD">
      <w:pPr>
        <w:ind w:left="1701"/>
        <w:rPr>
          <w:lang w:val="en-US"/>
        </w:rPr>
      </w:pPr>
      <w:r>
        <w:rPr>
          <w:lang w:val="en-US"/>
        </w:rPr>
        <w:t xml:space="preserve">I would like to acknowledge the financial, academic and technical support of the </w:t>
      </w:r>
      <w:proofErr w:type="spellStart"/>
      <w:r>
        <w:rPr>
          <w:lang w:val="en-US"/>
        </w:rPr>
        <w:t>Universidade</w:t>
      </w:r>
      <w:proofErr w:type="spellEnd"/>
      <w:r>
        <w:rPr>
          <w:lang w:val="en-US"/>
        </w:rPr>
        <w:t xml:space="preserve"> Federal </w:t>
      </w:r>
      <w:proofErr w:type="spellStart"/>
      <w:r>
        <w:rPr>
          <w:lang w:val="en-US"/>
        </w:rPr>
        <w:t>Fluminense</w:t>
      </w:r>
      <w:proofErr w:type="spellEnd"/>
      <w:ins w:id="0" w:author="Kohwalter" w:date="2013-08-26T20:31:00Z">
        <w:r w:rsidR="0001357A">
          <w:rPr>
            <w:lang w:val="en-US"/>
          </w:rPr>
          <w:t xml:space="preserve">, </w:t>
        </w:r>
      </w:ins>
      <w:proofErr w:type="spellStart"/>
      <w:ins w:id="1" w:author="Kohwalter" w:date="2013-08-26T20:32:00Z">
        <w:r w:rsidR="0001357A">
          <w:rPr>
            <w:lang w:val="en-US"/>
          </w:rPr>
          <w:t>CNPq</w:t>
        </w:r>
        <w:proofErr w:type="spellEnd"/>
        <w:r w:rsidR="0001357A">
          <w:rPr>
            <w:lang w:val="en-US"/>
          </w:rPr>
          <w:t xml:space="preserve">, </w:t>
        </w:r>
      </w:ins>
      <w:ins w:id="2" w:author="Kohwalter" w:date="2013-08-26T20:31:00Z">
        <w:r w:rsidR="0001357A">
          <w:rPr>
            <w:lang w:val="en-US"/>
          </w:rPr>
          <w:t>FA</w:t>
        </w:r>
      </w:ins>
      <w:ins w:id="3" w:author="Kohwalter" w:date="2013-08-26T20:32:00Z">
        <w:r w:rsidR="0001357A">
          <w:rPr>
            <w:lang w:val="en-US"/>
          </w:rPr>
          <w:t>PERJ,</w:t>
        </w:r>
      </w:ins>
      <w:r w:rsidR="00341EE8">
        <w:rPr>
          <w:lang w:val="en-US"/>
        </w:rPr>
        <w:t xml:space="preserve"> and CAPES</w:t>
      </w:r>
      <w:r>
        <w:rPr>
          <w:lang w:val="en-US"/>
        </w:rPr>
        <w:t xml:space="preserve">. </w:t>
      </w:r>
    </w:p>
    <w:p w:rsidR="007A6939" w:rsidRPr="007A6939" w:rsidRDefault="007A6939" w:rsidP="004913AD">
      <w:pPr>
        <w:ind w:left="1701"/>
        <w:rPr>
          <w:lang w:val="en-US"/>
        </w:rPr>
      </w:pPr>
      <w:r w:rsidRPr="007A6939">
        <w:rPr>
          <w:lang w:val="en-US"/>
        </w:rPr>
        <w:t xml:space="preserve">And lastly, my deepest appreciation goes to </w:t>
      </w:r>
      <w:proofErr w:type="spellStart"/>
      <w:r w:rsidRPr="007A6939">
        <w:rPr>
          <w:lang w:val="en-US"/>
        </w:rPr>
        <w:t>Kira</w:t>
      </w:r>
      <w:proofErr w:type="spellEnd"/>
      <w:r w:rsidRPr="007A6939">
        <w:rPr>
          <w:lang w:val="en-US"/>
        </w:rPr>
        <w:t xml:space="preserve">, </w:t>
      </w:r>
      <w:r>
        <w:rPr>
          <w:lang w:val="en-US"/>
        </w:rPr>
        <w:t xml:space="preserve">to </w:t>
      </w:r>
      <w:r w:rsidRPr="007A6939">
        <w:rPr>
          <w:lang w:val="en-US"/>
        </w:rPr>
        <w:t xml:space="preserve">whom I dedicate this entire thesis. </w:t>
      </w:r>
    </w:p>
    <w:p w:rsidR="008C0DA4" w:rsidRPr="007A6939" w:rsidRDefault="008C0DA4" w:rsidP="00AC4617">
      <w:pPr>
        <w:ind w:firstLine="0"/>
        <w:rPr>
          <w:caps/>
          <w:lang w:val="en-US"/>
        </w:rPr>
      </w:pPr>
      <w:r w:rsidRPr="007A6939">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r w:rsidR="000E74BC">
        <w:t>buscar</w:t>
      </w:r>
      <w:r w:rsidR="000E74BC" w:rsidRPr="00AE6A78">
        <w:t xml:space="preserve"> </w:t>
      </w:r>
      <w:r w:rsidRPr="00AE6A78">
        <w:t xml:space="preserve">dados de situações específicas e até mesmo entender os aspectos educacionais em jogos sérios. Erros cometidos pelos jogadores podem resultar em falha para completar os objetivos do jogo. Estes erros, </w:t>
      </w:r>
      <w:r w:rsidR="000E74BC">
        <w:t>muitas vezes</w:t>
      </w:r>
      <w:r w:rsidR="000E74BC" w:rsidRPr="00AE6A78">
        <w:t xml:space="preserve"> </w:t>
      </w:r>
      <w:r w:rsidRPr="00AE6A78">
        <w:t xml:space="preserve">difíceis de </w:t>
      </w:r>
      <w:r w:rsidR="000E74BC">
        <w:t xml:space="preserve">serem </w:t>
      </w:r>
      <w:r w:rsidRPr="00AE6A78">
        <w:t>detecta</w:t>
      </w:r>
      <w:r w:rsidR="000E74BC">
        <w:t>dos</w:t>
      </w:r>
      <w:r w:rsidRPr="00AE6A78">
        <w:t xml:space="preserve"> ou reproduzi</w:t>
      </w:r>
      <w:r w:rsidR="000E74BC">
        <w:t>dos</w:t>
      </w:r>
      <w:r w:rsidRPr="00AE6A78">
        <w:t xml:space="preserve"> em </w:t>
      </w:r>
      <w:r>
        <w:t>sessões</w:t>
      </w:r>
      <w:r w:rsidRPr="00AE6A78">
        <w:t xml:space="preserve"> subsequentes, prejudica</w:t>
      </w:r>
      <w:r>
        <w:t>m diretamente a capacidade</w:t>
      </w:r>
      <w:r w:rsidRPr="00AE6A78">
        <w:t xml:space="preserve"> de aprendizagem dos jogos sérios</w:t>
      </w:r>
      <w:r w:rsidR="000E74BC">
        <w:t xml:space="preserve"> ou comprometem aspectos lúdicos de um jogo</w:t>
      </w:r>
      <w:r w:rsidRPr="00AE6A78">
        <w:t>. Para resolver esta questão, apresentamos uma nova abordagem basea</w:t>
      </w:r>
      <w:r>
        <w:t>da em conceitos de proveniência</w:t>
      </w:r>
      <w:r w:rsidRPr="00AE6A78">
        <w:t xml:space="preserve"> a fim de modelar e representar um fluxo de jogo. </w:t>
      </w:r>
      <w:r w:rsidR="000E74BC">
        <w:t>Primeiramente</w:t>
      </w:r>
      <w:r>
        <w:t xml:space="preserve">, </w:t>
      </w:r>
      <w:r w:rsidR="000E74BC">
        <w:t xml:space="preserve">propomos um processo de modelar e mapear </w:t>
      </w:r>
      <w:r w:rsidRPr="00AE6A78">
        <w:t xml:space="preserve">os dados do jogo </w:t>
      </w:r>
      <w:r>
        <w:t>par</w:t>
      </w:r>
      <w:r w:rsidRPr="00AE6A78">
        <w:t xml:space="preserve">a </w:t>
      </w:r>
      <w:r w:rsidR="000E74BC">
        <w:t xml:space="preserve">o conceito de </w:t>
      </w:r>
      <w:r w:rsidRPr="00AE6A78">
        <w:t>proveniência, a fim d</w:t>
      </w:r>
      <w:r>
        <w:t>e gerar um grafo proveniência que é utilizado</w:t>
      </w:r>
      <w:r w:rsidRPr="00AE6A78">
        <w:t xml:space="preserve"> para </w:t>
      </w:r>
      <w:r w:rsidR="000E74BC">
        <w:t xml:space="preserve">posterior </w:t>
      </w:r>
      <w:r w:rsidRPr="00AE6A78">
        <w:t xml:space="preserve">análise. Como prova de conceito, </w:t>
      </w:r>
      <w:r>
        <w:t>a abordagem proposta</w:t>
      </w:r>
      <w:r w:rsidRPr="00AE6A78">
        <w:t xml:space="preserve"> e </w:t>
      </w:r>
      <w:r>
        <w:t>a geração do</w:t>
      </w:r>
      <w:r w:rsidRPr="00AE6A78">
        <w:t xml:space="preserve"> gr</w:t>
      </w:r>
      <w:r>
        <w:t xml:space="preserve">afo foram </w:t>
      </w:r>
      <w:r w:rsidR="000E74BC">
        <w:t>aplicadas</w:t>
      </w:r>
      <w:r w:rsidR="000E74BC" w:rsidRPr="00AE6A78">
        <w:t xml:space="preserve"> </w:t>
      </w:r>
      <w:r w:rsidRPr="00AE6A78">
        <w:t xml:space="preserve">em um jogo de Engenharia de </w:t>
      </w:r>
      <w:r w:rsidR="00D57FFC" w:rsidRPr="00D57FFC">
        <w:rPr>
          <w:i/>
          <w:rPrChange w:id="4" w:author="Kohwalter" w:date="2013-08-21T15:17:00Z">
            <w:rPr/>
          </w:rPrChange>
        </w:rPr>
        <w:t>Software</w:t>
      </w:r>
      <w:r w:rsidRPr="00AE6A78">
        <w:t xml:space="preserve">, </w:t>
      </w:r>
      <w:r>
        <w:t>permitindo</w:t>
      </w:r>
      <w:r w:rsidRPr="00AE6A78">
        <w:t xml:space="preserve"> </w:t>
      </w:r>
      <w:r w:rsidR="00C95E3C">
        <w:t xml:space="preserve">usuários </w:t>
      </w:r>
      <w:r w:rsidRPr="00AE6A78">
        <w:t xml:space="preserve">identificar erros </w:t>
      </w:r>
      <w:r w:rsidR="00C95E3C">
        <w:t>cometidos pelo jogador</w:t>
      </w:r>
      <w:r w:rsidRPr="00AE6A78">
        <w:t xml:space="preserve">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 xml:space="preserve">fluxo de jogo, </w:t>
      </w:r>
      <w:r w:rsidR="00727DA3">
        <w:rPr>
          <w:b/>
        </w:rPr>
        <w:t>aná</w:t>
      </w:r>
      <w:r w:rsidR="0087188B" w:rsidRPr="00E738AC">
        <w:rPr>
          <w:b/>
        </w:rPr>
        <w:t xml:space="preserve">lise,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xml:space="preserve">, </w:t>
      </w:r>
      <w:r w:rsidR="007E38B3">
        <w:rPr>
          <w:rFonts w:eastAsia="Calibri"/>
          <w:lang w:val="en-US"/>
        </w:rPr>
        <w:t xml:space="preserve">search </w:t>
      </w:r>
      <w:r w:rsidRPr="00C131F8">
        <w:rPr>
          <w:rFonts w:eastAsia="Calibri"/>
          <w:lang w:val="en-US"/>
        </w:rPr>
        <w:t>data of specific situations, and even understanding educational aspects in serious games.</w:t>
      </w:r>
      <w:r>
        <w:rPr>
          <w:rFonts w:eastAsia="Calibri"/>
          <w:lang w:val="en-US"/>
        </w:rPr>
        <w:t xml:space="preserve"> </w:t>
      </w:r>
      <w:r w:rsidRPr="007469ED">
        <w:rPr>
          <w:rFonts w:eastAsia="Calibri"/>
          <w:lang w:val="en-US"/>
        </w:rPr>
        <w:t xml:space="preserve">Mistakes made by players may result in failure to complete the game objectives. These mistakes, which are </w:t>
      </w:r>
      <w:r w:rsidR="007E38B3">
        <w:rPr>
          <w:rFonts w:eastAsia="Calibri"/>
          <w:lang w:val="en-US"/>
        </w:rPr>
        <w:t>often</w:t>
      </w:r>
      <w:r w:rsidRPr="007469ED">
        <w:rPr>
          <w:rFonts w:eastAsia="Calibri"/>
          <w:lang w:val="en-US"/>
        </w:rPr>
        <w:t xml:space="preserve"> difficult to </w:t>
      </w:r>
      <w:r w:rsidR="007E38B3">
        <w:rPr>
          <w:rFonts w:eastAsia="Calibri"/>
          <w:lang w:val="en-US"/>
        </w:rPr>
        <w:t>detect</w:t>
      </w:r>
      <w:r w:rsidRPr="007469ED">
        <w:rPr>
          <w:rFonts w:eastAsia="Calibri"/>
          <w:lang w:val="en-US"/>
        </w:rPr>
        <w:t xml:space="preserve">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sidR="007E38B3">
        <w:rPr>
          <w:rFonts w:eastAsia="Calibri"/>
          <w:lang w:val="en-US"/>
        </w:rPr>
        <w:t xml:space="preserve"> or compromise entertaining aspects of the game</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 xml:space="preserve">we introduce a novel approach based on provenance concepts to model and represent a game </w:t>
      </w:r>
      <w:del w:id="5" w:author="Kohwalter" w:date="2013-08-24T16:32:00Z">
        <w:r w:rsidRPr="00C131F8" w:rsidDel="0011055E">
          <w:rPr>
            <w:rFonts w:eastAsia="Calibri"/>
            <w:lang w:val="en-US"/>
          </w:rPr>
          <w:delText>flow</w:delText>
        </w:r>
      </w:del>
      <w:ins w:id="6" w:author="Kohwalter" w:date="2013-08-24T16:32:00Z">
        <w:r w:rsidR="0011055E">
          <w:rPr>
            <w:rFonts w:eastAsia="Calibri"/>
            <w:lang w:val="en-US"/>
          </w:rPr>
          <w:t>flux</w:t>
        </w:r>
      </w:ins>
      <w:r w:rsidRPr="00C131F8">
        <w:rPr>
          <w:rFonts w:eastAsia="Calibri"/>
          <w:lang w:val="en-US"/>
        </w:rPr>
        <w:t xml:space="preserve">. </w:t>
      </w:r>
      <w:r w:rsidR="007E38B3">
        <w:rPr>
          <w:rFonts w:eastAsia="Calibri"/>
          <w:lang w:val="en-US"/>
        </w:rPr>
        <w:t xml:space="preserve">Firstly, we propose a </w:t>
      </w:r>
      <w:r w:rsidR="00C95E3C">
        <w:rPr>
          <w:rFonts w:eastAsia="Calibri"/>
          <w:lang w:val="en-US"/>
        </w:rPr>
        <w:t>process of modeling and mapping the</w:t>
      </w:r>
      <w:r w:rsidRPr="00C131F8">
        <w:rPr>
          <w:rFonts w:eastAsia="Calibri"/>
          <w:lang w:val="en-US"/>
        </w:rPr>
        <w:t xml:space="preserve"> game data </w:t>
      </w:r>
      <w:r w:rsidR="00C95E3C">
        <w:rPr>
          <w:rFonts w:eastAsia="Calibri"/>
          <w:lang w:val="en-US"/>
        </w:rPr>
        <w:t xml:space="preserve">to match the </w:t>
      </w:r>
      <w:r w:rsidRPr="00C131F8">
        <w:rPr>
          <w:rFonts w:eastAsia="Calibri"/>
          <w:lang w:val="en-US"/>
        </w:rPr>
        <w:t>provenance</w:t>
      </w:r>
      <w:r w:rsidR="00C95E3C">
        <w:rPr>
          <w:rFonts w:eastAsia="Calibri"/>
          <w:lang w:val="en-US"/>
        </w:rPr>
        <w:t xml:space="preserve"> concepts</w:t>
      </w:r>
      <w:r>
        <w:rPr>
          <w:rFonts w:eastAsia="Calibri"/>
          <w:lang w:val="en-US"/>
        </w:rPr>
        <w:t>,</w:t>
      </w:r>
      <w:r w:rsidR="00C95E3C">
        <w:rPr>
          <w:rFonts w:eastAsia="Calibri"/>
          <w:lang w:val="en-US"/>
        </w:rPr>
        <w:t xml:space="preserve"> in order to</w:t>
      </w:r>
      <w:r w:rsidRPr="00C131F8">
        <w:rPr>
          <w:rFonts w:eastAsia="Calibri"/>
          <w:lang w:val="en-US"/>
        </w:rPr>
        <w:t xml:space="preserve"> generat</w:t>
      </w:r>
      <w:r w:rsidR="00C95E3C">
        <w:rPr>
          <w:rFonts w:eastAsia="Calibri"/>
          <w:lang w:val="en-US"/>
        </w:rPr>
        <w:t>e a provenance graph to be</w:t>
      </w:r>
      <w:r w:rsidRPr="00C131F8">
        <w:rPr>
          <w:rFonts w:eastAsia="Calibri"/>
          <w:lang w:val="en-US"/>
        </w:rPr>
        <w:t xml:space="preserve"> used for</w:t>
      </w:r>
      <w:r w:rsidR="00C95E3C">
        <w:rPr>
          <w:rFonts w:eastAsia="Calibri"/>
          <w:lang w:val="en-US"/>
        </w:rPr>
        <w:t xml:space="preserve"> further</w:t>
      </w:r>
      <w:r w:rsidRPr="00C131F8">
        <w:rPr>
          <w:rFonts w:eastAsia="Calibri"/>
          <w:lang w:val="en-US"/>
        </w:rPr>
        <w:t xml:space="preserve"> analysis. As a proof of concept, we also </w:t>
      </w:r>
      <w:r w:rsidR="007E38B3">
        <w:rPr>
          <w:rFonts w:eastAsia="Calibri"/>
          <w:lang w:val="en-US"/>
        </w:rPr>
        <w:t>applied</w:t>
      </w:r>
      <w:r w:rsidRPr="00C131F8">
        <w:rPr>
          <w:rFonts w:eastAsia="Calibri"/>
          <w:lang w:val="en-US"/>
        </w:rPr>
        <w:t xml:space="preserve"> our proposed framework and graph generation in a Software Engineering game, allowing </w:t>
      </w:r>
      <w:r w:rsidR="00C95E3C">
        <w:rPr>
          <w:rFonts w:eastAsia="Calibri"/>
          <w:lang w:val="en-US"/>
        </w:rPr>
        <w:t>users</w:t>
      </w:r>
      <w:r w:rsidR="00C95E3C" w:rsidRPr="00C131F8">
        <w:rPr>
          <w:rFonts w:eastAsia="Calibri"/>
          <w:lang w:val="en-US"/>
        </w:rPr>
        <w:t xml:space="preserve"> </w:t>
      </w:r>
      <w:r w:rsidRPr="00C131F8">
        <w:rPr>
          <w:rFonts w:eastAsia="Calibri"/>
          <w:lang w:val="en-US"/>
        </w:rPr>
        <w:t xml:space="preserve">to identify </w:t>
      </w:r>
      <w:r w:rsidR="00C95E3C">
        <w:rPr>
          <w:rFonts w:eastAsia="Calibri"/>
          <w:lang w:val="en-US"/>
        </w:rPr>
        <w:t>player’s</w:t>
      </w:r>
      <w:r w:rsidR="00C95E3C" w:rsidRPr="00C131F8">
        <w:rPr>
          <w:rFonts w:eastAsia="Calibri"/>
          <w:lang w:val="en-US"/>
        </w:rPr>
        <w:t xml:space="preserve"> </w:t>
      </w:r>
      <w:r w:rsidRPr="00C131F8">
        <w:rPr>
          <w:rFonts w:eastAsia="Calibri"/>
          <w:lang w:val="en-US"/>
        </w:rPr>
        <w:t xml:space="preserve">mistakes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w:t>
      </w:r>
      <w:del w:id="7" w:author="Kohwalter" w:date="2013-08-24T16:32:00Z">
        <w:r w:rsidR="0087188B" w:rsidRPr="00E738AC" w:rsidDel="0011055E">
          <w:rPr>
            <w:rFonts w:eastAsia="Calibri"/>
            <w:b/>
            <w:lang w:val="en-US"/>
          </w:rPr>
          <w:delText>flow</w:delText>
        </w:r>
      </w:del>
      <w:ins w:id="8" w:author="Kohwalter" w:date="2013-08-24T16:32:00Z">
        <w:r w:rsidR="0011055E">
          <w:rPr>
            <w:rFonts w:eastAsia="Calibri"/>
            <w:b/>
            <w:lang w:val="en-US"/>
          </w:rPr>
          <w:t>flux</w:t>
        </w:r>
      </w:ins>
      <w:r w:rsidR="0087188B" w:rsidRPr="00E738AC">
        <w:rPr>
          <w:rFonts w:eastAsia="Calibri"/>
          <w:b/>
          <w:lang w:val="en-US"/>
        </w:rPr>
        <w:t xml:space="preserve">,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5125907" w:history="1">
        <w:r w:rsidR="00ED1009" w:rsidRPr="007E2B06">
          <w:rPr>
            <w:rStyle w:val="Hyperlink"/>
            <w:noProof/>
            <w:lang w:val="en-US"/>
          </w:rPr>
          <w:t>Figure 1: A heat map representing shotgun kills on Gears of Wars 2.</w:t>
        </w:r>
        <w:r w:rsidR="00ED1009">
          <w:rPr>
            <w:noProof/>
            <w:webHidden/>
          </w:rPr>
          <w:tab/>
        </w:r>
        <w:r>
          <w:rPr>
            <w:noProof/>
            <w:webHidden/>
          </w:rPr>
          <w:fldChar w:fldCharType="begin"/>
        </w:r>
        <w:r w:rsidR="00ED1009">
          <w:rPr>
            <w:noProof/>
            <w:webHidden/>
          </w:rPr>
          <w:instrText xml:space="preserve"> PAGEREF _Toc365125907 \h </w:instrText>
        </w:r>
        <w:r>
          <w:rPr>
            <w:noProof/>
            <w:webHidden/>
          </w:rPr>
        </w:r>
        <w:r>
          <w:rPr>
            <w:noProof/>
            <w:webHidden/>
          </w:rPr>
          <w:fldChar w:fldCharType="separate"/>
        </w:r>
        <w:r w:rsidR="00975F8E">
          <w:rPr>
            <w:noProof/>
            <w:webHidden/>
          </w:rPr>
          <w:t>21</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08" w:history="1">
        <w:r w:rsidR="00ED1009" w:rsidRPr="007E2B06">
          <w:rPr>
            <w:rStyle w:val="Hyperlink"/>
            <w:noProof/>
            <w:lang w:val="en-US"/>
          </w:rPr>
          <w:t xml:space="preserve">Figure 2: The TRUE architecture. Figure taken from KIM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(2008)</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_Toc365125908 \h </w:instrText>
        </w:r>
        <w:r>
          <w:rPr>
            <w:noProof/>
            <w:webHidden/>
          </w:rPr>
        </w:r>
        <w:r>
          <w:rPr>
            <w:noProof/>
            <w:webHidden/>
          </w:rPr>
          <w:fldChar w:fldCharType="separate"/>
        </w:r>
        <w:r w:rsidR="00975F8E">
          <w:rPr>
            <w:noProof/>
            <w:webHidden/>
          </w:rPr>
          <w:t>24</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09" w:history="1">
        <w:r w:rsidR="00ED1009" w:rsidRPr="007E2B06">
          <w:rPr>
            <w:rStyle w:val="Hyperlink"/>
            <w:noProof/>
            <w:lang w:val="en-US"/>
          </w:rPr>
          <w:t xml:space="preserve">Figure 3: Examples of data visualization from TRUE. Figures taken from KIM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(2008)</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_Toc365125909 \h </w:instrText>
        </w:r>
        <w:r>
          <w:rPr>
            <w:noProof/>
            <w:webHidden/>
          </w:rPr>
        </w:r>
        <w:r>
          <w:rPr>
            <w:noProof/>
            <w:webHidden/>
          </w:rPr>
          <w:fldChar w:fldCharType="separate"/>
        </w:r>
        <w:r w:rsidR="00975F8E">
          <w:rPr>
            <w:noProof/>
            <w:webHidden/>
          </w:rPr>
          <w:t>25</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0" w:history="1">
        <w:r w:rsidR="00ED1009" w:rsidRPr="007E2B06">
          <w:rPr>
            <w:rStyle w:val="Hyperlink"/>
            <w:noProof/>
            <w:lang w:val="en-US"/>
          </w:rPr>
          <w:t xml:space="preserve">Figure 4: Playtracer state visualization. Figure taken from LIU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(2011)</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_Toc365125910 \h </w:instrText>
        </w:r>
        <w:r>
          <w:rPr>
            <w:noProof/>
            <w:webHidden/>
          </w:rPr>
        </w:r>
        <w:r>
          <w:rPr>
            <w:noProof/>
            <w:webHidden/>
          </w:rPr>
          <w:fldChar w:fldCharType="separate"/>
        </w:r>
        <w:r w:rsidR="00975F8E">
          <w:rPr>
            <w:noProof/>
            <w:webHidden/>
          </w:rPr>
          <w:t>27</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1" w:history="1">
        <w:r w:rsidR="00ED1009" w:rsidRPr="007E2B06">
          <w:rPr>
            <w:rStyle w:val="Hyperlink"/>
            <w:noProof/>
            <w:lang w:val="en-US"/>
          </w:rPr>
          <w:t xml:space="preserve">Figure 5: Basic elements from the Play-Graph. Figure taken from WALLNER </w:t>
        </w:r>
        <w:r w:rsidR="00ED1009" w:rsidRPr="007E2B06">
          <w:rPr>
            <w:rStyle w:val="Hyperlink"/>
            <w:rFonts w:cs="Times New Roman"/>
            <w:noProof/>
            <w:lang w:val="en-US"/>
          </w:rPr>
          <w:t>(2013)</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_Toc365125911 \h </w:instrText>
        </w:r>
        <w:r>
          <w:rPr>
            <w:noProof/>
            <w:webHidden/>
          </w:rPr>
        </w:r>
        <w:r>
          <w:rPr>
            <w:noProof/>
            <w:webHidden/>
          </w:rPr>
          <w:fldChar w:fldCharType="separate"/>
        </w:r>
        <w:r w:rsidR="00975F8E">
          <w:rPr>
            <w:noProof/>
            <w:webHidden/>
          </w:rPr>
          <w:t>29</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2" w:history="1">
        <w:r w:rsidR="00ED1009" w:rsidRPr="007E2B06">
          <w:rPr>
            <w:rStyle w:val="Hyperlink"/>
            <w:noProof/>
            <w:lang w:val="en-US"/>
          </w:rPr>
          <w:t xml:space="preserve">Figure 6: Edges in OPM. Adapted from MOREAU </w:t>
        </w:r>
        <w:r w:rsidR="00ED1009" w:rsidRPr="007E2B06">
          <w:rPr>
            <w:rStyle w:val="Hyperlink"/>
            <w:i/>
            <w:noProof/>
            <w:lang w:val="en-US"/>
          </w:rPr>
          <w:t>et al.</w:t>
        </w:r>
        <w:r w:rsidR="00ED1009" w:rsidRPr="007E2B06">
          <w:rPr>
            <w:rStyle w:val="Hyperlink"/>
            <w:rFonts w:cs="Times New Roman"/>
            <w:noProof/>
          </w:rPr>
          <w:t>(2007)</w:t>
        </w:r>
        <w:r w:rsidR="00ED1009" w:rsidRPr="007E2B06">
          <w:rPr>
            <w:rStyle w:val="Hyperlink"/>
            <w:noProof/>
            <w:lang w:val="en-US"/>
          </w:rPr>
          <w:t>.</w:t>
        </w:r>
        <w:r w:rsidR="00ED1009">
          <w:rPr>
            <w:noProof/>
            <w:webHidden/>
          </w:rPr>
          <w:tab/>
        </w:r>
        <w:r>
          <w:rPr>
            <w:noProof/>
            <w:webHidden/>
          </w:rPr>
          <w:fldChar w:fldCharType="begin"/>
        </w:r>
        <w:r w:rsidR="00ED1009">
          <w:rPr>
            <w:noProof/>
            <w:webHidden/>
          </w:rPr>
          <w:instrText xml:space="preserve"> PAGEREF _Toc365125912 \h </w:instrText>
        </w:r>
        <w:r>
          <w:rPr>
            <w:noProof/>
            <w:webHidden/>
          </w:rPr>
        </w:r>
        <w:r>
          <w:rPr>
            <w:noProof/>
            <w:webHidden/>
          </w:rPr>
          <w:fldChar w:fldCharType="separate"/>
        </w:r>
        <w:r w:rsidR="00975F8E">
          <w:rPr>
            <w:noProof/>
            <w:webHidden/>
          </w:rPr>
          <w:t>36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3" w:history="1">
        <w:r w:rsidR="00ED1009" w:rsidRPr="007E2B06">
          <w:rPr>
            <w:rStyle w:val="Hyperlink"/>
            <w:noProof/>
            <w:lang w:val="en-US"/>
          </w:rPr>
          <w:t>Figure 7: A simplified cake’s provenance graph.</w:t>
        </w:r>
        <w:r w:rsidR="00ED1009">
          <w:rPr>
            <w:noProof/>
            <w:webHidden/>
          </w:rPr>
          <w:tab/>
        </w:r>
        <w:r>
          <w:rPr>
            <w:noProof/>
            <w:webHidden/>
          </w:rPr>
          <w:fldChar w:fldCharType="begin"/>
        </w:r>
        <w:r w:rsidR="00ED1009">
          <w:rPr>
            <w:noProof/>
            <w:webHidden/>
          </w:rPr>
          <w:instrText xml:space="preserve"> PAGEREF _Toc365125913 \h </w:instrText>
        </w:r>
        <w:r>
          <w:rPr>
            <w:noProof/>
            <w:webHidden/>
          </w:rPr>
        </w:r>
        <w:r>
          <w:rPr>
            <w:noProof/>
            <w:webHidden/>
          </w:rPr>
          <w:fldChar w:fldCharType="separate"/>
        </w:r>
        <w:r w:rsidR="00975F8E">
          <w:rPr>
            <w:noProof/>
            <w:webHidden/>
          </w:rPr>
          <w:t>36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4" w:history="1">
        <w:r w:rsidR="00ED1009" w:rsidRPr="007E2B06">
          <w:rPr>
            <w:rStyle w:val="Hyperlink"/>
            <w:noProof/>
            <w:lang w:val="en-US"/>
          </w:rPr>
          <w:t>Figure 8: Artifact introduction and elimination using the cake example.</w:t>
        </w:r>
        <w:r w:rsidR="00ED1009">
          <w:rPr>
            <w:noProof/>
            <w:webHidden/>
          </w:rPr>
          <w:tab/>
        </w:r>
        <w:r>
          <w:rPr>
            <w:noProof/>
            <w:webHidden/>
          </w:rPr>
          <w:fldChar w:fldCharType="begin"/>
        </w:r>
        <w:r w:rsidR="00ED1009">
          <w:rPr>
            <w:noProof/>
            <w:webHidden/>
          </w:rPr>
          <w:instrText xml:space="preserve"> PAGEREF _Toc365125914 \h </w:instrText>
        </w:r>
        <w:r>
          <w:rPr>
            <w:noProof/>
            <w:webHidden/>
          </w:rPr>
        </w:r>
        <w:r>
          <w:rPr>
            <w:noProof/>
            <w:webHidden/>
          </w:rPr>
          <w:fldChar w:fldCharType="separate"/>
        </w:r>
        <w:r w:rsidR="00975F8E">
          <w:rPr>
            <w:noProof/>
            <w:webHidden/>
          </w:rPr>
          <w:t>38</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5" w:history="1">
        <w:r w:rsidR="00ED1009" w:rsidRPr="007E2B06">
          <w:rPr>
            <w:rStyle w:val="Hyperlink"/>
            <w:noProof/>
            <w:lang w:val="en-US"/>
          </w:rPr>
          <w:t>Figure 9: Process introduction and elimination in the cake example.</w:t>
        </w:r>
        <w:r w:rsidR="00ED1009">
          <w:rPr>
            <w:noProof/>
            <w:webHidden/>
          </w:rPr>
          <w:tab/>
        </w:r>
        <w:r>
          <w:rPr>
            <w:noProof/>
            <w:webHidden/>
          </w:rPr>
          <w:fldChar w:fldCharType="begin"/>
        </w:r>
        <w:r w:rsidR="00ED1009">
          <w:rPr>
            <w:noProof/>
            <w:webHidden/>
          </w:rPr>
          <w:instrText xml:space="preserve"> PAGEREF _Toc365125915 \h </w:instrText>
        </w:r>
        <w:r>
          <w:rPr>
            <w:noProof/>
            <w:webHidden/>
          </w:rPr>
        </w:r>
        <w:r>
          <w:rPr>
            <w:noProof/>
            <w:webHidden/>
          </w:rPr>
          <w:fldChar w:fldCharType="separate"/>
        </w:r>
        <w:r w:rsidR="00975F8E">
          <w:rPr>
            <w:noProof/>
            <w:webHidden/>
          </w:rPr>
          <w:t>39</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6" w:history="1">
        <w:r w:rsidR="00ED1009" w:rsidRPr="007E2B06">
          <w:rPr>
            <w:rStyle w:val="Hyperlink"/>
            <w:noProof/>
            <w:lang w:val="en-US"/>
          </w:rPr>
          <w:t>Figure 10: Multi-step edges in the cake example.</w:t>
        </w:r>
        <w:r w:rsidR="00ED1009">
          <w:rPr>
            <w:noProof/>
            <w:webHidden/>
          </w:rPr>
          <w:tab/>
        </w:r>
        <w:r>
          <w:rPr>
            <w:noProof/>
            <w:webHidden/>
          </w:rPr>
          <w:fldChar w:fldCharType="begin"/>
        </w:r>
        <w:r w:rsidR="00ED1009">
          <w:rPr>
            <w:noProof/>
            <w:webHidden/>
          </w:rPr>
          <w:instrText xml:space="preserve"> PAGEREF _Toc365125916 \h </w:instrText>
        </w:r>
        <w:r>
          <w:rPr>
            <w:noProof/>
            <w:webHidden/>
          </w:rPr>
        </w:r>
        <w:r>
          <w:rPr>
            <w:noProof/>
            <w:webHidden/>
          </w:rPr>
          <w:fldChar w:fldCharType="separate"/>
        </w:r>
        <w:r w:rsidR="00975F8E">
          <w:rPr>
            <w:noProof/>
            <w:webHidden/>
          </w:rPr>
          <w:t>40</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7" w:history="1">
        <w:r w:rsidR="00ED1009" w:rsidRPr="007E2B06">
          <w:rPr>
            <w:rStyle w:val="Hyperlink"/>
            <w:noProof/>
            <w:lang w:val="en-US"/>
          </w:rPr>
          <w:t xml:space="preserve">Figure 11: OPM’s Layered Architecture. Adapted from MOREAU </w:t>
        </w:r>
        <w:r w:rsidR="00ED1009" w:rsidRPr="007E2B06">
          <w:rPr>
            <w:rStyle w:val="Hyperlink"/>
            <w:i/>
            <w:noProof/>
            <w:lang w:val="en-US"/>
          </w:rPr>
          <w:t>et al</w:t>
        </w:r>
        <w:r w:rsidR="00ED1009" w:rsidRPr="007E2B06">
          <w:rPr>
            <w:rStyle w:val="Hyperlink"/>
            <w:noProof/>
            <w:lang w:val="en-US"/>
          </w:rPr>
          <w:t xml:space="preserve"> </w:t>
        </w:r>
        <w:r w:rsidR="00ED1009" w:rsidRPr="007E2B06">
          <w:rPr>
            <w:rStyle w:val="Hyperlink"/>
            <w:rFonts w:cs="Times New Roman"/>
            <w:noProof/>
            <w:lang w:val="en-US"/>
          </w:rPr>
          <w:t>(2007)</w:t>
        </w:r>
        <w:r w:rsidR="00ED1009">
          <w:rPr>
            <w:noProof/>
            <w:webHidden/>
          </w:rPr>
          <w:tab/>
        </w:r>
        <w:r>
          <w:rPr>
            <w:noProof/>
            <w:webHidden/>
          </w:rPr>
          <w:fldChar w:fldCharType="begin"/>
        </w:r>
        <w:r w:rsidR="00ED1009">
          <w:rPr>
            <w:noProof/>
            <w:webHidden/>
          </w:rPr>
          <w:instrText xml:space="preserve"> PAGEREF _Toc365125917 \h </w:instrText>
        </w:r>
        <w:r>
          <w:rPr>
            <w:noProof/>
            <w:webHidden/>
          </w:rPr>
        </w:r>
        <w:r>
          <w:rPr>
            <w:noProof/>
            <w:webHidden/>
          </w:rPr>
          <w:fldChar w:fldCharType="separate"/>
        </w:r>
        <w:r w:rsidR="00975F8E">
          <w:rPr>
            <w:noProof/>
            <w:webHidden/>
          </w:rPr>
          <w:t>40</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8" w:history="1">
        <w:r w:rsidR="00ED1009" w:rsidRPr="007E2B06">
          <w:rPr>
            <w:rStyle w:val="Hyperlink"/>
            <w:noProof/>
            <w:lang w:val="en-US"/>
          </w:rPr>
          <w:t xml:space="preserve">Figure 12: PROV organization. Adapted from GROTH and MOREAU </w:t>
        </w:r>
        <w:r w:rsidR="00ED1009" w:rsidRPr="007E2B06">
          <w:rPr>
            <w:rStyle w:val="Hyperlink"/>
            <w:rFonts w:cs="Times New Roman"/>
            <w:noProof/>
            <w:lang w:val="en-US"/>
          </w:rPr>
          <w:t>(2010)</w:t>
        </w:r>
        <w:r w:rsidR="00ED1009">
          <w:rPr>
            <w:noProof/>
            <w:webHidden/>
          </w:rPr>
          <w:tab/>
        </w:r>
        <w:r>
          <w:rPr>
            <w:noProof/>
            <w:webHidden/>
          </w:rPr>
          <w:fldChar w:fldCharType="begin"/>
        </w:r>
        <w:r w:rsidR="00ED1009">
          <w:rPr>
            <w:noProof/>
            <w:webHidden/>
          </w:rPr>
          <w:instrText xml:space="preserve"> PAGEREF _Toc365125918 \h </w:instrText>
        </w:r>
        <w:r>
          <w:rPr>
            <w:noProof/>
            <w:webHidden/>
          </w:rPr>
        </w:r>
        <w:r>
          <w:rPr>
            <w:noProof/>
            <w:webHidden/>
          </w:rPr>
          <w:fldChar w:fldCharType="separate"/>
        </w:r>
        <w:r w:rsidR="00975F8E">
          <w:rPr>
            <w:noProof/>
            <w:webHidden/>
          </w:rPr>
          <w:t>42</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19" w:history="1">
        <w:r w:rsidR="00ED1009" w:rsidRPr="007E2B06">
          <w:rPr>
            <w:rStyle w:val="Hyperlink"/>
            <w:noProof/>
            <w:lang w:val="en-US"/>
          </w:rPr>
          <w:t xml:space="preserve">Figure 13: PROV Entities and possible relations. Adapted from GIL and MILES </w:t>
        </w:r>
        <w:r w:rsidR="00ED1009" w:rsidRPr="007E2B06">
          <w:rPr>
            <w:rStyle w:val="Hyperlink"/>
            <w:rFonts w:cs="Times New Roman"/>
            <w:noProof/>
            <w:lang w:val="en-US"/>
          </w:rPr>
          <w:t>(2010)</w:t>
        </w:r>
        <w:r w:rsidR="00ED1009">
          <w:rPr>
            <w:noProof/>
            <w:webHidden/>
          </w:rPr>
          <w:tab/>
        </w:r>
        <w:r>
          <w:rPr>
            <w:noProof/>
            <w:webHidden/>
          </w:rPr>
          <w:fldChar w:fldCharType="begin"/>
        </w:r>
        <w:r w:rsidR="00ED1009">
          <w:rPr>
            <w:noProof/>
            <w:webHidden/>
          </w:rPr>
          <w:instrText xml:space="preserve"> PAGEREF _Toc365125919 \h </w:instrText>
        </w:r>
        <w:r>
          <w:rPr>
            <w:noProof/>
            <w:webHidden/>
          </w:rPr>
        </w:r>
        <w:r>
          <w:rPr>
            <w:noProof/>
            <w:webHidden/>
          </w:rPr>
          <w:fldChar w:fldCharType="separate"/>
        </w:r>
        <w:r w:rsidR="00975F8E">
          <w:rPr>
            <w:noProof/>
            <w:webHidden/>
          </w:rPr>
          <w:t>43</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0" w:history="1">
        <w:r w:rsidR="00ED1009" w:rsidRPr="007E2B06">
          <w:rPr>
            <w:rStyle w:val="Hyperlink"/>
            <w:noProof/>
            <w:lang w:val="en-US"/>
          </w:rPr>
          <w:t xml:space="preserve">Figure 14: Using </w:t>
        </w:r>
        <w:r w:rsidR="00ED1009" w:rsidRPr="007E2B06">
          <w:rPr>
            <w:rStyle w:val="Hyperlink"/>
            <w:i/>
            <w:noProof/>
            <w:lang w:val="en-US"/>
          </w:rPr>
          <w:t>Expanded Relations</w:t>
        </w:r>
        <w:r w:rsidR="00ED1009" w:rsidRPr="007E2B06">
          <w:rPr>
            <w:rStyle w:val="Hyperlink"/>
            <w:noProof/>
            <w:lang w:val="en-US"/>
          </w:rPr>
          <w:t xml:space="preserve"> in the cake example.</w:t>
        </w:r>
        <w:r w:rsidR="00ED1009">
          <w:rPr>
            <w:noProof/>
            <w:webHidden/>
          </w:rPr>
          <w:tab/>
        </w:r>
        <w:r>
          <w:rPr>
            <w:noProof/>
            <w:webHidden/>
          </w:rPr>
          <w:fldChar w:fldCharType="begin"/>
        </w:r>
        <w:r w:rsidR="00ED1009">
          <w:rPr>
            <w:noProof/>
            <w:webHidden/>
          </w:rPr>
          <w:instrText xml:space="preserve"> PAGEREF _Toc365125920 \h </w:instrText>
        </w:r>
        <w:r>
          <w:rPr>
            <w:noProof/>
            <w:webHidden/>
          </w:rPr>
        </w:r>
        <w:r>
          <w:rPr>
            <w:noProof/>
            <w:webHidden/>
          </w:rPr>
          <w:fldChar w:fldCharType="separate"/>
        </w:r>
        <w:r w:rsidR="00975F8E">
          <w:rPr>
            <w:noProof/>
            <w:webHidden/>
          </w:rPr>
          <w:t>45</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1" w:history="1">
        <w:r w:rsidR="00ED1009" w:rsidRPr="007E2B06">
          <w:rPr>
            <w:rStyle w:val="Hyperlink"/>
            <w:noProof/>
            <w:lang w:val="en-US"/>
          </w:rPr>
          <w:t>Figure 15: Time information using the cake example.</w:t>
        </w:r>
        <w:r w:rsidR="00ED1009">
          <w:rPr>
            <w:noProof/>
            <w:webHidden/>
          </w:rPr>
          <w:tab/>
        </w:r>
        <w:r>
          <w:rPr>
            <w:noProof/>
            <w:webHidden/>
          </w:rPr>
          <w:fldChar w:fldCharType="begin"/>
        </w:r>
        <w:r w:rsidR="00ED1009">
          <w:rPr>
            <w:noProof/>
            <w:webHidden/>
          </w:rPr>
          <w:instrText xml:space="preserve"> PAGEREF _Toc365125921 \h </w:instrText>
        </w:r>
        <w:r>
          <w:rPr>
            <w:noProof/>
            <w:webHidden/>
          </w:rPr>
        </w:r>
        <w:r>
          <w:rPr>
            <w:noProof/>
            <w:webHidden/>
          </w:rPr>
          <w:fldChar w:fldCharType="separate"/>
        </w:r>
        <w:r w:rsidR="00975F8E">
          <w:rPr>
            <w:noProof/>
            <w:webHidden/>
          </w:rPr>
          <w:t>46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2" w:history="1">
        <w:r w:rsidR="00ED1009" w:rsidRPr="007E2B06">
          <w:rPr>
            <w:rStyle w:val="Hyperlink"/>
            <w:noProof/>
            <w:lang w:val="en-US"/>
          </w:rPr>
          <w:t>Figure 16: Data model diagram. Gray classes represent generic provenance classes.</w:t>
        </w:r>
        <w:r w:rsidR="00ED1009">
          <w:rPr>
            <w:noProof/>
            <w:webHidden/>
          </w:rPr>
          <w:tab/>
        </w:r>
        <w:r>
          <w:rPr>
            <w:noProof/>
            <w:webHidden/>
          </w:rPr>
          <w:fldChar w:fldCharType="begin"/>
        </w:r>
        <w:r w:rsidR="00ED1009">
          <w:rPr>
            <w:noProof/>
            <w:webHidden/>
          </w:rPr>
          <w:instrText xml:space="preserve"> PAGEREF _Toc365125922 \h </w:instrText>
        </w:r>
        <w:r>
          <w:rPr>
            <w:noProof/>
            <w:webHidden/>
          </w:rPr>
        </w:r>
        <w:r>
          <w:rPr>
            <w:noProof/>
            <w:webHidden/>
          </w:rPr>
          <w:fldChar w:fldCharType="separate"/>
        </w:r>
        <w:r w:rsidR="00975F8E">
          <w:rPr>
            <w:noProof/>
            <w:webHidden/>
          </w:rPr>
          <w:t>53</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3" w:history="1">
        <w:r w:rsidR="00ED1009" w:rsidRPr="007E2B06">
          <w:rPr>
            <w:rStyle w:val="Hyperlink"/>
            <w:noProof/>
            <w:lang w:val="en-US"/>
          </w:rPr>
          <w:t>Figure 17: Provenance representation of a combat</w:t>
        </w:r>
        <w:r w:rsidR="00ED1009">
          <w:rPr>
            <w:noProof/>
            <w:webHidden/>
          </w:rPr>
          <w:tab/>
        </w:r>
        <w:r>
          <w:rPr>
            <w:noProof/>
            <w:webHidden/>
          </w:rPr>
          <w:fldChar w:fldCharType="begin"/>
        </w:r>
        <w:r w:rsidR="00ED1009">
          <w:rPr>
            <w:noProof/>
            <w:webHidden/>
          </w:rPr>
          <w:instrText xml:space="preserve"> PAGEREF _Toc365125923 \h </w:instrText>
        </w:r>
        <w:r>
          <w:rPr>
            <w:noProof/>
            <w:webHidden/>
          </w:rPr>
        </w:r>
        <w:r>
          <w:rPr>
            <w:noProof/>
            <w:webHidden/>
          </w:rPr>
          <w:fldChar w:fldCharType="separate"/>
        </w:r>
        <w:r w:rsidR="00975F8E">
          <w:rPr>
            <w:noProof/>
            <w:webHidden/>
          </w:rPr>
          <w:t>54</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4" w:history="1">
        <w:r w:rsidR="00ED1009" w:rsidRPr="007E2B06">
          <w:rPr>
            <w:rStyle w:val="Hyperlink"/>
            <w:noProof/>
            <w:lang w:val="en-US"/>
          </w:rPr>
          <w:t>Figure 18: Step-by-step combat representation</w:t>
        </w:r>
        <w:r w:rsidR="00ED1009">
          <w:rPr>
            <w:noProof/>
            <w:webHidden/>
          </w:rPr>
          <w:tab/>
        </w:r>
        <w:r>
          <w:rPr>
            <w:noProof/>
            <w:webHidden/>
          </w:rPr>
          <w:fldChar w:fldCharType="begin"/>
        </w:r>
        <w:r w:rsidR="00ED1009">
          <w:rPr>
            <w:noProof/>
            <w:webHidden/>
          </w:rPr>
          <w:instrText xml:space="preserve"> PAGEREF _Toc365125924 \h </w:instrText>
        </w:r>
        <w:r>
          <w:rPr>
            <w:noProof/>
            <w:webHidden/>
          </w:rPr>
        </w:r>
        <w:r>
          <w:rPr>
            <w:noProof/>
            <w:webHidden/>
          </w:rPr>
          <w:fldChar w:fldCharType="separate"/>
        </w:r>
        <w:r w:rsidR="00975F8E">
          <w:rPr>
            <w:noProof/>
            <w:webHidden/>
          </w:rPr>
          <w:t>55</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5" w:history="1">
        <w:r w:rsidR="00ED1009" w:rsidRPr="007E2B06">
          <w:rPr>
            <w:rStyle w:val="Hyperlink"/>
            <w:noProof/>
            <w:lang w:val="en-US"/>
          </w:rPr>
          <w:t>Figure 19: Example of a generated provenance graph</w:t>
        </w:r>
        <w:r w:rsidR="00ED1009">
          <w:rPr>
            <w:noProof/>
            <w:webHidden/>
          </w:rPr>
          <w:tab/>
        </w:r>
        <w:r>
          <w:rPr>
            <w:noProof/>
            <w:webHidden/>
          </w:rPr>
          <w:fldChar w:fldCharType="begin"/>
        </w:r>
        <w:r w:rsidR="00ED1009">
          <w:rPr>
            <w:noProof/>
            <w:webHidden/>
          </w:rPr>
          <w:instrText xml:space="preserve"> PAGEREF _Toc365125925 \h </w:instrText>
        </w:r>
        <w:r>
          <w:rPr>
            <w:noProof/>
            <w:webHidden/>
          </w:rPr>
        </w:r>
        <w:r>
          <w:rPr>
            <w:noProof/>
            <w:webHidden/>
          </w:rPr>
          <w:fldChar w:fldCharType="separate"/>
        </w:r>
        <w:r w:rsidR="00975F8E">
          <w:rPr>
            <w:noProof/>
            <w:webHidden/>
          </w:rPr>
          <w:t>59</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6" w:history="1">
        <w:r w:rsidR="00ED1009" w:rsidRPr="007E2B06">
          <w:rPr>
            <w:rStyle w:val="Hyperlink"/>
            <w:noProof/>
            <w:lang w:val="en-US"/>
          </w:rPr>
          <w:t>Figure 20: Screenshot from a game session in SDM</w:t>
        </w:r>
        <w:r w:rsidR="00ED1009">
          <w:rPr>
            <w:noProof/>
            <w:webHidden/>
          </w:rPr>
          <w:tab/>
        </w:r>
        <w:r>
          <w:rPr>
            <w:noProof/>
            <w:webHidden/>
          </w:rPr>
          <w:fldChar w:fldCharType="begin"/>
        </w:r>
        <w:r w:rsidR="00ED1009">
          <w:rPr>
            <w:noProof/>
            <w:webHidden/>
          </w:rPr>
          <w:instrText xml:space="preserve"> PAGEREF _Toc365125926 \h </w:instrText>
        </w:r>
        <w:r>
          <w:rPr>
            <w:noProof/>
            <w:webHidden/>
          </w:rPr>
        </w:r>
        <w:r>
          <w:rPr>
            <w:noProof/>
            <w:webHidden/>
          </w:rPr>
          <w:fldChar w:fldCharType="separate"/>
        </w:r>
        <w:r w:rsidR="00975F8E">
          <w:rPr>
            <w:noProof/>
            <w:webHidden/>
          </w:rPr>
          <w:t>64</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7" w:history="1">
        <w:r w:rsidR="00ED1009" w:rsidRPr="007E2B06">
          <w:rPr>
            <w:rStyle w:val="Hyperlink"/>
            <w:noProof/>
            <w:lang w:val="en-US"/>
          </w:rPr>
          <w:t>Figure 21: SDM simplified class diagram.</w:t>
        </w:r>
        <w:r w:rsidR="00ED1009">
          <w:rPr>
            <w:noProof/>
            <w:webHidden/>
          </w:rPr>
          <w:tab/>
        </w:r>
        <w:r>
          <w:rPr>
            <w:noProof/>
            <w:webHidden/>
          </w:rPr>
          <w:fldChar w:fldCharType="begin"/>
        </w:r>
        <w:r w:rsidR="00ED1009">
          <w:rPr>
            <w:noProof/>
            <w:webHidden/>
          </w:rPr>
          <w:instrText xml:space="preserve"> PAGEREF _Toc365125927 \h </w:instrText>
        </w:r>
        <w:r>
          <w:rPr>
            <w:noProof/>
            <w:webHidden/>
          </w:rPr>
        </w:r>
        <w:r>
          <w:rPr>
            <w:noProof/>
            <w:webHidden/>
          </w:rPr>
          <w:fldChar w:fldCharType="separate"/>
        </w:r>
        <w:r w:rsidR="00975F8E">
          <w:rPr>
            <w:noProof/>
            <w:webHidden/>
          </w:rPr>
          <w:t>65</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8" w:history="1">
        <w:r w:rsidR="00ED1009" w:rsidRPr="007E2B06">
          <w:rPr>
            <w:rStyle w:val="Hyperlink"/>
            <w:noProof/>
            <w:lang w:val="en-US"/>
          </w:rPr>
          <w:t>Figure 22: Information data extracted and visible at the provenance graph.</w:t>
        </w:r>
        <w:r w:rsidR="00ED1009">
          <w:rPr>
            <w:noProof/>
            <w:webHidden/>
          </w:rPr>
          <w:tab/>
        </w:r>
        <w:r>
          <w:rPr>
            <w:noProof/>
            <w:webHidden/>
          </w:rPr>
          <w:fldChar w:fldCharType="begin"/>
        </w:r>
        <w:r w:rsidR="00ED1009">
          <w:rPr>
            <w:noProof/>
            <w:webHidden/>
          </w:rPr>
          <w:instrText xml:space="preserve"> PAGEREF _Toc365125928 \h </w:instrText>
        </w:r>
        <w:r>
          <w:rPr>
            <w:noProof/>
            <w:webHidden/>
          </w:rPr>
        </w:r>
        <w:r>
          <w:rPr>
            <w:noProof/>
            <w:webHidden/>
          </w:rPr>
          <w:fldChar w:fldCharType="separate"/>
        </w:r>
        <w:r w:rsidR="00975F8E">
          <w:rPr>
            <w:noProof/>
            <w:webHidden/>
          </w:rPr>
          <w:t>66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29" w:history="1">
        <w:r w:rsidR="00ED1009" w:rsidRPr="007E2B06">
          <w:rPr>
            <w:rStyle w:val="Hyperlink"/>
            <w:noProof/>
            <w:lang w:val="en-US"/>
          </w:rPr>
          <w:t xml:space="preserve">Figure 23: </w:t>
        </w:r>
        <w:r w:rsidR="00ED1009" w:rsidRPr="007E2B06">
          <w:rPr>
            <w:rStyle w:val="Hyperlink"/>
            <w:i/>
            <w:noProof/>
            <w:lang w:val="en-US"/>
          </w:rPr>
          <w:t>Prov Viewer</w:t>
        </w:r>
        <w:r w:rsidR="00ED1009" w:rsidRPr="007E2B06">
          <w:rPr>
            <w:rStyle w:val="Hyperlink"/>
            <w:noProof/>
            <w:lang w:val="en-US"/>
          </w:rPr>
          <w:t xml:space="preserve"> processing the </w:t>
        </w:r>
        <w:r w:rsidR="00ED1009" w:rsidRPr="007E2B06">
          <w:rPr>
            <w:rStyle w:val="Hyperlink"/>
            <w:i/>
            <w:noProof/>
            <w:lang w:val="en-US"/>
          </w:rPr>
          <w:t>game flux log</w:t>
        </w:r>
        <w:r w:rsidR="00ED1009" w:rsidRPr="007E2B06">
          <w:rPr>
            <w:rStyle w:val="Hyperlink"/>
            <w:noProof/>
            <w:lang w:val="en-US"/>
          </w:rPr>
          <w:t xml:space="preserve"> and generating the graph.</w:t>
        </w:r>
        <w:r w:rsidR="00ED1009">
          <w:rPr>
            <w:noProof/>
            <w:webHidden/>
          </w:rPr>
          <w:tab/>
        </w:r>
        <w:r>
          <w:rPr>
            <w:noProof/>
            <w:webHidden/>
          </w:rPr>
          <w:fldChar w:fldCharType="begin"/>
        </w:r>
        <w:r w:rsidR="00ED1009">
          <w:rPr>
            <w:noProof/>
            <w:webHidden/>
          </w:rPr>
          <w:instrText xml:space="preserve"> PAGEREF _Toc365125929 \h </w:instrText>
        </w:r>
        <w:r>
          <w:rPr>
            <w:noProof/>
            <w:webHidden/>
          </w:rPr>
        </w:r>
        <w:r>
          <w:rPr>
            <w:noProof/>
            <w:webHidden/>
          </w:rPr>
          <w:fldChar w:fldCharType="separate"/>
        </w:r>
        <w:r w:rsidR="00975F8E">
          <w:rPr>
            <w:noProof/>
            <w:webHidden/>
          </w:rPr>
          <w:t>69</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0" w:history="1">
        <w:r w:rsidR="00ED1009" w:rsidRPr="007E2B06">
          <w:rPr>
            <w:rStyle w:val="Hyperlink"/>
            <w:noProof/>
            <w:lang w:val="en-US"/>
          </w:rPr>
          <w:t>Figure 24: Prov Viewer’s GUI</w:t>
        </w:r>
        <w:r w:rsidR="00ED1009">
          <w:rPr>
            <w:noProof/>
            <w:webHidden/>
          </w:rPr>
          <w:tab/>
        </w:r>
        <w:r>
          <w:rPr>
            <w:noProof/>
            <w:webHidden/>
          </w:rPr>
          <w:fldChar w:fldCharType="begin"/>
        </w:r>
        <w:r w:rsidR="00ED1009">
          <w:rPr>
            <w:noProof/>
            <w:webHidden/>
          </w:rPr>
          <w:instrText xml:space="preserve"> PAGEREF _Toc365125930 \h </w:instrText>
        </w:r>
        <w:r>
          <w:rPr>
            <w:noProof/>
            <w:webHidden/>
          </w:rPr>
        </w:r>
        <w:r>
          <w:rPr>
            <w:noProof/>
            <w:webHidden/>
          </w:rPr>
          <w:fldChar w:fldCharType="separate"/>
        </w:r>
        <w:r w:rsidR="00975F8E">
          <w:rPr>
            <w:noProof/>
            <w:webHidden/>
          </w:rPr>
          <w:t>71</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1" w:history="1">
        <w:r w:rsidR="00ED1009" w:rsidRPr="007E2B06">
          <w:rPr>
            <w:rStyle w:val="Hyperlink"/>
            <w:noProof/>
            <w:lang w:val="en-US"/>
          </w:rPr>
          <w:t>Figure 25: Graph from Figure 24 with “Granularity: 7 days”</w:t>
        </w:r>
        <w:r w:rsidR="00ED1009">
          <w:rPr>
            <w:noProof/>
            <w:webHidden/>
          </w:rPr>
          <w:tab/>
        </w:r>
        <w:r>
          <w:rPr>
            <w:noProof/>
            <w:webHidden/>
          </w:rPr>
          <w:fldChar w:fldCharType="begin"/>
        </w:r>
        <w:r w:rsidR="00ED1009">
          <w:rPr>
            <w:noProof/>
            <w:webHidden/>
          </w:rPr>
          <w:instrText xml:space="preserve"> PAGEREF _Toc365125931 \h </w:instrText>
        </w:r>
        <w:r>
          <w:rPr>
            <w:noProof/>
            <w:webHidden/>
          </w:rPr>
        </w:r>
        <w:r>
          <w:rPr>
            <w:noProof/>
            <w:webHidden/>
          </w:rPr>
          <w:fldChar w:fldCharType="separate"/>
        </w:r>
        <w:r w:rsidR="00975F8E">
          <w:rPr>
            <w:noProof/>
            <w:webHidden/>
          </w:rPr>
          <w:t>72</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2" w:history="1">
        <w:r w:rsidR="00ED1009" w:rsidRPr="007E2B06">
          <w:rPr>
            <w:rStyle w:val="Hyperlink"/>
            <w:noProof/>
            <w:lang w:val="en-US"/>
          </w:rPr>
          <w:t>Figure 26: “CollapseAgent” (Mirax) and “Collapse” (Daniel’s second week)</w:t>
        </w:r>
        <w:r w:rsidR="00ED1009">
          <w:rPr>
            <w:noProof/>
            <w:webHidden/>
          </w:rPr>
          <w:tab/>
        </w:r>
        <w:r>
          <w:rPr>
            <w:noProof/>
            <w:webHidden/>
          </w:rPr>
          <w:fldChar w:fldCharType="begin"/>
        </w:r>
        <w:r w:rsidR="00ED1009">
          <w:rPr>
            <w:noProof/>
            <w:webHidden/>
          </w:rPr>
          <w:instrText xml:space="preserve"> PAGEREF _Toc365125932 \h </w:instrText>
        </w:r>
        <w:r>
          <w:rPr>
            <w:noProof/>
            <w:webHidden/>
          </w:rPr>
        </w:r>
        <w:r>
          <w:rPr>
            <w:noProof/>
            <w:webHidden/>
          </w:rPr>
          <w:fldChar w:fldCharType="separate"/>
        </w:r>
        <w:r w:rsidR="00975F8E">
          <w:rPr>
            <w:noProof/>
            <w:webHidden/>
          </w:rPr>
          <w:t>72</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3" w:history="1">
        <w:r w:rsidR="00ED1009" w:rsidRPr="007E2B06">
          <w:rPr>
            <w:rStyle w:val="Hyperlink"/>
            <w:noProof/>
            <w:lang w:val="en-US"/>
          </w:rPr>
          <w:t>Figure 27: Graph from Figure 24 but with all edges</w:t>
        </w:r>
        <w:r w:rsidR="00ED1009">
          <w:rPr>
            <w:noProof/>
            <w:webHidden/>
          </w:rPr>
          <w:tab/>
        </w:r>
        <w:r>
          <w:rPr>
            <w:noProof/>
            <w:webHidden/>
          </w:rPr>
          <w:fldChar w:fldCharType="begin"/>
        </w:r>
        <w:r w:rsidR="00ED1009">
          <w:rPr>
            <w:noProof/>
            <w:webHidden/>
          </w:rPr>
          <w:instrText xml:space="preserve"> PAGEREF _Toc365125933 \h </w:instrText>
        </w:r>
        <w:r>
          <w:rPr>
            <w:noProof/>
            <w:webHidden/>
          </w:rPr>
        </w:r>
        <w:r>
          <w:rPr>
            <w:noProof/>
            <w:webHidden/>
          </w:rPr>
          <w:fldChar w:fldCharType="separate"/>
        </w:r>
        <w:r w:rsidR="00975F8E">
          <w:rPr>
            <w:noProof/>
            <w:webHidden/>
          </w:rPr>
          <w:t>73</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4" w:history="1">
        <w:r w:rsidR="00ED1009" w:rsidRPr="007E2B06">
          <w:rPr>
            <w:rStyle w:val="Hyperlink"/>
            <w:noProof/>
            <w:lang w:val="en-US"/>
          </w:rPr>
          <w:t>Figure 28: Analyzing Daniel's productivity</w:t>
        </w:r>
        <w:r w:rsidR="00ED1009">
          <w:rPr>
            <w:noProof/>
            <w:webHidden/>
          </w:rPr>
          <w:tab/>
        </w:r>
        <w:r>
          <w:rPr>
            <w:noProof/>
            <w:webHidden/>
          </w:rPr>
          <w:fldChar w:fldCharType="begin"/>
        </w:r>
        <w:r w:rsidR="00ED1009">
          <w:rPr>
            <w:noProof/>
            <w:webHidden/>
          </w:rPr>
          <w:instrText xml:space="preserve"> PAGEREF _Toc365125934 \h </w:instrText>
        </w:r>
        <w:r>
          <w:rPr>
            <w:noProof/>
            <w:webHidden/>
          </w:rPr>
        </w:r>
        <w:r>
          <w:rPr>
            <w:noProof/>
            <w:webHidden/>
          </w:rPr>
          <w:fldChar w:fldCharType="separate"/>
        </w:r>
        <w:r w:rsidR="00975F8E">
          <w:rPr>
            <w:noProof/>
            <w:webHidden/>
          </w:rPr>
          <w:t>74</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5" w:history="1">
        <w:r w:rsidR="00ED1009" w:rsidRPr="007E2B06">
          <w:rPr>
            <w:rStyle w:val="Hyperlink"/>
            <w:noProof/>
            <w:lang w:val="en-US"/>
          </w:rPr>
          <w:t>Figure 29: Graph from Figure 24 but focusing on certain sections of the graph</w:t>
        </w:r>
        <w:r w:rsidR="00ED1009">
          <w:rPr>
            <w:noProof/>
            <w:webHidden/>
          </w:rPr>
          <w:tab/>
        </w:r>
        <w:r>
          <w:rPr>
            <w:noProof/>
            <w:webHidden/>
          </w:rPr>
          <w:fldChar w:fldCharType="begin"/>
        </w:r>
        <w:r w:rsidR="00ED1009">
          <w:rPr>
            <w:noProof/>
            <w:webHidden/>
          </w:rPr>
          <w:instrText xml:space="preserve"> PAGEREF _Toc365125935 \h </w:instrText>
        </w:r>
        <w:r>
          <w:rPr>
            <w:noProof/>
            <w:webHidden/>
          </w:rPr>
        </w:r>
        <w:r>
          <w:rPr>
            <w:noProof/>
            <w:webHidden/>
          </w:rPr>
          <w:fldChar w:fldCharType="separate"/>
        </w:r>
        <w:r w:rsidR="00975F8E">
          <w:rPr>
            <w:noProof/>
            <w:webHidden/>
          </w:rPr>
          <w:t>75</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6" w:history="1">
        <w:r w:rsidR="00ED1009" w:rsidRPr="007E2B06">
          <w:rPr>
            <w:rStyle w:val="Hyperlink"/>
            <w:noProof/>
            <w:lang w:val="en-US"/>
          </w:rPr>
          <w:t>Figure 30: Graph from Figure 24 with Attribute Status set to Credits mode</w:t>
        </w:r>
        <w:r w:rsidR="00ED1009">
          <w:rPr>
            <w:noProof/>
            <w:webHidden/>
          </w:rPr>
          <w:tab/>
        </w:r>
        <w:r>
          <w:rPr>
            <w:noProof/>
            <w:webHidden/>
          </w:rPr>
          <w:fldChar w:fldCharType="begin"/>
        </w:r>
        <w:r w:rsidR="00ED1009">
          <w:rPr>
            <w:noProof/>
            <w:webHidden/>
          </w:rPr>
          <w:instrText xml:space="preserve"> PAGEREF _Toc365125936 \h </w:instrText>
        </w:r>
        <w:r>
          <w:rPr>
            <w:noProof/>
            <w:webHidden/>
          </w:rPr>
        </w:r>
        <w:r>
          <w:rPr>
            <w:noProof/>
            <w:webHidden/>
          </w:rPr>
          <w:fldChar w:fldCharType="separate"/>
        </w:r>
        <w:r w:rsidR="00975F8E">
          <w:rPr>
            <w:noProof/>
            <w:webHidden/>
          </w:rPr>
          <w:t>75</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7" w:history="1">
        <w:r w:rsidR="00ED1009" w:rsidRPr="007E2B06">
          <w:rPr>
            <w:rStyle w:val="Hyperlink"/>
            <w:noProof/>
            <w:lang w:val="en-US"/>
          </w:rPr>
          <w:t>Figure 31: Graph from Figure 24 but with the Credits edge filter on</w:t>
        </w:r>
        <w:r w:rsidR="00ED1009">
          <w:rPr>
            <w:noProof/>
            <w:webHidden/>
          </w:rPr>
          <w:tab/>
        </w:r>
        <w:r>
          <w:rPr>
            <w:noProof/>
            <w:webHidden/>
          </w:rPr>
          <w:fldChar w:fldCharType="begin"/>
        </w:r>
        <w:r w:rsidR="00ED1009">
          <w:rPr>
            <w:noProof/>
            <w:webHidden/>
          </w:rPr>
          <w:instrText xml:space="preserve"> PAGEREF _Toc365125937 \h </w:instrText>
        </w:r>
        <w:r>
          <w:rPr>
            <w:noProof/>
            <w:webHidden/>
          </w:rPr>
        </w:r>
        <w:r>
          <w:rPr>
            <w:noProof/>
            <w:webHidden/>
          </w:rPr>
          <w:fldChar w:fldCharType="separate"/>
        </w:r>
        <w:r w:rsidR="00975F8E">
          <w:rPr>
            <w:noProof/>
            <w:webHidden/>
          </w:rPr>
          <w:t>76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8" w:history="1">
        <w:r w:rsidR="00ED1009" w:rsidRPr="007E2B06">
          <w:rPr>
            <w:rStyle w:val="Hyperlink"/>
            <w:noProof/>
            <w:lang w:val="en-US"/>
          </w:rPr>
          <w:t>Figure 32: Graph from Figure 24 with the Credit edge filter and collapsed vertices</w:t>
        </w:r>
        <w:r w:rsidR="00ED1009">
          <w:rPr>
            <w:noProof/>
            <w:webHidden/>
          </w:rPr>
          <w:tab/>
        </w:r>
        <w:r>
          <w:rPr>
            <w:noProof/>
            <w:webHidden/>
          </w:rPr>
          <w:fldChar w:fldCharType="begin"/>
        </w:r>
        <w:r w:rsidR="00ED1009">
          <w:rPr>
            <w:noProof/>
            <w:webHidden/>
          </w:rPr>
          <w:instrText xml:space="preserve"> PAGEREF _Toc365125938 \h </w:instrText>
        </w:r>
        <w:r>
          <w:rPr>
            <w:noProof/>
            <w:webHidden/>
          </w:rPr>
        </w:r>
        <w:r>
          <w:rPr>
            <w:noProof/>
            <w:webHidden/>
          </w:rPr>
          <w:fldChar w:fldCharType="separate"/>
        </w:r>
        <w:r w:rsidR="00975F8E">
          <w:rPr>
            <w:noProof/>
            <w:webHidden/>
          </w:rPr>
          <w:t>76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39" w:history="1">
        <w:r w:rsidR="00ED1009" w:rsidRPr="007E2B06">
          <w:rPr>
            <w:rStyle w:val="Hyperlink"/>
            <w:noProof/>
            <w:lang w:val="en-US"/>
          </w:rPr>
          <w:t>Figure 33: Experiment Execution activity diagram</w:t>
        </w:r>
        <w:r w:rsidR="00ED1009">
          <w:rPr>
            <w:noProof/>
            <w:webHidden/>
          </w:rPr>
          <w:tab/>
        </w:r>
        <w:r>
          <w:rPr>
            <w:noProof/>
            <w:webHidden/>
          </w:rPr>
          <w:fldChar w:fldCharType="begin"/>
        </w:r>
        <w:r w:rsidR="00ED1009">
          <w:rPr>
            <w:noProof/>
            <w:webHidden/>
          </w:rPr>
          <w:instrText xml:space="preserve"> PAGEREF _Toc365125939 \h </w:instrText>
        </w:r>
        <w:r>
          <w:rPr>
            <w:noProof/>
            <w:webHidden/>
          </w:rPr>
        </w:r>
        <w:r>
          <w:rPr>
            <w:noProof/>
            <w:webHidden/>
          </w:rPr>
          <w:fldChar w:fldCharType="separate"/>
        </w:r>
        <w:r w:rsidR="00975F8E">
          <w:rPr>
            <w:noProof/>
            <w:webHidden/>
          </w:rPr>
          <w:t>80</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40" w:history="1">
        <w:r w:rsidR="00ED1009" w:rsidRPr="007E2B06">
          <w:rPr>
            <w:rStyle w:val="Hyperlink"/>
            <w:noProof/>
            <w:lang w:val="en-US"/>
          </w:rPr>
          <w:t>Figure 34: Volunteer’s characterization results</w:t>
        </w:r>
        <w:r w:rsidR="00ED1009">
          <w:rPr>
            <w:noProof/>
            <w:webHidden/>
          </w:rPr>
          <w:tab/>
        </w:r>
        <w:r>
          <w:rPr>
            <w:noProof/>
            <w:webHidden/>
          </w:rPr>
          <w:fldChar w:fldCharType="begin"/>
        </w:r>
        <w:r w:rsidR="00ED1009">
          <w:rPr>
            <w:noProof/>
            <w:webHidden/>
          </w:rPr>
          <w:instrText xml:space="preserve"> PAGEREF _Toc365125940 \h </w:instrText>
        </w:r>
        <w:r>
          <w:rPr>
            <w:noProof/>
            <w:webHidden/>
          </w:rPr>
        </w:r>
        <w:r>
          <w:rPr>
            <w:noProof/>
            <w:webHidden/>
          </w:rPr>
          <w:fldChar w:fldCharType="separate"/>
        </w:r>
        <w:r w:rsidR="00975F8E">
          <w:rPr>
            <w:noProof/>
            <w:webHidden/>
          </w:rPr>
          <w:t>82</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41" w:history="1">
        <w:r w:rsidR="00ED1009" w:rsidRPr="007E2B06">
          <w:rPr>
            <w:rStyle w:val="Hyperlink"/>
            <w:noProof/>
            <w:lang w:val="en-US"/>
          </w:rPr>
          <w:t>Figure 35: Example of R’s output for Shapiro-Wilk test</w:t>
        </w:r>
        <w:r w:rsidR="00ED1009">
          <w:rPr>
            <w:noProof/>
            <w:webHidden/>
          </w:rPr>
          <w:tab/>
        </w:r>
        <w:r>
          <w:rPr>
            <w:noProof/>
            <w:webHidden/>
          </w:rPr>
          <w:fldChar w:fldCharType="begin"/>
        </w:r>
        <w:r w:rsidR="00ED1009">
          <w:rPr>
            <w:noProof/>
            <w:webHidden/>
          </w:rPr>
          <w:instrText xml:space="preserve"> PAGEREF _Toc365125941 \h </w:instrText>
        </w:r>
        <w:r>
          <w:rPr>
            <w:noProof/>
            <w:webHidden/>
          </w:rPr>
        </w:r>
        <w:r>
          <w:rPr>
            <w:noProof/>
            <w:webHidden/>
          </w:rPr>
          <w:fldChar w:fldCharType="separate"/>
        </w:r>
        <w:r w:rsidR="00975F8E">
          <w:rPr>
            <w:noProof/>
            <w:webHidden/>
          </w:rPr>
          <w:t>84</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42" w:history="1">
        <w:r w:rsidR="00ED1009" w:rsidRPr="007E2B06">
          <w:rPr>
            <w:rStyle w:val="Hyperlink"/>
            <w:noProof/>
            <w:lang w:val="en-US"/>
          </w:rPr>
          <w:t>Figure 36: Boxplots from the experiment</w:t>
        </w:r>
        <w:r w:rsidR="00ED1009">
          <w:rPr>
            <w:noProof/>
            <w:webHidden/>
          </w:rPr>
          <w:tab/>
        </w:r>
        <w:r>
          <w:rPr>
            <w:noProof/>
            <w:webHidden/>
          </w:rPr>
          <w:fldChar w:fldCharType="begin"/>
        </w:r>
        <w:r w:rsidR="00ED1009">
          <w:rPr>
            <w:noProof/>
            <w:webHidden/>
          </w:rPr>
          <w:instrText xml:space="preserve"> PAGEREF _Toc365125942 \h </w:instrText>
        </w:r>
        <w:r>
          <w:rPr>
            <w:noProof/>
            <w:webHidden/>
          </w:rPr>
        </w:r>
        <w:r>
          <w:rPr>
            <w:noProof/>
            <w:webHidden/>
          </w:rPr>
          <w:fldChar w:fldCharType="separate"/>
        </w:r>
        <w:r w:rsidR="00975F8E">
          <w:rPr>
            <w:noProof/>
            <w:webHidden/>
          </w:rPr>
          <w:t>86</w:t>
        </w:r>
        <w:r>
          <w:rPr>
            <w:noProof/>
            <w:webHidden/>
          </w:rPr>
          <w:fldChar w:fldCharType="end"/>
        </w:r>
      </w:hyperlink>
    </w:p>
    <w:p w:rsidR="00ED1009" w:rsidRDefault="00D57FFC" w:rsidP="00ED1009">
      <w:pPr>
        <w:pStyle w:val="TableofFigures"/>
        <w:tabs>
          <w:tab w:val="right" w:leader="dot" w:pos="9061"/>
        </w:tabs>
        <w:ind w:firstLine="0"/>
        <w:rPr>
          <w:rFonts w:asciiTheme="minorHAnsi" w:eastAsiaTheme="minorEastAsia" w:hAnsiTheme="minorHAnsi"/>
          <w:noProof/>
          <w:sz w:val="22"/>
          <w:lang w:val="en-US"/>
        </w:rPr>
      </w:pPr>
      <w:hyperlink w:anchor="_Toc365125943" w:history="1">
        <w:r w:rsidR="00ED1009" w:rsidRPr="007E2B06">
          <w:rPr>
            <w:rStyle w:val="Hyperlink"/>
            <w:noProof/>
            <w:lang w:val="en-US"/>
          </w:rPr>
          <w:t xml:space="preserve">Figure 37: R's output for </w:t>
        </w:r>
        <w:r w:rsidR="00ED1009" w:rsidRPr="007E2B06">
          <w:rPr>
            <w:rStyle w:val="Hyperlink"/>
            <w:rFonts w:cs="Times New Roman"/>
            <w:noProof/>
            <w:lang w:val="en-US"/>
          </w:rPr>
          <w:t>Mann-Whitney</w:t>
        </w:r>
        <w:r w:rsidR="00ED1009" w:rsidRPr="007E2B06">
          <w:rPr>
            <w:rStyle w:val="Hyperlink"/>
            <w:noProof/>
            <w:lang w:val="en-US"/>
          </w:rPr>
          <w:t xml:space="preserve"> test</w:t>
        </w:r>
        <w:r w:rsidR="00ED1009">
          <w:rPr>
            <w:noProof/>
            <w:webHidden/>
          </w:rPr>
          <w:tab/>
        </w:r>
        <w:r>
          <w:rPr>
            <w:noProof/>
            <w:webHidden/>
          </w:rPr>
          <w:fldChar w:fldCharType="begin"/>
        </w:r>
        <w:r w:rsidR="00ED1009">
          <w:rPr>
            <w:noProof/>
            <w:webHidden/>
          </w:rPr>
          <w:instrText xml:space="preserve"> PAGEREF _Toc365125943 \h </w:instrText>
        </w:r>
        <w:r>
          <w:rPr>
            <w:noProof/>
            <w:webHidden/>
          </w:rPr>
        </w:r>
        <w:r>
          <w:rPr>
            <w:noProof/>
            <w:webHidden/>
          </w:rPr>
          <w:fldChar w:fldCharType="separate"/>
        </w:r>
        <w:r w:rsidR="00975F8E">
          <w:rPr>
            <w:noProof/>
            <w:webHidden/>
          </w:rPr>
          <w:t>87</w:t>
        </w:r>
        <w:r>
          <w:rPr>
            <w:noProof/>
            <w:webHidden/>
          </w:rPr>
          <w:fldChar w:fldCharType="end"/>
        </w:r>
      </w:hyperlink>
    </w:p>
    <w:p w:rsidR="00895E77" w:rsidRPr="001E187B" w:rsidRDefault="00D57FFC"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975F8E">
          <w:rPr>
            <w:noProof/>
            <w:webHidden/>
          </w:rPr>
          <w:t>31</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975F8E">
          <w:rPr>
            <w:noProof/>
            <w:webHidden/>
          </w:rPr>
          <w:t>45</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975F8E">
          <w:rPr>
            <w:noProof/>
            <w:webHidden/>
          </w:rPr>
          <w:t>48</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975F8E">
          <w:rPr>
            <w:noProof/>
            <w:webHidden/>
          </w:rPr>
          <w:t>81</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975F8E">
          <w:rPr>
            <w:noProof/>
            <w:webHidden/>
          </w:rPr>
          <w:t>82</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975F8E">
          <w:rPr>
            <w:noProof/>
            <w:webHidden/>
          </w:rPr>
          <w:t>83</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975F8E">
          <w:rPr>
            <w:noProof/>
            <w:webHidden/>
          </w:rPr>
          <w:t>83</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975F8E">
          <w:rPr>
            <w:noProof/>
            <w:webHidden/>
          </w:rPr>
          <w:t>85</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975F8E">
          <w:rPr>
            <w:noProof/>
            <w:webHidden/>
          </w:rPr>
          <w:t>85</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975F8E">
          <w:rPr>
            <w:noProof/>
            <w:webHidden/>
          </w:rPr>
          <w:t>86</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975F8E">
          <w:rPr>
            <w:noProof/>
            <w:webHidden/>
          </w:rPr>
          <w:t>87</w:t>
        </w:r>
        <w:r>
          <w:rPr>
            <w:noProof/>
            <w:webHidden/>
          </w:rPr>
          <w:fldChar w:fldCharType="end"/>
        </w:r>
      </w:hyperlink>
    </w:p>
    <w:p w:rsidR="003F4C83" w:rsidRDefault="00D57FFC"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975F8E">
          <w:rPr>
            <w:noProof/>
            <w:webHidden/>
          </w:rPr>
          <w:t>91</w:t>
        </w:r>
        <w:r>
          <w:rPr>
            <w:noProof/>
            <w:webHidden/>
          </w:rPr>
          <w:fldChar w:fldCharType="end"/>
        </w:r>
      </w:hyperlink>
    </w:p>
    <w:p w:rsidR="00895E77" w:rsidRPr="001E187B" w:rsidRDefault="00D57FFC"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AB1091" w:rsidRDefault="00AB1091" w:rsidP="003F4C83">
      <w:pPr>
        <w:ind w:firstLine="0"/>
        <w:rPr>
          <w:lang w:val="en-US"/>
        </w:rPr>
      </w:pPr>
      <w:r>
        <w:rPr>
          <w:lang w:val="en-US"/>
        </w:rPr>
        <w:t xml:space="preserve">GUI </w:t>
      </w:r>
      <w:r>
        <w:rPr>
          <w:lang w:val="en-US"/>
        </w:rPr>
        <w:tab/>
      </w:r>
      <w:r w:rsidRPr="007A441F">
        <w:rPr>
          <w:lang w:val="en-US"/>
        </w:rPr>
        <w:t>–</w:t>
      </w:r>
      <w:r>
        <w:rPr>
          <w:lang w:val="en-US"/>
        </w:rPr>
        <w:t xml:space="preserve"> Graphical User Interface</w:t>
      </w:r>
    </w:p>
    <w:p w:rsidR="003F4C83" w:rsidRDefault="003F4C83" w:rsidP="003F4C83">
      <w:pPr>
        <w:ind w:firstLine="0"/>
        <w:rPr>
          <w:lang w:val="en-US"/>
        </w:rPr>
      </w:pPr>
      <w:r>
        <w:rPr>
          <w:lang w:val="en-US"/>
        </w:rPr>
        <w:t xml:space="preserve">GVM </w:t>
      </w:r>
      <w:r w:rsidR="00EB5267">
        <w:rPr>
          <w:lang w:val="en-US"/>
        </w:rPr>
        <w:tab/>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 xml:space="preserve">HCI </w:t>
      </w:r>
      <w:r w:rsidR="00EB5267">
        <w:rPr>
          <w:lang w:val="en-US"/>
        </w:rPr>
        <w:tab/>
      </w:r>
      <w:r w:rsidRPr="007A441F">
        <w:rPr>
          <w:lang w:val="en-US"/>
        </w:rPr>
        <w:t>– Human-Computer Interaction</w:t>
      </w:r>
    </w:p>
    <w:p w:rsidR="0092538B" w:rsidRDefault="0092538B" w:rsidP="004913AD">
      <w:pPr>
        <w:ind w:firstLine="0"/>
        <w:rPr>
          <w:lang w:val="en-US"/>
        </w:rPr>
      </w:pPr>
      <w:r>
        <w:rPr>
          <w:lang w:val="en-US"/>
        </w:rPr>
        <w:t>H</w:t>
      </w:r>
      <w:r w:rsidR="00F25A47">
        <w:rPr>
          <w:lang w:val="en-US"/>
        </w:rPr>
        <w:t>P</w:t>
      </w:r>
      <w:r>
        <w:rPr>
          <w:lang w:val="en-US"/>
        </w:rPr>
        <w:t xml:space="preserve"> </w:t>
      </w:r>
      <w:r w:rsidR="00EB5267">
        <w:rPr>
          <w:lang w:val="en-US"/>
        </w:rPr>
        <w:tab/>
      </w:r>
      <w:r>
        <w:rPr>
          <w:lang w:val="en-US"/>
        </w:rPr>
        <w:t xml:space="preserve">– Hit </w:t>
      </w:r>
      <w:r w:rsidR="00AB1091">
        <w:rPr>
          <w:lang w:val="en-US"/>
        </w:rPr>
        <w:t>P</w:t>
      </w:r>
      <w:r>
        <w:rPr>
          <w:lang w:val="en-US"/>
        </w:rPr>
        <w:t>oints</w:t>
      </w:r>
    </w:p>
    <w:p w:rsidR="003F4C83" w:rsidRDefault="003F4C83" w:rsidP="003F4C83">
      <w:pPr>
        <w:ind w:firstLine="0"/>
        <w:rPr>
          <w:lang w:val="en-US"/>
        </w:rPr>
      </w:pPr>
      <w:r w:rsidRPr="001E187B">
        <w:rPr>
          <w:lang w:val="en-US"/>
        </w:rPr>
        <w:t>IPAW</w:t>
      </w:r>
      <w:r>
        <w:rPr>
          <w:lang w:val="en-US"/>
        </w:rPr>
        <w:t xml:space="preserve"> </w:t>
      </w:r>
      <w:r w:rsidR="00EB5267">
        <w:rPr>
          <w:lang w:val="en-US"/>
        </w:rPr>
        <w:tab/>
      </w:r>
      <w:r>
        <w:rPr>
          <w:lang w:val="en-US"/>
        </w:rPr>
        <w:t>– International</w:t>
      </w:r>
      <w:r w:rsidRPr="002E5D84">
        <w:rPr>
          <w:lang w:val="en-US"/>
        </w:rPr>
        <w:t xml:space="preserve"> Provenance and Annotation Workshop</w:t>
      </w:r>
    </w:p>
    <w:p w:rsidR="0092538B" w:rsidRDefault="0092538B" w:rsidP="004913AD">
      <w:pPr>
        <w:ind w:firstLine="0"/>
        <w:rPr>
          <w:lang w:val="en-US"/>
        </w:rPr>
      </w:pPr>
      <w:r>
        <w:rPr>
          <w:lang w:val="en-US"/>
        </w:rPr>
        <w:t xml:space="preserve">NPC </w:t>
      </w:r>
      <w:r w:rsidR="00EB5267">
        <w:rPr>
          <w:lang w:val="en-US"/>
        </w:rPr>
        <w:tab/>
      </w:r>
      <w:r>
        <w:rPr>
          <w:lang w:val="en-US"/>
        </w:rPr>
        <w:t xml:space="preserve">– Non </w:t>
      </w:r>
      <w:r w:rsidR="00AB1091">
        <w:rPr>
          <w:lang w:val="en-US"/>
        </w:rPr>
        <w:t>P</w:t>
      </w:r>
      <w:r>
        <w:rPr>
          <w:lang w:val="en-US"/>
        </w:rPr>
        <w:t xml:space="preserve">layer </w:t>
      </w:r>
      <w:r w:rsidR="00AB1091">
        <w:rPr>
          <w:lang w:val="en-US"/>
        </w:rPr>
        <w:t>C</w:t>
      </w:r>
      <w:r>
        <w:rPr>
          <w:lang w:val="en-US"/>
        </w:rPr>
        <w:t>haracter</w:t>
      </w:r>
    </w:p>
    <w:p w:rsidR="0092538B" w:rsidRDefault="0092538B" w:rsidP="004913AD">
      <w:pPr>
        <w:ind w:firstLine="0"/>
        <w:rPr>
          <w:lang w:val="en-US"/>
        </w:rPr>
      </w:pPr>
      <w:r>
        <w:rPr>
          <w:lang w:val="en-US"/>
        </w:rPr>
        <w:t xml:space="preserve">OPM </w:t>
      </w:r>
      <w:r w:rsidR="00EB5267">
        <w:rPr>
          <w:lang w:val="en-US"/>
        </w:rPr>
        <w:tab/>
      </w:r>
      <w:r>
        <w:rPr>
          <w:lang w:val="en-US"/>
        </w:rPr>
        <w:t>– Open Provenance Model</w:t>
      </w:r>
    </w:p>
    <w:p w:rsidR="002E5D84" w:rsidRDefault="002E5D84" w:rsidP="004913AD">
      <w:pPr>
        <w:ind w:firstLine="0"/>
        <w:rPr>
          <w:lang w:val="en-US"/>
        </w:rPr>
      </w:pPr>
      <w:r w:rsidRPr="005F2F74">
        <w:rPr>
          <w:lang w:val="en-US"/>
        </w:rPr>
        <w:t xml:space="preserve">RPG </w:t>
      </w:r>
      <w:r w:rsidR="00EB5267">
        <w:rPr>
          <w:lang w:val="en-US"/>
        </w:rPr>
        <w:tab/>
      </w:r>
      <w:r w:rsidRPr="005F2F74">
        <w:rPr>
          <w:lang w:val="en-US"/>
        </w:rPr>
        <w:t>–</w:t>
      </w:r>
      <w:r w:rsidR="001C4E94" w:rsidRPr="005F2F74">
        <w:rPr>
          <w:lang w:val="en-US"/>
        </w:rPr>
        <w:t xml:space="preserve"> Role-</w:t>
      </w:r>
      <w:r w:rsidR="00AB1091">
        <w:rPr>
          <w:lang w:val="en-US"/>
        </w:rPr>
        <w:t>P</w:t>
      </w:r>
      <w:r w:rsidRPr="005F2F74">
        <w:rPr>
          <w:lang w:val="en-US"/>
        </w:rPr>
        <w:t xml:space="preserve">laying </w:t>
      </w:r>
      <w:r w:rsidR="00AB1091">
        <w:rPr>
          <w:lang w:val="en-US"/>
        </w:rPr>
        <w:t>G</w:t>
      </w:r>
      <w:r w:rsidRPr="005F2F74">
        <w:rPr>
          <w:lang w:val="en-US"/>
        </w:rPr>
        <w:t>ame</w:t>
      </w:r>
    </w:p>
    <w:p w:rsidR="003F4C83" w:rsidRPr="00657651" w:rsidRDefault="003F4C83" w:rsidP="003F4C83">
      <w:pPr>
        <w:ind w:firstLine="0"/>
        <w:rPr>
          <w:lang w:val="en-US"/>
        </w:rPr>
      </w:pPr>
      <w:r>
        <w:rPr>
          <w:lang w:val="en-US"/>
        </w:rPr>
        <w:t xml:space="preserve">SDM </w:t>
      </w:r>
      <w:r w:rsidR="00EB5267">
        <w:rPr>
          <w:lang w:val="en-US"/>
        </w:rPr>
        <w:tab/>
      </w:r>
      <w:r>
        <w:rPr>
          <w:lang w:val="en-US"/>
        </w:rPr>
        <w:t xml:space="preserve">–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w:t>
      </w:r>
      <w:r w:rsidR="00EB5267">
        <w:rPr>
          <w:lang w:val="en-US"/>
        </w:rPr>
        <w:tab/>
      </w:r>
      <w:r w:rsidRPr="007A441F">
        <w:rPr>
          <w:lang w:val="en-US"/>
        </w:rPr>
        <w:t xml:space="preserve">– Tracking </w:t>
      </w:r>
      <w:r>
        <w:rPr>
          <w:lang w:val="en-US"/>
        </w:rPr>
        <w:t>Real-Time User Experience</w:t>
      </w:r>
    </w:p>
    <w:p w:rsidR="007A441F" w:rsidRPr="00657651" w:rsidRDefault="007A441F" w:rsidP="004913AD">
      <w:pPr>
        <w:ind w:firstLine="0"/>
        <w:rPr>
          <w:lang w:val="en-US"/>
        </w:rPr>
      </w:pPr>
      <w:r w:rsidRPr="00657651">
        <w:rPr>
          <w:lang w:val="en-US"/>
        </w:rPr>
        <w:t xml:space="preserve">UIE </w:t>
      </w:r>
      <w:r w:rsidR="00EB5267">
        <w:rPr>
          <w:lang w:val="en-US"/>
        </w:rPr>
        <w:tab/>
      </w:r>
      <w:r w:rsidRPr="00657651">
        <w:rPr>
          <w:lang w:val="en-US"/>
        </w:rPr>
        <w:t>–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D1009">
          <w:pPr>
            <w:pStyle w:val="TOCHeading"/>
            <w:rPr>
              <w:lang w:val="en-US"/>
            </w:rPr>
          </w:pPr>
          <w:r>
            <w:rPr>
              <w:lang w:val="en-US"/>
            </w:rPr>
            <w:t>Table of C</w:t>
          </w:r>
          <w:r w:rsidR="000D6AC9" w:rsidRPr="001E187B">
            <w:rPr>
              <w:lang w:val="en-US"/>
            </w:rPr>
            <w:t>ontents</w:t>
          </w:r>
        </w:p>
        <w:p w:rsidR="00ED1009" w:rsidRDefault="00D57FFC" w:rsidP="00ED1009">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5125944" w:history="1">
            <w:r w:rsidR="00ED1009" w:rsidRPr="00A676DB">
              <w:rPr>
                <w:rStyle w:val="Hyperlink"/>
                <w:noProof/>
                <w:lang w:val="en-US"/>
              </w:rPr>
              <w:t>Chapter 1 – Introduction</w:t>
            </w:r>
            <w:r w:rsidR="00ED1009">
              <w:rPr>
                <w:noProof/>
                <w:webHidden/>
              </w:rPr>
              <w:tab/>
            </w:r>
            <w:r>
              <w:rPr>
                <w:noProof/>
                <w:webHidden/>
              </w:rPr>
              <w:fldChar w:fldCharType="begin"/>
            </w:r>
            <w:r w:rsidR="00ED1009">
              <w:rPr>
                <w:noProof/>
                <w:webHidden/>
              </w:rPr>
              <w:instrText xml:space="preserve"> PAGEREF _Toc365125944 \h </w:instrText>
            </w:r>
            <w:r>
              <w:rPr>
                <w:noProof/>
                <w:webHidden/>
              </w:rPr>
            </w:r>
            <w:r>
              <w:rPr>
                <w:noProof/>
                <w:webHidden/>
              </w:rPr>
              <w:fldChar w:fldCharType="separate"/>
            </w:r>
            <w:r w:rsidR="00975F8E">
              <w:rPr>
                <w:noProof/>
                <w:webHidden/>
              </w:rPr>
              <w:t>15</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45" w:history="1">
            <w:r w:rsidR="00ED1009" w:rsidRPr="00A676DB">
              <w:rPr>
                <w:rStyle w:val="Hyperlink"/>
                <w:noProof/>
                <w:lang w:val="en-US"/>
              </w:rPr>
              <w:t>1.1 Motivation</w:t>
            </w:r>
            <w:r w:rsidR="00ED1009">
              <w:rPr>
                <w:noProof/>
                <w:webHidden/>
              </w:rPr>
              <w:tab/>
            </w:r>
            <w:r>
              <w:rPr>
                <w:noProof/>
                <w:webHidden/>
              </w:rPr>
              <w:fldChar w:fldCharType="begin"/>
            </w:r>
            <w:r w:rsidR="00ED1009">
              <w:rPr>
                <w:noProof/>
                <w:webHidden/>
              </w:rPr>
              <w:instrText xml:space="preserve"> PAGEREF _Toc365125945 \h </w:instrText>
            </w:r>
            <w:r>
              <w:rPr>
                <w:noProof/>
                <w:webHidden/>
              </w:rPr>
            </w:r>
            <w:r>
              <w:rPr>
                <w:noProof/>
                <w:webHidden/>
              </w:rPr>
              <w:fldChar w:fldCharType="separate"/>
            </w:r>
            <w:r w:rsidR="00975F8E">
              <w:rPr>
                <w:noProof/>
                <w:webHidden/>
              </w:rPr>
              <w:t>15</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46" w:history="1">
            <w:r w:rsidR="00ED1009" w:rsidRPr="00A676DB">
              <w:rPr>
                <w:rStyle w:val="Hyperlink"/>
                <w:noProof/>
              </w:rPr>
              <w:t>1.2 Goals</w:t>
            </w:r>
            <w:r w:rsidR="00ED1009">
              <w:rPr>
                <w:noProof/>
                <w:webHidden/>
              </w:rPr>
              <w:tab/>
            </w:r>
            <w:r>
              <w:rPr>
                <w:noProof/>
                <w:webHidden/>
              </w:rPr>
              <w:fldChar w:fldCharType="begin"/>
            </w:r>
            <w:r w:rsidR="00ED1009">
              <w:rPr>
                <w:noProof/>
                <w:webHidden/>
              </w:rPr>
              <w:instrText xml:space="preserve"> PAGEREF _Toc365125946 \h </w:instrText>
            </w:r>
            <w:r>
              <w:rPr>
                <w:noProof/>
                <w:webHidden/>
              </w:rPr>
            </w:r>
            <w:r>
              <w:rPr>
                <w:noProof/>
                <w:webHidden/>
              </w:rPr>
              <w:fldChar w:fldCharType="separate"/>
            </w:r>
            <w:r w:rsidR="00975F8E">
              <w:rPr>
                <w:noProof/>
                <w:webHidden/>
              </w:rPr>
              <w:t>16</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47" w:history="1">
            <w:r w:rsidR="00ED1009" w:rsidRPr="00A676DB">
              <w:rPr>
                <w:rStyle w:val="Hyperlink"/>
                <w:noProof/>
              </w:rPr>
              <w:t>1.3 Research Questions</w:t>
            </w:r>
            <w:r w:rsidR="00ED1009">
              <w:rPr>
                <w:noProof/>
                <w:webHidden/>
              </w:rPr>
              <w:tab/>
            </w:r>
            <w:r>
              <w:rPr>
                <w:noProof/>
                <w:webHidden/>
              </w:rPr>
              <w:fldChar w:fldCharType="begin"/>
            </w:r>
            <w:r w:rsidR="00ED1009">
              <w:rPr>
                <w:noProof/>
                <w:webHidden/>
              </w:rPr>
              <w:instrText xml:space="preserve"> PAGEREF _Toc365125947 \h </w:instrText>
            </w:r>
            <w:r>
              <w:rPr>
                <w:noProof/>
                <w:webHidden/>
              </w:rPr>
            </w:r>
            <w:r>
              <w:rPr>
                <w:noProof/>
                <w:webHidden/>
              </w:rPr>
              <w:fldChar w:fldCharType="separate"/>
            </w:r>
            <w:r w:rsidR="00975F8E">
              <w:rPr>
                <w:noProof/>
                <w:webHidden/>
              </w:rPr>
              <w:t>17</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48" w:history="1">
            <w:r w:rsidR="00ED1009" w:rsidRPr="00A676DB">
              <w:rPr>
                <w:rStyle w:val="Hyperlink"/>
                <w:noProof/>
                <w:lang w:val="en-US"/>
              </w:rPr>
              <w:t>1.4 Contributions</w:t>
            </w:r>
            <w:r w:rsidR="00ED1009">
              <w:rPr>
                <w:noProof/>
                <w:webHidden/>
              </w:rPr>
              <w:tab/>
            </w:r>
            <w:r>
              <w:rPr>
                <w:noProof/>
                <w:webHidden/>
              </w:rPr>
              <w:fldChar w:fldCharType="begin"/>
            </w:r>
            <w:r w:rsidR="00ED1009">
              <w:rPr>
                <w:noProof/>
                <w:webHidden/>
              </w:rPr>
              <w:instrText xml:space="preserve"> PAGEREF _Toc365125948 \h </w:instrText>
            </w:r>
            <w:r>
              <w:rPr>
                <w:noProof/>
                <w:webHidden/>
              </w:rPr>
            </w:r>
            <w:r>
              <w:rPr>
                <w:noProof/>
                <w:webHidden/>
              </w:rPr>
              <w:fldChar w:fldCharType="separate"/>
            </w:r>
            <w:r w:rsidR="00975F8E">
              <w:rPr>
                <w:noProof/>
                <w:webHidden/>
              </w:rPr>
              <w:t>17</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49" w:history="1">
            <w:r w:rsidR="00ED1009" w:rsidRPr="00A676DB">
              <w:rPr>
                <w:rStyle w:val="Hyperlink"/>
                <w:noProof/>
                <w:lang w:val="en-US"/>
              </w:rPr>
              <w:t>1.5 Organization</w:t>
            </w:r>
            <w:r w:rsidR="00ED1009">
              <w:rPr>
                <w:noProof/>
                <w:webHidden/>
              </w:rPr>
              <w:tab/>
            </w:r>
            <w:r>
              <w:rPr>
                <w:noProof/>
                <w:webHidden/>
              </w:rPr>
              <w:fldChar w:fldCharType="begin"/>
            </w:r>
            <w:r w:rsidR="00ED1009">
              <w:rPr>
                <w:noProof/>
                <w:webHidden/>
              </w:rPr>
              <w:instrText xml:space="preserve"> PAGEREF _Toc365125949 \h </w:instrText>
            </w:r>
            <w:r>
              <w:rPr>
                <w:noProof/>
                <w:webHidden/>
              </w:rPr>
            </w:r>
            <w:r>
              <w:rPr>
                <w:noProof/>
                <w:webHidden/>
              </w:rPr>
              <w:fldChar w:fldCharType="separate"/>
            </w:r>
            <w:r w:rsidR="00975F8E">
              <w:rPr>
                <w:noProof/>
                <w:webHidden/>
              </w:rPr>
              <w:t>18</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5950" w:history="1">
            <w:r w:rsidR="00ED1009" w:rsidRPr="00A676DB">
              <w:rPr>
                <w:rStyle w:val="Hyperlink"/>
                <w:noProof/>
                <w:lang w:val="en-US"/>
              </w:rPr>
              <w:t>Chapter 2 – Game Flux Analysis</w:t>
            </w:r>
            <w:r w:rsidR="00ED1009">
              <w:rPr>
                <w:noProof/>
                <w:webHidden/>
              </w:rPr>
              <w:tab/>
            </w:r>
            <w:r>
              <w:rPr>
                <w:noProof/>
                <w:webHidden/>
              </w:rPr>
              <w:fldChar w:fldCharType="begin"/>
            </w:r>
            <w:r w:rsidR="00ED1009">
              <w:rPr>
                <w:noProof/>
                <w:webHidden/>
              </w:rPr>
              <w:instrText xml:space="preserve"> PAGEREF _Toc365125950 \h </w:instrText>
            </w:r>
            <w:r>
              <w:rPr>
                <w:noProof/>
                <w:webHidden/>
              </w:rPr>
            </w:r>
            <w:r>
              <w:rPr>
                <w:noProof/>
                <w:webHidden/>
              </w:rPr>
              <w:fldChar w:fldCharType="separate"/>
            </w:r>
            <w:r w:rsidR="00975F8E">
              <w:rPr>
                <w:noProof/>
                <w:webHidden/>
              </w:rPr>
              <w:t>20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1" w:history="1">
            <w:r w:rsidR="00ED1009" w:rsidRPr="00A676DB">
              <w:rPr>
                <w:rStyle w:val="Hyperlink"/>
                <w:noProof/>
                <w:lang w:val="en-US"/>
              </w:rPr>
              <w:t>2.1 Introduction</w:t>
            </w:r>
            <w:r w:rsidR="00ED1009">
              <w:rPr>
                <w:noProof/>
                <w:webHidden/>
              </w:rPr>
              <w:tab/>
            </w:r>
            <w:r>
              <w:rPr>
                <w:noProof/>
                <w:webHidden/>
              </w:rPr>
              <w:fldChar w:fldCharType="begin"/>
            </w:r>
            <w:r w:rsidR="00ED1009">
              <w:rPr>
                <w:noProof/>
                <w:webHidden/>
              </w:rPr>
              <w:instrText xml:space="preserve"> PAGEREF _Toc365125951 \h </w:instrText>
            </w:r>
            <w:r>
              <w:rPr>
                <w:noProof/>
                <w:webHidden/>
              </w:rPr>
            </w:r>
            <w:r>
              <w:rPr>
                <w:noProof/>
                <w:webHidden/>
              </w:rPr>
              <w:fldChar w:fldCharType="separate"/>
            </w:r>
            <w:r w:rsidR="00975F8E">
              <w:rPr>
                <w:noProof/>
                <w:webHidden/>
              </w:rPr>
              <w:t>20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2" w:history="1">
            <w:r w:rsidR="00ED1009" w:rsidRPr="00A676DB">
              <w:rPr>
                <w:rStyle w:val="Hyperlink"/>
                <w:noProof/>
                <w:lang w:val="en-US"/>
              </w:rPr>
              <w:t>2.2 Gameplay Visualization Manifesto</w:t>
            </w:r>
            <w:r w:rsidR="00ED1009">
              <w:rPr>
                <w:noProof/>
                <w:webHidden/>
              </w:rPr>
              <w:tab/>
            </w:r>
            <w:r>
              <w:rPr>
                <w:noProof/>
                <w:webHidden/>
              </w:rPr>
              <w:fldChar w:fldCharType="begin"/>
            </w:r>
            <w:r w:rsidR="00ED1009">
              <w:rPr>
                <w:noProof/>
                <w:webHidden/>
              </w:rPr>
              <w:instrText xml:space="preserve"> PAGEREF _Toc365125952 \h </w:instrText>
            </w:r>
            <w:r>
              <w:rPr>
                <w:noProof/>
                <w:webHidden/>
              </w:rPr>
            </w:r>
            <w:r>
              <w:rPr>
                <w:noProof/>
                <w:webHidden/>
              </w:rPr>
              <w:fldChar w:fldCharType="separate"/>
            </w:r>
            <w:r w:rsidR="00975F8E">
              <w:rPr>
                <w:noProof/>
                <w:webHidden/>
              </w:rPr>
              <w:t>22</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3" w:history="1">
            <w:r w:rsidR="00ED1009" w:rsidRPr="00A676DB">
              <w:rPr>
                <w:rStyle w:val="Hyperlink"/>
                <w:noProof/>
                <w:lang w:val="en-US"/>
              </w:rPr>
              <w:t>2.3 Tracking Real-Time User Experience</w:t>
            </w:r>
            <w:r w:rsidR="00ED1009">
              <w:rPr>
                <w:noProof/>
                <w:webHidden/>
              </w:rPr>
              <w:tab/>
            </w:r>
            <w:r>
              <w:rPr>
                <w:noProof/>
                <w:webHidden/>
              </w:rPr>
              <w:fldChar w:fldCharType="begin"/>
            </w:r>
            <w:r w:rsidR="00ED1009">
              <w:rPr>
                <w:noProof/>
                <w:webHidden/>
              </w:rPr>
              <w:instrText xml:space="preserve"> PAGEREF _Toc365125953 \h </w:instrText>
            </w:r>
            <w:r>
              <w:rPr>
                <w:noProof/>
                <w:webHidden/>
              </w:rPr>
            </w:r>
            <w:r>
              <w:rPr>
                <w:noProof/>
                <w:webHidden/>
              </w:rPr>
              <w:fldChar w:fldCharType="separate"/>
            </w:r>
            <w:r w:rsidR="00975F8E">
              <w:rPr>
                <w:noProof/>
                <w:webHidden/>
              </w:rPr>
              <w:t>23</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4" w:history="1">
            <w:r w:rsidR="00ED1009" w:rsidRPr="00A676DB">
              <w:rPr>
                <w:rStyle w:val="Hyperlink"/>
                <w:noProof/>
              </w:rPr>
              <w:t>2.4 Playtracer</w:t>
            </w:r>
            <w:r w:rsidR="00ED1009">
              <w:rPr>
                <w:noProof/>
                <w:webHidden/>
              </w:rPr>
              <w:tab/>
            </w:r>
            <w:r>
              <w:rPr>
                <w:noProof/>
                <w:webHidden/>
              </w:rPr>
              <w:fldChar w:fldCharType="begin"/>
            </w:r>
            <w:r w:rsidR="00ED1009">
              <w:rPr>
                <w:noProof/>
                <w:webHidden/>
              </w:rPr>
              <w:instrText xml:space="preserve"> PAGEREF _Toc365125954 \h </w:instrText>
            </w:r>
            <w:r>
              <w:rPr>
                <w:noProof/>
                <w:webHidden/>
              </w:rPr>
            </w:r>
            <w:r>
              <w:rPr>
                <w:noProof/>
                <w:webHidden/>
              </w:rPr>
              <w:fldChar w:fldCharType="separate"/>
            </w:r>
            <w:r w:rsidR="00975F8E">
              <w:rPr>
                <w:noProof/>
                <w:webHidden/>
              </w:rPr>
              <w:t>25</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5" w:history="1">
            <w:r w:rsidR="00ED1009" w:rsidRPr="00A676DB">
              <w:rPr>
                <w:rStyle w:val="Hyperlink"/>
                <w:noProof/>
                <w:lang w:val="en-US"/>
              </w:rPr>
              <w:t>2.5 Play-Graph</w:t>
            </w:r>
            <w:r w:rsidR="00ED1009">
              <w:rPr>
                <w:noProof/>
                <w:webHidden/>
              </w:rPr>
              <w:tab/>
            </w:r>
            <w:r>
              <w:rPr>
                <w:noProof/>
                <w:webHidden/>
              </w:rPr>
              <w:fldChar w:fldCharType="begin"/>
            </w:r>
            <w:r w:rsidR="00ED1009">
              <w:rPr>
                <w:noProof/>
                <w:webHidden/>
              </w:rPr>
              <w:instrText xml:space="preserve"> PAGEREF _Toc365125955 \h </w:instrText>
            </w:r>
            <w:r>
              <w:rPr>
                <w:noProof/>
                <w:webHidden/>
              </w:rPr>
            </w:r>
            <w:r>
              <w:rPr>
                <w:noProof/>
                <w:webHidden/>
              </w:rPr>
              <w:fldChar w:fldCharType="separate"/>
            </w:r>
            <w:r w:rsidR="00975F8E">
              <w:rPr>
                <w:noProof/>
                <w:webHidden/>
              </w:rPr>
              <w:t>27</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6" w:history="1">
            <w:r w:rsidR="00ED1009" w:rsidRPr="00A676DB">
              <w:rPr>
                <w:rStyle w:val="Hyperlink"/>
                <w:noProof/>
                <w:lang w:val="en-US"/>
              </w:rPr>
              <w:t>2.6 Comparison Between Approaches</w:t>
            </w:r>
            <w:r w:rsidR="00ED1009">
              <w:rPr>
                <w:noProof/>
                <w:webHidden/>
              </w:rPr>
              <w:tab/>
            </w:r>
            <w:r>
              <w:rPr>
                <w:noProof/>
                <w:webHidden/>
              </w:rPr>
              <w:fldChar w:fldCharType="begin"/>
            </w:r>
            <w:r w:rsidR="00ED1009">
              <w:rPr>
                <w:noProof/>
                <w:webHidden/>
              </w:rPr>
              <w:instrText xml:space="preserve"> PAGEREF _Toc365125956 \h </w:instrText>
            </w:r>
            <w:r>
              <w:rPr>
                <w:noProof/>
                <w:webHidden/>
              </w:rPr>
            </w:r>
            <w:r>
              <w:rPr>
                <w:noProof/>
                <w:webHidden/>
              </w:rPr>
              <w:fldChar w:fldCharType="separate"/>
            </w:r>
            <w:r w:rsidR="00975F8E">
              <w:rPr>
                <w:noProof/>
                <w:webHidden/>
              </w:rPr>
              <w:t>30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7" w:history="1">
            <w:r w:rsidR="00ED1009" w:rsidRPr="00A676DB">
              <w:rPr>
                <w:rStyle w:val="Hyperlink"/>
                <w:noProof/>
                <w:lang w:val="en-US"/>
              </w:rPr>
              <w:t>2.7 Final Considerations</w:t>
            </w:r>
            <w:r w:rsidR="00ED1009">
              <w:rPr>
                <w:noProof/>
                <w:webHidden/>
              </w:rPr>
              <w:tab/>
            </w:r>
            <w:r>
              <w:rPr>
                <w:noProof/>
                <w:webHidden/>
              </w:rPr>
              <w:fldChar w:fldCharType="begin"/>
            </w:r>
            <w:r w:rsidR="00ED1009">
              <w:rPr>
                <w:noProof/>
                <w:webHidden/>
              </w:rPr>
              <w:instrText xml:space="preserve"> PAGEREF _Toc365125957 \h </w:instrText>
            </w:r>
            <w:r>
              <w:rPr>
                <w:noProof/>
                <w:webHidden/>
              </w:rPr>
            </w:r>
            <w:r>
              <w:rPr>
                <w:noProof/>
                <w:webHidden/>
              </w:rPr>
              <w:fldChar w:fldCharType="separate"/>
            </w:r>
            <w:r w:rsidR="00975F8E">
              <w:rPr>
                <w:noProof/>
                <w:webHidden/>
              </w:rPr>
              <w:t>31</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5958" w:history="1">
            <w:r w:rsidR="00ED1009" w:rsidRPr="00A676DB">
              <w:rPr>
                <w:rStyle w:val="Hyperlink"/>
                <w:noProof/>
                <w:lang w:val="en-US"/>
              </w:rPr>
              <w:t>Chapter 3 – Provenance</w:t>
            </w:r>
            <w:r w:rsidR="00ED1009">
              <w:rPr>
                <w:noProof/>
                <w:webHidden/>
              </w:rPr>
              <w:tab/>
            </w:r>
            <w:r>
              <w:rPr>
                <w:noProof/>
                <w:webHidden/>
              </w:rPr>
              <w:fldChar w:fldCharType="begin"/>
            </w:r>
            <w:r w:rsidR="00ED1009">
              <w:rPr>
                <w:noProof/>
                <w:webHidden/>
              </w:rPr>
              <w:instrText xml:space="preserve"> PAGEREF _Toc365125958 \h </w:instrText>
            </w:r>
            <w:r>
              <w:rPr>
                <w:noProof/>
                <w:webHidden/>
              </w:rPr>
            </w:r>
            <w:r>
              <w:rPr>
                <w:noProof/>
                <w:webHidden/>
              </w:rPr>
              <w:fldChar w:fldCharType="separate"/>
            </w:r>
            <w:r w:rsidR="00975F8E">
              <w:rPr>
                <w:noProof/>
                <w:webHidden/>
              </w:rPr>
              <w:t>33</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59" w:history="1">
            <w:r w:rsidR="00ED1009" w:rsidRPr="00A676DB">
              <w:rPr>
                <w:rStyle w:val="Hyperlink"/>
                <w:noProof/>
                <w:lang w:val="en-US"/>
              </w:rPr>
              <w:t>3.1 Introduction</w:t>
            </w:r>
            <w:r w:rsidR="00ED1009">
              <w:rPr>
                <w:noProof/>
                <w:webHidden/>
              </w:rPr>
              <w:tab/>
            </w:r>
            <w:r>
              <w:rPr>
                <w:noProof/>
                <w:webHidden/>
              </w:rPr>
              <w:fldChar w:fldCharType="begin"/>
            </w:r>
            <w:r w:rsidR="00ED1009">
              <w:rPr>
                <w:noProof/>
                <w:webHidden/>
              </w:rPr>
              <w:instrText xml:space="preserve"> PAGEREF _Toc365125959 \h </w:instrText>
            </w:r>
            <w:r>
              <w:rPr>
                <w:noProof/>
                <w:webHidden/>
              </w:rPr>
            </w:r>
            <w:r>
              <w:rPr>
                <w:noProof/>
                <w:webHidden/>
              </w:rPr>
              <w:fldChar w:fldCharType="separate"/>
            </w:r>
            <w:r w:rsidR="00975F8E">
              <w:rPr>
                <w:noProof/>
                <w:webHidden/>
              </w:rPr>
              <w:t>33</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60" w:history="1">
            <w:r w:rsidR="00ED1009" w:rsidRPr="00A676DB">
              <w:rPr>
                <w:rStyle w:val="Hyperlink"/>
                <w:noProof/>
                <w:lang w:val="en-US"/>
              </w:rPr>
              <w:t>3.2 Guiding Example</w:t>
            </w:r>
            <w:r w:rsidR="00ED1009">
              <w:rPr>
                <w:noProof/>
                <w:webHidden/>
              </w:rPr>
              <w:tab/>
            </w:r>
            <w:r>
              <w:rPr>
                <w:noProof/>
                <w:webHidden/>
              </w:rPr>
              <w:fldChar w:fldCharType="begin"/>
            </w:r>
            <w:r w:rsidR="00ED1009">
              <w:rPr>
                <w:noProof/>
                <w:webHidden/>
              </w:rPr>
              <w:instrText xml:space="preserve"> PAGEREF _Toc365125960 \h </w:instrText>
            </w:r>
            <w:r>
              <w:rPr>
                <w:noProof/>
                <w:webHidden/>
              </w:rPr>
            </w:r>
            <w:r>
              <w:rPr>
                <w:noProof/>
                <w:webHidden/>
              </w:rPr>
              <w:fldChar w:fldCharType="separate"/>
            </w:r>
            <w:r w:rsidR="00975F8E">
              <w:rPr>
                <w:noProof/>
                <w:webHidden/>
              </w:rPr>
              <w:t>34</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61" w:history="1">
            <w:r w:rsidR="00ED1009" w:rsidRPr="00A676DB">
              <w:rPr>
                <w:rStyle w:val="Hyperlink"/>
                <w:rFonts w:cs="Arial"/>
                <w:noProof/>
                <w:lang w:val="en-US"/>
              </w:rPr>
              <w:t>3.3 Open Provenance Model</w:t>
            </w:r>
            <w:r w:rsidR="00ED1009">
              <w:rPr>
                <w:noProof/>
                <w:webHidden/>
              </w:rPr>
              <w:tab/>
            </w:r>
            <w:r>
              <w:rPr>
                <w:noProof/>
                <w:webHidden/>
              </w:rPr>
              <w:fldChar w:fldCharType="begin"/>
            </w:r>
            <w:r w:rsidR="00ED1009">
              <w:rPr>
                <w:noProof/>
                <w:webHidden/>
              </w:rPr>
              <w:instrText xml:space="preserve"> PAGEREF _Toc365125961 \h </w:instrText>
            </w:r>
            <w:r>
              <w:rPr>
                <w:noProof/>
                <w:webHidden/>
              </w:rPr>
            </w:r>
            <w:r>
              <w:rPr>
                <w:noProof/>
                <w:webHidden/>
              </w:rPr>
              <w:fldChar w:fldCharType="separate"/>
            </w:r>
            <w:r w:rsidR="00975F8E">
              <w:rPr>
                <w:noProof/>
                <w:webHidden/>
              </w:rPr>
              <w:t>34</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62" w:history="1">
            <w:r w:rsidR="00ED1009" w:rsidRPr="00A676DB">
              <w:rPr>
                <w:rStyle w:val="Hyperlink"/>
                <w:noProof/>
                <w:lang w:val="en-US"/>
              </w:rPr>
              <w:t>3.3.1 Types and Relations</w:t>
            </w:r>
            <w:r w:rsidR="00ED1009">
              <w:rPr>
                <w:noProof/>
                <w:webHidden/>
              </w:rPr>
              <w:tab/>
            </w:r>
            <w:r>
              <w:rPr>
                <w:noProof/>
                <w:webHidden/>
              </w:rPr>
              <w:fldChar w:fldCharType="begin"/>
            </w:r>
            <w:r w:rsidR="00ED1009">
              <w:rPr>
                <w:noProof/>
                <w:webHidden/>
              </w:rPr>
              <w:instrText xml:space="preserve"> PAGEREF _Toc365125962 \h </w:instrText>
            </w:r>
            <w:r>
              <w:rPr>
                <w:noProof/>
                <w:webHidden/>
              </w:rPr>
            </w:r>
            <w:r>
              <w:rPr>
                <w:noProof/>
                <w:webHidden/>
              </w:rPr>
              <w:fldChar w:fldCharType="separate"/>
            </w:r>
            <w:r w:rsidR="00975F8E">
              <w:rPr>
                <w:noProof/>
                <w:webHidden/>
              </w:rPr>
              <w:t>35</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63" w:history="1">
            <w:r w:rsidR="00ED1009" w:rsidRPr="00A676DB">
              <w:rPr>
                <w:rStyle w:val="Hyperlink"/>
                <w:noProof/>
                <w:lang w:val="en-US"/>
              </w:rPr>
              <w:t>3.3.2 Inference</w:t>
            </w:r>
            <w:r w:rsidR="00ED1009">
              <w:rPr>
                <w:noProof/>
                <w:webHidden/>
              </w:rPr>
              <w:tab/>
            </w:r>
            <w:r>
              <w:rPr>
                <w:noProof/>
                <w:webHidden/>
              </w:rPr>
              <w:fldChar w:fldCharType="begin"/>
            </w:r>
            <w:r w:rsidR="00ED1009">
              <w:rPr>
                <w:noProof/>
                <w:webHidden/>
              </w:rPr>
              <w:instrText xml:space="preserve"> PAGEREF _Toc365125963 \h </w:instrText>
            </w:r>
            <w:r>
              <w:rPr>
                <w:noProof/>
                <w:webHidden/>
              </w:rPr>
            </w:r>
            <w:r>
              <w:rPr>
                <w:noProof/>
                <w:webHidden/>
              </w:rPr>
              <w:fldChar w:fldCharType="separate"/>
            </w:r>
            <w:r w:rsidR="00975F8E">
              <w:rPr>
                <w:noProof/>
                <w:webHidden/>
              </w:rPr>
              <w:t>38</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64" w:history="1">
            <w:r w:rsidR="00ED1009" w:rsidRPr="00A676DB">
              <w:rPr>
                <w:rStyle w:val="Hyperlink"/>
                <w:rFonts w:cs="Arial"/>
                <w:noProof/>
                <w:lang w:val="en-US"/>
              </w:rPr>
              <w:t>3.4 PROV</w:t>
            </w:r>
            <w:r w:rsidR="00ED1009">
              <w:rPr>
                <w:noProof/>
                <w:webHidden/>
              </w:rPr>
              <w:tab/>
            </w:r>
            <w:r>
              <w:rPr>
                <w:noProof/>
                <w:webHidden/>
              </w:rPr>
              <w:fldChar w:fldCharType="begin"/>
            </w:r>
            <w:r w:rsidR="00ED1009">
              <w:rPr>
                <w:noProof/>
                <w:webHidden/>
              </w:rPr>
              <w:instrText xml:space="preserve"> PAGEREF _Toc365125964 \h </w:instrText>
            </w:r>
            <w:r>
              <w:rPr>
                <w:noProof/>
                <w:webHidden/>
              </w:rPr>
            </w:r>
            <w:r>
              <w:rPr>
                <w:noProof/>
                <w:webHidden/>
              </w:rPr>
              <w:fldChar w:fldCharType="separate"/>
            </w:r>
            <w:r w:rsidR="00975F8E">
              <w:rPr>
                <w:noProof/>
                <w:webHidden/>
              </w:rPr>
              <w:t>41</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65" w:history="1">
            <w:r w:rsidR="00ED1009" w:rsidRPr="00A676DB">
              <w:rPr>
                <w:rStyle w:val="Hyperlink"/>
                <w:noProof/>
                <w:lang w:val="en-US"/>
              </w:rPr>
              <w:t>3.4.1 Types and Relations</w:t>
            </w:r>
            <w:r w:rsidR="00ED1009">
              <w:rPr>
                <w:noProof/>
                <w:webHidden/>
              </w:rPr>
              <w:tab/>
            </w:r>
            <w:r>
              <w:rPr>
                <w:noProof/>
                <w:webHidden/>
              </w:rPr>
              <w:fldChar w:fldCharType="begin"/>
            </w:r>
            <w:r w:rsidR="00ED1009">
              <w:rPr>
                <w:noProof/>
                <w:webHidden/>
              </w:rPr>
              <w:instrText xml:space="preserve"> PAGEREF _Toc365125965 \h </w:instrText>
            </w:r>
            <w:r>
              <w:rPr>
                <w:noProof/>
                <w:webHidden/>
              </w:rPr>
            </w:r>
            <w:r>
              <w:rPr>
                <w:noProof/>
                <w:webHidden/>
              </w:rPr>
              <w:fldChar w:fldCharType="separate"/>
            </w:r>
            <w:r w:rsidR="00975F8E">
              <w:rPr>
                <w:noProof/>
                <w:webHidden/>
              </w:rPr>
              <w:t>42</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66" w:history="1">
            <w:r w:rsidR="00ED1009" w:rsidRPr="00A676DB">
              <w:rPr>
                <w:rStyle w:val="Hyperlink"/>
                <w:noProof/>
                <w:lang w:val="en-US"/>
              </w:rPr>
              <w:t>3.4.2 Further Notations</w:t>
            </w:r>
            <w:r w:rsidR="00ED1009">
              <w:rPr>
                <w:noProof/>
                <w:webHidden/>
              </w:rPr>
              <w:tab/>
            </w:r>
            <w:r>
              <w:rPr>
                <w:noProof/>
                <w:webHidden/>
              </w:rPr>
              <w:fldChar w:fldCharType="begin"/>
            </w:r>
            <w:r w:rsidR="00ED1009">
              <w:rPr>
                <w:noProof/>
                <w:webHidden/>
              </w:rPr>
              <w:instrText xml:space="preserve"> PAGEREF _Toc365125966 \h </w:instrText>
            </w:r>
            <w:r>
              <w:rPr>
                <w:noProof/>
                <w:webHidden/>
              </w:rPr>
            </w:r>
            <w:r>
              <w:rPr>
                <w:noProof/>
                <w:webHidden/>
              </w:rPr>
              <w:fldChar w:fldCharType="separate"/>
            </w:r>
            <w:r w:rsidR="00975F8E">
              <w:rPr>
                <w:noProof/>
                <w:webHidden/>
              </w:rPr>
              <w:t>44</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67" w:history="1">
            <w:r w:rsidR="00ED1009" w:rsidRPr="00A676DB">
              <w:rPr>
                <w:rStyle w:val="Hyperlink"/>
                <w:noProof/>
                <w:lang w:val="en-US"/>
              </w:rPr>
              <w:t>3.4.3 Time Information</w:t>
            </w:r>
            <w:r w:rsidR="00ED1009">
              <w:rPr>
                <w:noProof/>
                <w:webHidden/>
              </w:rPr>
              <w:tab/>
            </w:r>
            <w:r>
              <w:rPr>
                <w:noProof/>
                <w:webHidden/>
              </w:rPr>
              <w:fldChar w:fldCharType="begin"/>
            </w:r>
            <w:r w:rsidR="00ED1009">
              <w:rPr>
                <w:noProof/>
                <w:webHidden/>
              </w:rPr>
              <w:instrText xml:space="preserve"> PAGEREF _Toc365125967 \h </w:instrText>
            </w:r>
            <w:r>
              <w:rPr>
                <w:noProof/>
                <w:webHidden/>
              </w:rPr>
            </w:r>
            <w:r>
              <w:rPr>
                <w:noProof/>
                <w:webHidden/>
              </w:rPr>
              <w:fldChar w:fldCharType="separate"/>
            </w:r>
            <w:r w:rsidR="00975F8E">
              <w:rPr>
                <w:noProof/>
                <w:webHidden/>
              </w:rPr>
              <w:t>45</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68" w:history="1">
            <w:r w:rsidR="00ED1009" w:rsidRPr="00A676DB">
              <w:rPr>
                <w:rStyle w:val="Hyperlink"/>
                <w:noProof/>
                <w:lang w:val="en-US"/>
              </w:rPr>
              <w:t>3.4.4 Inference</w:t>
            </w:r>
            <w:r w:rsidR="00ED1009">
              <w:rPr>
                <w:noProof/>
                <w:webHidden/>
              </w:rPr>
              <w:tab/>
            </w:r>
            <w:r>
              <w:rPr>
                <w:noProof/>
                <w:webHidden/>
              </w:rPr>
              <w:fldChar w:fldCharType="begin"/>
            </w:r>
            <w:r w:rsidR="00ED1009">
              <w:rPr>
                <w:noProof/>
                <w:webHidden/>
              </w:rPr>
              <w:instrText xml:space="preserve"> PAGEREF _Toc365125968 \h </w:instrText>
            </w:r>
            <w:r>
              <w:rPr>
                <w:noProof/>
                <w:webHidden/>
              </w:rPr>
            </w:r>
            <w:r>
              <w:rPr>
                <w:noProof/>
                <w:webHidden/>
              </w:rPr>
              <w:fldChar w:fldCharType="separate"/>
            </w:r>
            <w:r w:rsidR="00975F8E">
              <w:rPr>
                <w:noProof/>
                <w:webHidden/>
              </w:rPr>
              <w:t>46</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69" w:history="1">
            <w:r w:rsidR="00ED1009" w:rsidRPr="00A676DB">
              <w:rPr>
                <w:rStyle w:val="Hyperlink"/>
                <w:noProof/>
                <w:lang w:val="en-US"/>
              </w:rPr>
              <w:t>3.5 Comparison Between Models</w:t>
            </w:r>
            <w:r w:rsidR="00ED1009">
              <w:rPr>
                <w:noProof/>
                <w:webHidden/>
              </w:rPr>
              <w:tab/>
            </w:r>
            <w:r>
              <w:rPr>
                <w:noProof/>
                <w:webHidden/>
              </w:rPr>
              <w:fldChar w:fldCharType="begin"/>
            </w:r>
            <w:r w:rsidR="00ED1009">
              <w:rPr>
                <w:noProof/>
                <w:webHidden/>
              </w:rPr>
              <w:instrText xml:space="preserve"> PAGEREF _Toc365125969 \h </w:instrText>
            </w:r>
            <w:r>
              <w:rPr>
                <w:noProof/>
                <w:webHidden/>
              </w:rPr>
            </w:r>
            <w:r>
              <w:rPr>
                <w:noProof/>
                <w:webHidden/>
              </w:rPr>
              <w:fldChar w:fldCharType="separate"/>
            </w:r>
            <w:r w:rsidR="00975F8E">
              <w:rPr>
                <w:noProof/>
                <w:webHidden/>
              </w:rPr>
              <w:t>47</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70" w:history="1">
            <w:r w:rsidR="00ED1009" w:rsidRPr="00A676DB">
              <w:rPr>
                <w:rStyle w:val="Hyperlink"/>
                <w:noProof/>
                <w:lang w:val="en-US"/>
              </w:rPr>
              <w:t>3.6 Final Considerations</w:t>
            </w:r>
            <w:r w:rsidR="00ED1009">
              <w:rPr>
                <w:noProof/>
                <w:webHidden/>
              </w:rPr>
              <w:tab/>
            </w:r>
            <w:r>
              <w:rPr>
                <w:noProof/>
                <w:webHidden/>
              </w:rPr>
              <w:fldChar w:fldCharType="begin"/>
            </w:r>
            <w:r w:rsidR="00ED1009">
              <w:rPr>
                <w:noProof/>
                <w:webHidden/>
              </w:rPr>
              <w:instrText xml:space="preserve"> PAGEREF _Toc365125970 \h </w:instrText>
            </w:r>
            <w:r>
              <w:rPr>
                <w:noProof/>
                <w:webHidden/>
              </w:rPr>
            </w:r>
            <w:r>
              <w:rPr>
                <w:noProof/>
                <w:webHidden/>
              </w:rPr>
              <w:fldChar w:fldCharType="separate"/>
            </w:r>
            <w:r w:rsidR="00975F8E">
              <w:rPr>
                <w:noProof/>
                <w:webHidden/>
              </w:rPr>
              <w:t>48</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5971" w:history="1">
            <w:r w:rsidR="00ED1009" w:rsidRPr="00A676DB">
              <w:rPr>
                <w:rStyle w:val="Hyperlink"/>
                <w:noProof/>
                <w:lang w:val="en-US"/>
              </w:rPr>
              <w:t>Chapter 4 – Provenance in Games</w:t>
            </w:r>
            <w:r w:rsidR="00ED1009">
              <w:rPr>
                <w:noProof/>
                <w:webHidden/>
              </w:rPr>
              <w:tab/>
            </w:r>
            <w:r>
              <w:rPr>
                <w:noProof/>
                <w:webHidden/>
              </w:rPr>
              <w:fldChar w:fldCharType="begin"/>
            </w:r>
            <w:r w:rsidR="00ED1009">
              <w:rPr>
                <w:noProof/>
                <w:webHidden/>
              </w:rPr>
              <w:instrText xml:space="preserve"> PAGEREF _Toc365125971 \h </w:instrText>
            </w:r>
            <w:r>
              <w:rPr>
                <w:noProof/>
                <w:webHidden/>
              </w:rPr>
            </w:r>
            <w:r>
              <w:rPr>
                <w:noProof/>
                <w:webHidden/>
              </w:rPr>
              <w:fldChar w:fldCharType="separate"/>
            </w:r>
            <w:r w:rsidR="00975F8E">
              <w:rPr>
                <w:noProof/>
                <w:webHidden/>
              </w:rPr>
              <w:t>50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72" w:history="1">
            <w:r w:rsidR="00ED1009" w:rsidRPr="00A676DB">
              <w:rPr>
                <w:rStyle w:val="Hyperlink"/>
                <w:noProof/>
                <w:lang w:val="en-US"/>
              </w:rPr>
              <w:t>4.1 Introduction</w:t>
            </w:r>
            <w:r w:rsidR="00ED1009">
              <w:rPr>
                <w:noProof/>
                <w:webHidden/>
              </w:rPr>
              <w:tab/>
            </w:r>
            <w:r>
              <w:rPr>
                <w:noProof/>
                <w:webHidden/>
              </w:rPr>
              <w:fldChar w:fldCharType="begin"/>
            </w:r>
            <w:r w:rsidR="00ED1009">
              <w:rPr>
                <w:noProof/>
                <w:webHidden/>
              </w:rPr>
              <w:instrText xml:space="preserve"> PAGEREF _Toc365125972 \h </w:instrText>
            </w:r>
            <w:r>
              <w:rPr>
                <w:noProof/>
                <w:webHidden/>
              </w:rPr>
            </w:r>
            <w:r>
              <w:rPr>
                <w:noProof/>
                <w:webHidden/>
              </w:rPr>
              <w:fldChar w:fldCharType="separate"/>
            </w:r>
            <w:r w:rsidR="00975F8E">
              <w:rPr>
                <w:noProof/>
                <w:webHidden/>
              </w:rPr>
              <w:t>50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73" w:history="1">
            <w:r w:rsidR="00ED1009" w:rsidRPr="00A676DB">
              <w:rPr>
                <w:rStyle w:val="Hyperlink"/>
                <w:noProof/>
              </w:rPr>
              <w:t>4.2 Provenance Gathering</w:t>
            </w:r>
            <w:r w:rsidR="00ED1009">
              <w:rPr>
                <w:noProof/>
                <w:webHidden/>
              </w:rPr>
              <w:tab/>
            </w:r>
            <w:r>
              <w:rPr>
                <w:noProof/>
                <w:webHidden/>
              </w:rPr>
              <w:fldChar w:fldCharType="begin"/>
            </w:r>
            <w:r w:rsidR="00ED1009">
              <w:rPr>
                <w:noProof/>
                <w:webHidden/>
              </w:rPr>
              <w:instrText xml:space="preserve"> PAGEREF _Toc365125973 \h </w:instrText>
            </w:r>
            <w:r>
              <w:rPr>
                <w:noProof/>
                <w:webHidden/>
              </w:rPr>
            </w:r>
            <w:r>
              <w:rPr>
                <w:noProof/>
                <w:webHidden/>
              </w:rPr>
              <w:fldChar w:fldCharType="separate"/>
            </w:r>
            <w:r w:rsidR="00975F8E">
              <w:rPr>
                <w:noProof/>
                <w:webHidden/>
              </w:rPr>
              <w:t>51</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74" w:history="1">
            <w:r w:rsidR="00ED1009" w:rsidRPr="00A676DB">
              <w:rPr>
                <w:rStyle w:val="Hyperlink"/>
                <w:noProof/>
              </w:rPr>
              <w:t>4.2.1 Storage Structure</w:t>
            </w:r>
            <w:r w:rsidR="00ED1009">
              <w:rPr>
                <w:noProof/>
                <w:webHidden/>
              </w:rPr>
              <w:tab/>
            </w:r>
            <w:r>
              <w:rPr>
                <w:noProof/>
                <w:webHidden/>
              </w:rPr>
              <w:fldChar w:fldCharType="begin"/>
            </w:r>
            <w:r w:rsidR="00ED1009">
              <w:rPr>
                <w:noProof/>
                <w:webHidden/>
              </w:rPr>
              <w:instrText xml:space="preserve"> PAGEREF _Toc365125974 \h </w:instrText>
            </w:r>
            <w:r>
              <w:rPr>
                <w:noProof/>
                <w:webHidden/>
              </w:rPr>
            </w:r>
            <w:r>
              <w:rPr>
                <w:noProof/>
                <w:webHidden/>
              </w:rPr>
              <w:fldChar w:fldCharType="separate"/>
            </w:r>
            <w:r w:rsidR="00975F8E">
              <w:rPr>
                <w:noProof/>
                <w:webHidden/>
              </w:rPr>
              <w:t>54</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75" w:history="1">
            <w:r w:rsidR="00ED1009" w:rsidRPr="00A676DB">
              <w:rPr>
                <w:rStyle w:val="Hyperlink"/>
                <w:noProof/>
                <w:lang w:val="en-US"/>
              </w:rPr>
              <w:t>4.3 Provenance Visualization</w:t>
            </w:r>
            <w:r w:rsidR="00ED1009">
              <w:rPr>
                <w:noProof/>
                <w:webHidden/>
              </w:rPr>
              <w:tab/>
            </w:r>
            <w:r>
              <w:rPr>
                <w:noProof/>
                <w:webHidden/>
              </w:rPr>
              <w:fldChar w:fldCharType="begin"/>
            </w:r>
            <w:r w:rsidR="00ED1009">
              <w:rPr>
                <w:noProof/>
                <w:webHidden/>
              </w:rPr>
              <w:instrText xml:space="preserve"> PAGEREF _Toc365125975 \h </w:instrText>
            </w:r>
            <w:r>
              <w:rPr>
                <w:noProof/>
                <w:webHidden/>
              </w:rPr>
            </w:r>
            <w:r>
              <w:rPr>
                <w:noProof/>
                <w:webHidden/>
              </w:rPr>
              <w:fldChar w:fldCharType="separate"/>
            </w:r>
            <w:r w:rsidR="00975F8E">
              <w:rPr>
                <w:noProof/>
                <w:webHidden/>
              </w:rPr>
              <w:t>57</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76" w:history="1">
            <w:r w:rsidR="00ED1009" w:rsidRPr="00A676DB">
              <w:rPr>
                <w:rStyle w:val="Hyperlink"/>
                <w:noProof/>
                <w:lang w:val="en-US"/>
              </w:rPr>
              <w:t>4.3.1 Vertex Characterization</w:t>
            </w:r>
            <w:r w:rsidR="00ED1009">
              <w:rPr>
                <w:noProof/>
                <w:webHidden/>
              </w:rPr>
              <w:tab/>
            </w:r>
            <w:r>
              <w:rPr>
                <w:noProof/>
                <w:webHidden/>
              </w:rPr>
              <w:fldChar w:fldCharType="begin"/>
            </w:r>
            <w:r w:rsidR="00ED1009">
              <w:rPr>
                <w:noProof/>
                <w:webHidden/>
              </w:rPr>
              <w:instrText xml:space="preserve"> PAGEREF _Toc365125976 \h </w:instrText>
            </w:r>
            <w:r>
              <w:rPr>
                <w:noProof/>
                <w:webHidden/>
              </w:rPr>
            </w:r>
            <w:r>
              <w:rPr>
                <w:noProof/>
                <w:webHidden/>
              </w:rPr>
              <w:fldChar w:fldCharType="separate"/>
            </w:r>
            <w:r w:rsidR="00975F8E">
              <w:rPr>
                <w:noProof/>
                <w:webHidden/>
              </w:rPr>
              <w:t>59</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77" w:history="1">
            <w:r w:rsidR="00ED1009" w:rsidRPr="00A676DB">
              <w:rPr>
                <w:rStyle w:val="Hyperlink"/>
                <w:noProof/>
                <w:lang w:val="en-US"/>
              </w:rPr>
              <w:t>4.3.2 Filters</w:t>
            </w:r>
            <w:r w:rsidR="00ED1009">
              <w:rPr>
                <w:noProof/>
                <w:webHidden/>
              </w:rPr>
              <w:tab/>
            </w:r>
            <w:r>
              <w:rPr>
                <w:noProof/>
                <w:webHidden/>
              </w:rPr>
              <w:fldChar w:fldCharType="begin"/>
            </w:r>
            <w:r w:rsidR="00ED1009">
              <w:rPr>
                <w:noProof/>
                <w:webHidden/>
              </w:rPr>
              <w:instrText xml:space="preserve"> PAGEREF _Toc365125977 \h </w:instrText>
            </w:r>
            <w:r>
              <w:rPr>
                <w:noProof/>
                <w:webHidden/>
              </w:rPr>
            </w:r>
            <w:r>
              <w:rPr>
                <w:noProof/>
                <w:webHidden/>
              </w:rPr>
              <w:fldChar w:fldCharType="separate"/>
            </w:r>
            <w:r w:rsidR="00975F8E">
              <w:rPr>
                <w:noProof/>
                <w:webHidden/>
              </w:rPr>
              <w:t>60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78" w:history="1">
            <w:r w:rsidR="00ED1009" w:rsidRPr="00A676DB">
              <w:rPr>
                <w:rStyle w:val="Hyperlink"/>
                <w:noProof/>
                <w:lang w:val="en-US"/>
              </w:rPr>
              <w:t>4.4 Final Considerations</w:t>
            </w:r>
            <w:r w:rsidR="00ED1009">
              <w:rPr>
                <w:noProof/>
                <w:webHidden/>
              </w:rPr>
              <w:tab/>
            </w:r>
            <w:r>
              <w:rPr>
                <w:noProof/>
                <w:webHidden/>
              </w:rPr>
              <w:fldChar w:fldCharType="begin"/>
            </w:r>
            <w:r w:rsidR="00ED1009">
              <w:rPr>
                <w:noProof/>
                <w:webHidden/>
              </w:rPr>
              <w:instrText xml:space="preserve"> PAGEREF _Toc365125978 \h </w:instrText>
            </w:r>
            <w:r>
              <w:rPr>
                <w:noProof/>
                <w:webHidden/>
              </w:rPr>
            </w:r>
            <w:r>
              <w:rPr>
                <w:noProof/>
                <w:webHidden/>
              </w:rPr>
              <w:fldChar w:fldCharType="separate"/>
            </w:r>
            <w:r w:rsidR="00975F8E">
              <w:rPr>
                <w:noProof/>
                <w:webHidden/>
              </w:rPr>
              <w:t>61</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5979" w:history="1">
            <w:r w:rsidR="00ED1009" w:rsidRPr="00A676DB">
              <w:rPr>
                <w:rStyle w:val="Hyperlink"/>
                <w:noProof/>
                <w:lang w:val="en-US"/>
              </w:rPr>
              <w:t>Chapter 5 – Implementation</w:t>
            </w:r>
            <w:r w:rsidR="00ED1009">
              <w:rPr>
                <w:noProof/>
                <w:webHidden/>
              </w:rPr>
              <w:tab/>
            </w:r>
            <w:r>
              <w:rPr>
                <w:noProof/>
                <w:webHidden/>
              </w:rPr>
              <w:fldChar w:fldCharType="begin"/>
            </w:r>
            <w:r w:rsidR="00ED1009">
              <w:rPr>
                <w:noProof/>
                <w:webHidden/>
              </w:rPr>
              <w:instrText xml:space="preserve"> PAGEREF _Toc365125979 \h </w:instrText>
            </w:r>
            <w:r>
              <w:rPr>
                <w:noProof/>
                <w:webHidden/>
              </w:rPr>
            </w:r>
            <w:r>
              <w:rPr>
                <w:noProof/>
                <w:webHidden/>
              </w:rPr>
              <w:fldChar w:fldCharType="separate"/>
            </w:r>
            <w:r w:rsidR="00975F8E">
              <w:rPr>
                <w:noProof/>
                <w:webHidden/>
              </w:rPr>
              <w:t>63</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0" w:history="1">
            <w:r w:rsidR="00ED1009" w:rsidRPr="00A676DB">
              <w:rPr>
                <w:rStyle w:val="Hyperlink"/>
                <w:noProof/>
                <w:lang w:val="en-US"/>
              </w:rPr>
              <w:t>5.1 Introduction</w:t>
            </w:r>
            <w:r w:rsidR="00ED1009">
              <w:rPr>
                <w:noProof/>
                <w:webHidden/>
              </w:rPr>
              <w:tab/>
            </w:r>
            <w:r>
              <w:rPr>
                <w:noProof/>
                <w:webHidden/>
              </w:rPr>
              <w:fldChar w:fldCharType="begin"/>
            </w:r>
            <w:r w:rsidR="00ED1009">
              <w:rPr>
                <w:noProof/>
                <w:webHidden/>
              </w:rPr>
              <w:instrText xml:space="preserve"> PAGEREF _Toc365125980 \h </w:instrText>
            </w:r>
            <w:r>
              <w:rPr>
                <w:noProof/>
                <w:webHidden/>
              </w:rPr>
            </w:r>
            <w:r>
              <w:rPr>
                <w:noProof/>
                <w:webHidden/>
              </w:rPr>
              <w:fldChar w:fldCharType="separate"/>
            </w:r>
            <w:r w:rsidR="00975F8E">
              <w:rPr>
                <w:noProof/>
                <w:webHidden/>
              </w:rPr>
              <w:t>63</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1" w:history="1">
            <w:r w:rsidR="00ED1009" w:rsidRPr="00A676DB">
              <w:rPr>
                <w:rStyle w:val="Hyperlink"/>
                <w:noProof/>
              </w:rPr>
              <w:t>5.2 SDM</w:t>
            </w:r>
            <w:r w:rsidR="00ED1009">
              <w:rPr>
                <w:noProof/>
                <w:webHidden/>
              </w:rPr>
              <w:tab/>
            </w:r>
            <w:r>
              <w:rPr>
                <w:noProof/>
                <w:webHidden/>
              </w:rPr>
              <w:fldChar w:fldCharType="begin"/>
            </w:r>
            <w:r w:rsidR="00ED1009">
              <w:rPr>
                <w:noProof/>
                <w:webHidden/>
              </w:rPr>
              <w:instrText xml:space="preserve"> PAGEREF _Toc365125981 \h </w:instrText>
            </w:r>
            <w:r>
              <w:rPr>
                <w:noProof/>
                <w:webHidden/>
              </w:rPr>
            </w:r>
            <w:r>
              <w:rPr>
                <w:noProof/>
                <w:webHidden/>
              </w:rPr>
              <w:fldChar w:fldCharType="separate"/>
            </w:r>
            <w:r w:rsidR="00975F8E">
              <w:rPr>
                <w:noProof/>
                <w:webHidden/>
              </w:rPr>
              <w:t>63</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2" w:history="1">
            <w:r w:rsidR="00ED1009" w:rsidRPr="00A676DB">
              <w:rPr>
                <w:rStyle w:val="Hyperlink"/>
                <w:noProof/>
                <w:lang w:val="en-US"/>
              </w:rPr>
              <w:t>5.3 Provenance Gathering</w:t>
            </w:r>
            <w:r w:rsidR="00ED1009">
              <w:rPr>
                <w:noProof/>
                <w:webHidden/>
              </w:rPr>
              <w:tab/>
            </w:r>
            <w:r>
              <w:rPr>
                <w:noProof/>
                <w:webHidden/>
              </w:rPr>
              <w:fldChar w:fldCharType="begin"/>
            </w:r>
            <w:r w:rsidR="00ED1009">
              <w:rPr>
                <w:noProof/>
                <w:webHidden/>
              </w:rPr>
              <w:instrText xml:space="preserve"> PAGEREF _Toc365125982 \h </w:instrText>
            </w:r>
            <w:r>
              <w:rPr>
                <w:noProof/>
                <w:webHidden/>
              </w:rPr>
            </w:r>
            <w:r>
              <w:rPr>
                <w:noProof/>
                <w:webHidden/>
              </w:rPr>
              <w:fldChar w:fldCharType="separate"/>
            </w:r>
            <w:r w:rsidR="00975F8E">
              <w:rPr>
                <w:noProof/>
                <w:webHidden/>
              </w:rPr>
              <w:t>65</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3" w:history="1">
            <w:r w:rsidR="00ED1009" w:rsidRPr="00A676DB">
              <w:rPr>
                <w:rStyle w:val="Hyperlink"/>
                <w:noProof/>
              </w:rPr>
              <w:t>5.4 Guiding Example</w:t>
            </w:r>
            <w:r w:rsidR="00ED1009">
              <w:rPr>
                <w:noProof/>
                <w:webHidden/>
              </w:rPr>
              <w:tab/>
            </w:r>
            <w:r>
              <w:rPr>
                <w:noProof/>
                <w:webHidden/>
              </w:rPr>
              <w:fldChar w:fldCharType="begin"/>
            </w:r>
            <w:r w:rsidR="00ED1009">
              <w:rPr>
                <w:noProof/>
                <w:webHidden/>
              </w:rPr>
              <w:instrText xml:space="preserve"> PAGEREF _Toc365125983 \h </w:instrText>
            </w:r>
            <w:r>
              <w:rPr>
                <w:noProof/>
                <w:webHidden/>
              </w:rPr>
            </w:r>
            <w:r>
              <w:rPr>
                <w:noProof/>
                <w:webHidden/>
              </w:rPr>
              <w:fldChar w:fldCharType="separate"/>
            </w:r>
            <w:r w:rsidR="00975F8E">
              <w:rPr>
                <w:noProof/>
                <w:webHidden/>
              </w:rPr>
              <w:t>67</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4" w:history="1">
            <w:r w:rsidR="00ED1009" w:rsidRPr="00A676DB">
              <w:rPr>
                <w:rStyle w:val="Hyperlink"/>
                <w:noProof/>
                <w:lang w:val="en-US"/>
              </w:rPr>
              <w:t>5.5 Prov Viewer</w:t>
            </w:r>
            <w:r w:rsidR="00ED1009">
              <w:rPr>
                <w:noProof/>
                <w:webHidden/>
              </w:rPr>
              <w:tab/>
            </w:r>
            <w:r>
              <w:rPr>
                <w:noProof/>
                <w:webHidden/>
              </w:rPr>
              <w:fldChar w:fldCharType="begin"/>
            </w:r>
            <w:r w:rsidR="00ED1009">
              <w:rPr>
                <w:noProof/>
                <w:webHidden/>
              </w:rPr>
              <w:instrText xml:space="preserve"> PAGEREF _Toc365125984 \h </w:instrText>
            </w:r>
            <w:r>
              <w:rPr>
                <w:noProof/>
                <w:webHidden/>
              </w:rPr>
            </w:r>
            <w:r>
              <w:rPr>
                <w:noProof/>
                <w:webHidden/>
              </w:rPr>
              <w:fldChar w:fldCharType="separate"/>
            </w:r>
            <w:r w:rsidR="00975F8E">
              <w:rPr>
                <w:noProof/>
                <w:webHidden/>
              </w:rPr>
              <w:t>69</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85" w:history="1">
            <w:r w:rsidR="00ED1009" w:rsidRPr="00A676DB">
              <w:rPr>
                <w:rStyle w:val="Hyperlink"/>
                <w:noProof/>
                <w:lang w:val="en-US"/>
              </w:rPr>
              <w:t>5.5.1 Graph Visualization and Representations</w:t>
            </w:r>
            <w:r w:rsidR="00ED1009">
              <w:rPr>
                <w:noProof/>
                <w:webHidden/>
              </w:rPr>
              <w:tab/>
            </w:r>
            <w:r>
              <w:rPr>
                <w:noProof/>
                <w:webHidden/>
              </w:rPr>
              <w:fldChar w:fldCharType="begin"/>
            </w:r>
            <w:r w:rsidR="00ED1009">
              <w:rPr>
                <w:noProof/>
                <w:webHidden/>
              </w:rPr>
              <w:instrText xml:space="preserve"> PAGEREF _Toc365125985 \h </w:instrText>
            </w:r>
            <w:r>
              <w:rPr>
                <w:noProof/>
                <w:webHidden/>
              </w:rPr>
            </w:r>
            <w:r>
              <w:rPr>
                <w:noProof/>
                <w:webHidden/>
              </w:rPr>
              <w:fldChar w:fldCharType="separate"/>
            </w:r>
            <w:r w:rsidR="00975F8E">
              <w:rPr>
                <w:noProof/>
                <w:webHidden/>
              </w:rPr>
              <w:t>70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6" w:history="1">
            <w:r w:rsidR="00ED1009" w:rsidRPr="00A676DB">
              <w:rPr>
                <w:rStyle w:val="Hyperlink"/>
                <w:noProof/>
                <w:lang w:val="en-US"/>
              </w:rPr>
              <w:t>5.6 Final Considerations</w:t>
            </w:r>
            <w:r w:rsidR="00ED1009">
              <w:rPr>
                <w:noProof/>
                <w:webHidden/>
              </w:rPr>
              <w:tab/>
            </w:r>
            <w:r>
              <w:rPr>
                <w:noProof/>
                <w:webHidden/>
              </w:rPr>
              <w:fldChar w:fldCharType="begin"/>
            </w:r>
            <w:r w:rsidR="00ED1009">
              <w:rPr>
                <w:noProof/>
                <w:webHidden/>
              </w:rPr>
              <w:instrText xml:space="preserve"> PAGEREF _Toc365125986 \h </w:instrText>
            </w:r>
            <w:r>
              <w:rPr>
                <w:noProof/>
                <w:webHidden/>
              </w:rPr>
            </w:r>
            <w:r>
              <w:rPr>
                <w:noProof/>
                <w:webHidden/>
              </w:rPr>
              <w:fldChar w:fldCharType="separate"/>
            </w:r>
            <w:r w:rsidR="00975F8E">
              <w:rPr>
                <w:noProof/>
                <w:webHidden/>
              </w:rPr>
              <w:t>76</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5987" w:history="1">
            <w:r w:rsidR="00ED1009" w:rsidRPr="00A676DB">
              <w:rPr>
                <w:rStyle w:val="Hyperlink"/>
                <w:noProof/>
                <w:lang w:val="en-US"/>
              </w:rPr>
              <w:t>Chapter 6 – Evaluation</w:t>
            </w:r>
            <w:r w:rsidR="00ED1009">
              <w:rPr>
                <w:noProof/>
                <w:webHidden/>
              </w:rPr>
              <w:tab/>
            </w:r>
            <w:r>
              <w:rPr>
                <w:noProof/>
                <w:webHidden/>
              </w:rPr>
              <w:fldChar w:fldCharType="begin"/>
            </w:r>
            <w:r w:rsidR="00ED1009">
              <w:rPr>
                <w:noProof/>
                <w:webHidden/>
              </w:rPr>
              <w:instrText xml:space="preserve"> PAGEREF _Toc365125987 \h </w:instrText>
            </w:r>
            <w:r>
              <w:rPr>
                <w:noProof/>
                <w:webHidden/>
              </w:rPr>
            </w:r>
            <w:r>
              <w:rPr>
                <w:noProof/>
                <w:webHidden/>
              </w:rPr>
              <w:fldChar w:fldCharType="separate"/>
            </w:r>
            <w:r w:rsidR="00975F8E">
              <w:rPr>
                <w:noProof/>
                <w:webHidden/>
              </w:rPr>
              <w:t>78</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8" w:history="1">
            <w:r w:rsidR="00ED1009" w:rsidRPr="00A676DB">
              <w:rPr>
                <w:rStyle w:val="Hyperlink"/>
                <w:noProof/>
              </w:rPr>
              <w:t>6.1 Introduction</w:t>
            </w:r>
            <w:r w:rsidR="00ED1009">
              <w:rPr>
                <w:noProof/>
                <w:webHidden/>
              </w:rPr>
              <w:tab/>
            </w:r>
            <w:r>
              <w:rPr>
                <w:noProof/>
                <w:webHidden/>
              </w:rPr>
              <w:fldChar w:fldCharType="begin"/>
            </w:r>
            <w:r w:rsidR="00ED1009">
              <w:rPr>
                <w:noProof/>
                <w:webHidden/>
              </w:rPr>
              <w:instrText xml:space="preserve"> PAGEREF _Toc365125988 \h </w:instrText>
            </w:r>
            <w:r>
              <w:rPr>
                <w:noProof/>
                <w:webHidden/>
              </w:rPr>
            </w:r>
            <w:r>
              <w:rPr>
                <w:noProof/>
                <w:webHidden/>
              </w:rPr>
              <w:fldChar w:fldCharType="separate"/>
            </w:r>
            <w:r w:rsidR="00975F8E">
              <w:rPr>
                <w:noProof/>
                <w:webHidden/>
              </w:rPr>
              <w:t>78</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89" w:history="1">
            <w:r w:rsidR="00ED1009" w:rsidRPr="00A676DB">
              <w:rPr>
                <w:rStyle w:val="Hyperlink"/>
                <w:noProof/>
              </w:rPr>
              <w:t>6.2 Experiment Planning</w:t>
            </w:r>
            <w:r w:rsidR="00ED1009">
              <w:rPr>
                <w:noProof/>
                <w:webHidden/>
              </w:rPr>
              <w:tab/>
            </w:r>
            <w:r>
              <w:rPr>
                <w:noProof/>
                <w:webHidden/>
              </w:rPr>
              <w:fldChar w:fldCharType="begin"/>
            </w:r>
            <w:r w:rsidR="00ED1009">
              <w:rPr>
                <w:noProof/>
                <w:webHidden/>
              </w:rPr>
              <w:instrText xml:space="preserve"> PAGEREF _Toc365125989 \h </w:instrText>
            </w:r>
            <w:r>
              <w:rPr>
                <w:noProof/>
                <w:webHidden/>
              </w:rPr>
            </w:r>
            <w:r>
              <w:rPr>
                <w:noProof/>
                <w:webHidden/>
              </w:rPr>
              <w:fldChar w:fldCharType="separate"/>
            </w:r>
            <w:r w:rsidR="00975F8E">
              <w:rPr>
                <w:noProof/>
                <w:webHidden/>
              </w:rPr>
              <w:t>78</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0" w:history="1">
            <w:r w:rsidR="00ED1009" w:rsidRPr="00A676DB">
              <w:rPr>
                <w:rStyle w:val="Hyperlink"/>
                <w:noProof/>
              </w:rPr>
              <w:t>6.3 Experiment Execution</w:t>
            </w:r>
            <w:r w:rsidR="00ED1009">
              <w:rPr>
                <w:noProof/>
                <w:webHidden/>
              </w:rPr>
              <w:tab/>
            </w:r>
            <w:r>
              <w:rPr>
                <w:noProof/>
                <w:webHidden/>
              </w:rPr>
              <w:fldChar w:fldCharType="begin"/>
            </w:r>
            <w:r w:rsidR="00ED1009">
              <w:rPr>
                <w:noProof/>
                <w:webHidden/>
              </w:rPr>
              <w:instrText xml:space="preserve"> PAGEREF _Toc365125990 \h </w:instrText>
            </w:r>
            <w:r>
              <w:rPr>
                <w:noProof/>
                <w:webHidden/>
              </w:rPr>
            </w:r>
            <w:r>
              <w:rPr>
                <w:noProof/>
                <w:webHidden/>
              </w:rPr>
              <w:fldChar w:fldCharType="separate"/>
            </w:r>
            <w:r w:rsidR="00975F8E">
              <w:rPr>
                <w:noProof/>
                <w:webHidden/>
              </w:rPr>
              <w:t>81</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1" w:history="1">
            <w:r w:rsidR="00ED1009" w:rsidRPr="00A676DB">
              <w:rPr>
                <w:rStyle w:val="Hyperlink"/>
                <w:noProof/>
              </w:rPr>
              <w:t>6.4 Statistical Analysis</w:t>
            </w:r>
            <w:r w:rsidR="00ED1009">
              <w:rPr>
                <w:noProof/>
                <w:webHidden/>
              </w:rPr>
              <w:tab/>
            </w:r>
            <w:r>
              <w:rPr>
                <w:noProof/>
                <w:webHidden/>
              </w:rPr>
              <w:fldChar w:fldCharType="begin"/>
            </w:r>
            <w:r w:rsidR="00ED1009">
              <w:rPr>
                <w:noProof/>
                <w:webHidden/>
              </w:rPr>
              <w:instrText xml:space="preserve"> PAGEREF _Toc365125991 \h </w:instrText>
            </w:r>
            <w:r>
              <w:rPr>
                <w:noProof/>
                <w:webHidden/>
              </w:rPr>
            </w:r>
            <w:r>
              <w:rPr>
                <w:noProof/>
                <w:webHidden/>
              </w:rPr>
              <w:fldChar w:fldCharType="separate"/>
            </w:r>
            <w:r w:rsidR="00975F8E">
              <w:rPr>
                <w:noProof/>
                <w:webHidden/>
              </w:rPr>
              <w:t>83</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92" w:history="1">
            <w:r w:rsidR="00ED1009" w:rsidRPr="00A676DB">
              <w:rPr>
                <w:rStyle w:val="Hyperlink"/>
                <w:noProof/>
              </w:rPr>
              <w:t>6.4.1 Normality Test</w:t>
            </w:r>
            <w:r w:rsidR="00ED1009">
              <w:rPr>
                <w:noProof/>
                <w:webHidden/>
              </w:rPr>
              <w:tab/>
            </w:r>
            <w:r>
              <w:rPr>
                <w:noProof/>
                <w:webHidden/>
              </w:rPr>
              <w:fldChar w:fldCharType="begin"/>
            </w:r>
            <w:r w:rsidR="00ED1009">
              <w:rPr>
                <w:noProof/>
                <w:webHidden/>
              </w:rPr>
              <w:instrText xml:space="preserve"> PAGEREF _Toc365125992 \h </w:instrText>
            </w:r>
            <w:r>
              <w:rPr>
                <w:noProof/>
                <w:webHidden/>
              </w:rPr>
            </w:r>
            <w:r>
              <w:rPr>
                <w:noProof/>
                <w:webHidden/>
              </w:rPr>
              <w:fldChar w:fldCharType="separate"/>
            </w:r>
            <w:r w:rsidR="00975F8E">
              <w:rPr>
                <w:noProof/>
                <w:webHidden/>
              </w:rPr>
              <w:t>84</w:t>
            </w:r>
            <w:r>
              <w:rPr>
                <w:noProof/>
                <w:webHidden/>
              </w:rPr>
              <w:fldChar w:fldCharType="end"/>
            </w:r>
          </w:hyperlink>
        </w:p>
        <w:p w:rsidR="00ED1009" w:rsidRDefault="00D57FFC" w:rsidP="00ED1009">
          <w:pPr>
            <w:pStyle w:val="TOC3"/>
            <w:tabs>
              <w:tab w:val="right" w:leader="dot" w:pos="9061"/>
            </w:tabs>
            <w:ind w:firstLine="0"/>
            <w:rPr>
              <w:rFonts w:asciiTheme="minorHAnsi" w:eastAsiaTheme="minorEastAsia" w:hAnsiTheme="minorHAnsi"/>
              <w:noProof/>
              <w:sz w:val="22"/>
              <w:lang w:val="en-US"/>
            </w:rPr>
          </w:pPr>
          <w:hyperlink w:anchor="_Toc365125993" w:history="1">
            <w:r w:rsidR="00ED1009" w:rsidRPr="00A676DB">
              <w:rPr>
                <w:rStyle w:val="Hyperlink"/>
                <w:noProof/>
                <w:lang w:val="en-US"/>
              </w:rPr>
              <w:t>6.4.2 Comparison of Means</w:t>
            </w:r>
            <w:r w:rsidR="00ED1009">
              <w:rPr>
                <w:noProof/>
                <w:webHidden/>
              </w:rPr>
              <w:tab/>
            </w:r>
            <w:r>
              <w:rPr>
                <w:noProof/>
                <w:webHidden/>
              </w:rPr>
              <w:fldChar w:fldCharType="begin"/>
            </w:r>
            <w:r w:rsidR="00ED1009">
              <w:rPr>
                <w:noProof/>
                <w:webHidden/>
              </w:rPr>
              <w:instrText xml:space="preserve"> PAGEREF _Toc365125993 \h </w:instrText>
            </w:r>
            <w:r>
              <w:rPr>
                <w:noProof/>
                <w:webHidden/>
              </w:rPr>
            </w:r>
            <w:r>
              <w:rPr>
                <w:noProof/>
                <w:webHidden/>
              </w:rPr>
              <w:fldChar w:fldCharType="separate"/>
            </w:r>
            <w:r w:rsidR="00975F8E">
              <w:rPr>
                <w:noProof/>
                <w:webHidden/>
              </w:rPr>
              <w:t>85</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4" w:history="1">
            <w:r w:rsidR="00ED1009" w:rsidRPr="00A676DB">
              <w:rPr>
                <w:rStyle w:val="Hyperlink"/>
                <w:noProof/>
                <w:lang w:val="en-US"/>
              </w:rPr>
              <w:t>6.5 Threats to Validity</w:t>
            </w:r>
            <w:r w:rsidR="00ED1009">
              <w:rPr>
                <w:noProof/>
                <w:webHidden/>
              </w:rPr>
              <w:tab/>
            </w:r>
            <w:r>
              <w:rPr>
                <w:noProof/>
                <w:webHidden/>
              </w:rPr>
              <w:fldChar w:fldCharType="begin"/>
            </w:r>
            <w:r w:rsidR="00ED1009">
              <w:rPr>
                <w:noProof/>
                <w:webHidden/>
              </w:rPr>
              <w:instrText xml:space="preserve"> PAGEREF _Toc365125994 \h </w:instrText>
            </w:r>
            <w:r>
              <w:rPr>
                <w:noProof/>
                <w:webHidden/>
              </w:rPr>
            </w:r>
            <w:r>
              <w:rPr>
                <w:noProof/>
                <w:webHidden/>
              </w:rPr>
              <w:fldChar w:fldCharType="separate"/>
            </w:r>
            <w:r w:rsidR="00975F8E">
              <w:rPr>
                <w:noProof/>
                <w:webHidden/>
              </w:rPr>
              <w:t>88</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5" w:history="1">
            <w:r w:rsidR="00ED1009" w:rsidRPr="00A676DB">
              <w:rPr>
                <w:rStyle w:val="Hyperlink"/>
                <w:noProof/>
                <w:lang w:val="en-US"/>
              </w:rPr>
              <w:t>6.6 Final Considerations</w:t>
            </w:r>
            <w:r w:rsidR="00ED1009">
              <w:rPr>
                <w:noProof/>
                <w:webHidden/>
              </w:rPr>
              <w:tab/>
            </w:r>
            <w:r>
              <w:rPr>
                <w:noProof/>
                <w:webHidden/>
              </w:rPr>
              <w:fldChar w:fldCharType="begin"/>
            </w:r>
            <w:r w:rsidR="00ED1009">
              <w:rPr>
                <w:noProof/>
                <w:webHidden/>
              </w:rPr>
              <w:instrText xml:space="preserve"> PAGEREF _Toc365125995 \h </w:instrText>
            </w:r>
            <w:r>
              <w:rPr>
                <w:noProof/>
                <w:webHidden/>
              </w:rPr>
            </w:r>
            <w:r>
              <w:rPr>
                <w:noProof/>
                <w:webHidden/>
              </w:rPr>
              <w:fldChar w:fldCharType="separate"/>
            </w:r>
            <w:r w:rsidR="00975F8E">
              <w:rPr>
                <w:noProof/>
                <w:webHidden/>
              </w:rPr>
              <w:t>88</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5996" w:history="1">
            <w:r w:rsidR="00ED1009" w:rsidRPr="00A676DB">
              <w:rPr>
                <w:rStyle w:val="Hyperlink"/>
                <w:noProof/>
                <w:lang w:val="en-US"/>
              </w:rPr>
              <w:t>Chapter 7 – Conclusion</w:t>
            </w:r>
            <w:r w:rsidR="00ED1009">
              <w:rPr>
                <w:noProof/>
                <w:webHidden/>
              </w:rPr>
              <w:tab/>
            </w:r>
            <w:r>
              <w:rPr>
                <w:noProof/>
                <w:webHidden/>
              </w:rPr>
              <w:fldChar w:fldCharType="begin"/>
            </w:r>
            <w:r w:rsidR="00ED1009">
              <w:rPr>
                <w:noProof/>
                <w:webHidden/>
              </w:rPr>
              <w:instrText xml:space="preserve"> PAGEREF _Toc365125996 \h </w:instrText>
            </w:r>
            <w:r>
              <w:rPr>
                <w:noProof/>
                <w:webHidden/>
              </w:rPr>
            </w:r>
            <w:r>
              <w:rPr>
                <w:noProof/>
                <w:webHidden/>
              </w:rPr>
              <w:fldChar w:fldCharType="separate"/>
            </w:r>
            <w:r w:rsidR="00975F8E">
              <w:rPr>
                <w:noProof/>
                <w:webHidden/>
              </w:rPr>
              <w:t>90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7" w:history="1">
            <w:r w:rsidR="00ED1009" w:rsidRPr="00A676DB">
              <w:rPr>
                <w:rStyle w:val="Hyperlink"/>
                <w:noProof/>
                <w:lang w:val="en-US"/>
              </w:rPr>
              <w:t>7.1 Contributions</w:t>
            </w:r>
            <w:r w:rsidR="00ED1009">
              <w:rPr>
                <w:noProof/>
                <w:webHidden/>
              </w:rPr>
              <w:tab/>
            </w:r>
            <w:r>
              <w:rPr>
                <w:noProof/>
                <w:webHidden/>
              </w:rPr>
              <w:fldChar w:fldCharType="begin"/>
            </w:r>
            <w:r w:rsidR="00ED1009">
              <w:rPr>
                <w:noProof/>
                <w:webHidden/>
              </w:rPr>
              <w:instrText xml:space="preserve"> PAGEREF _Toc365125997 \h </w:instrText>
            </w:r>
            <w:r>
              <w:rPr>
                <w:noProof/>
                <w:webHidden/>
              </w:rPr>
            </w:r>
            <w:r>
              <w:rPr>
                <w:noProof/>
                <w:webHidden/>
              </w:rPr>
              <w:fldChar w:fldCharType="separate"/>
            </w:r>
            <w:r w:rsidR="00975F8E">
              <w:rPr>
                <w:noProof/>
                <w:webHidden/>
              </w:rPr>
              <w:t>90</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8" w:history="1">
            <w:r w:rsidR="00ED1009" w:rsidRPr="00A676DB">
              <w:rPr>
                <w:rStyle w:val="Hyperlink"/>
                <w:noProof/>
              </w:rPr>
              <w:t>7.2 Limitations</w:t>
            </w:r>
            <w:r w:rsidR="00ED1009">
              <w:rPr>
                <w:noProof/>
                <w:webHidden/>
              </w:rPr>
              <w:tab/>
            </w:r>
            <w:r>
              <w:rPr>
                <w:noProof/>
                <w:webHidden/>
              </w:rPr>
              <w:fldChar w:fldCharType="begin"/>
            </w:r>
            <w:r w:rsidR="00ED1009">
              <w:rPr>
                <w:noProof/>
                <w:webHidden/>
              </w:rPr>
              <w:instrText xml:space="preserve"> PAGEREF _Toc365125998 \h </w:instrText>
            </w:r>
            <w:r>
              <w:rPr>
                <w:noProof/>
                <w:webHidden/>
              </w:rPr>
            </w:r>
            <w:r>
              <w:rPr>
                <w:noProof/>
                <w:webHidden/>
              </w:rPr>
              <w:fldChar w:fldCharType="separate"/>
            </w:r>
            <w:r w:rsidR="00975F8E">
              <w:rPr>
                <w:noProof/>
                <w:webHidden/>
              </w:rPr>
              <w:t>91</w:t>
            </w:r>
            <w:r>
              <w:rPr>
                <w:noProof/>
                <w:webHidden/>
              </w:rPr>
              <w:fldChar w:fldCharType="end"/>
            </w:r>
          </w:hyperlink>
        </w:p>
        <w:p w:rsidR="00ED1009" w:rsidRDefault="00D57FFC" w:rsidP="00ED1009">
          <w:pPr>
            <w:pStyle w:val="TOC2"/>
            <w:tabs>
              <w:tab w:val="right" w:leader="dot" w:pos="9061"/>
            </w:tabs>
            <w:ind w:firstLine="0"/>
            <w:rPr>
              <w:rFonts w:asciiTheme="minorHAnsi" w:eastAsiaTheme="minorEastAsia" w:hAnsiTheme="minorHAnsi"/>
              <w:noProof/>
              <w:sz w:val="22"/>
              <w:lang w:val="en-US"/>
            </w:rPr>
          </w:pPr>
          <w:hyperlink w:anchor="_Toc365125999" w:history="1">
            <w:r w:rsidR="00ED1009" w:rsidRPr="00A676DB">
              <w:rPr>
                <w:rStyle w:val="Hyperlink"/>
                <w:noProof/>
              </w:rPr>
              <w:t>7.3 Future Work</w:t>
            </w:r>
            <w:r w:rsidR="00ED1009">
              <w:rPr>
                <w:noProof/>
                <w:webHidden/>
              </w:rPr>
              <w:tab/>
            </w:r>
            <w:r>
              <w:rPr>
                <w:noProof/>
                <w:webHidden/>
              </w:rPr>
              <w:fldChar w:fldCharType="begin"/>
            </w:r>
            <w:r w:rsidR="00ED1009">
              <w:rPr>
                <w:noProof/>
                <w:webHidden/>
              </w:rPr>
              <w:instrText xml:space="preserve"> PAGEREF _Toc365125999 \h </w:instrText>
            </w:r>
            <w:r>
              <w:rPr>
                <w:noProof/>
                <w:webHidden/>
              </w:rPr>
            </w:r>
            <w:r>
              <w:rPr>
                <w:noProof/>
                <w:webHidden/>
              </w:rPr>
              <w:fldChar w:fldCharType="separate"/>
            </w:r>
            <w:r w:rsidR="00975F8E">
              <w:rPr>
                <w:noProof/>
                <w:webHidden/>
              </w:rPr>
              <w:t>92</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6000" w:history="1">
            <w:r w:rsidR="00ED1009" w:rsidRPr="00A676DB">
              <w:rPr>
                <w:rStyle w:val="Hyperlink"/>
                <w:noProof/>
                <w:lang w:val="en-US"/>
              </w:rPr>
              <w:t>Bibliography</w:t>
            </w:r>
            <w:r w:rsidR="00ED1009">
              <w:rPr>
                <w:noProof/>
                <w:webHidden/>
              </w:rPr>
              <w:tab/>
            </w:r>
            <w:r>
              <w:rPr>
                <w:noProof/>
                <w:webHidden/>
              </w:rPr>
              <w:fldChar w:fldCharType="begin"/>
            </w:r>
            <w:r w:rsidR="00ED1009">
              <w:rPr>
                <w:noProof/>
                <w:webHidden/>
              </w:rPr>
              <w:instrText xml:space="preserve"> PAGEREF _Toc365126000 \h </w:instrText>
            </w:r>
            <w:r>
              <w:rPr>
                <w:noProof/>
                <w:webHidden/>
              </w:rPr>
            </w:r>
            <w:r>
              <w:rPr>
                <w:noProof/>
                <w:webHidden/>
              </w:rPr>
              <w:fldChar w:fldCharType="separate"/>
            </w:r>
            <w:r w:rsidR="00975F8E">
              <w:rPr>
                <w:noProof/>
                <w:webHidden/>
              </w:rPr>
              <w:t>95</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6001" w:history="1">
            <w:r w:rsidR="00ED1009" w:rsidRPr="00A676DB">
              <w:rPr>
                <w:rStyle w:val="Hyperlink"/>
                <w:noProof/>
                <w:lang w:val="en-US"/>
              </w:rPr>
              <w:t>Appendix A – Consent Form</w:t>
            </w:r>
            <w:r w:rsidR="00ED1009">
              <w:rPr>
                <w:noProof/>
                <w:webHidden/>
              </w:rPr>
              <w:tab/>
            </w:r>
            <w:r>
              <w:rPr>
                <w:noProof/>
                <w:webHidden/>
              </w:rPr>
              <w:fldChar w:fldCharType="begin"/>
            </w:r>
            <w:r w:rsidR="00ED1009">
              <w:rPr>
                <w:noProof/>
                <w:webHidden/>
              </w:rPr>
              <w:instrText xml:space="preserve"> PAGEREF _Toc365126001 \h </w:instrText>
            </w:r>
            <w:r>
              <w:rPr>
                <w:noProof/>
                <w:webHidden/>
              </w:rPr>
            </w:r>
            <w:r>
              <w:rPr>
                <w:noProof/>
                <w:webHidden/>
              </w:rPr>
              <w:fldChar w:fldCharType="separate"/>
            </w:r>
            <w:r w:rsidR="00975F8E">
              <w:rPr>
                <w:noProof/>
                <w:webHidden/>
              </w:rPr>
              <w:t>101</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6002" w:history="1">
            <w:r w:rsidR="00ED1009" w:rsidRPr="00A676DB">
              <w:rPr>
                <w:rStyle w:val="Hyperlink"/>
                <w:noProof/>
                <w:lang w:val="en-US"/>
              </w:rPr>
              <w:t>Appendix B – Characterisation Questionnaire</w:t>
            </w:r>
            <w:r w:rsidR="00ED1009">
              <w:rPr>
                <w:noProof/>
                <w:webHidden/>
              </w:rPr>
              <w:tab/>
            </w:r>
            <w:r>
              <w:rPr>
                <w:noProof/>
                <w:webHidden/>
              </w:rPr>
              <w:fldChar w:fldCharType="begin"/>
            </w:r>
            <w:r w:rsidR="00ED1009">
              <w:rPr>
                <w:noProof/>
                <w:webHidden/>
              </w:rPr>
              <w:instrText xml:space="preserve"> PAGEREF _Toc365126002 \h </w:instrText>
            </w:r>
            <w:r>
              <w:rPr>
                <w:noProof/>
                <w:webHidden/>
              </w:rPr>
            </w:r>
            <w:r>
              <w:rPr>
                <w:noProof/>
                <w:webHidden/>
              </w:rPr>
              <w:fldChar w:fldCharType="separate"/>
            </w:r>
            <w:r w:rsidR="00975F8E">
              <w:rPr>
                <w:noProof/>
                <w:webHidden/>
              </w:rPr>
              <w:t>102</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6003" w:history="1">
            <w:r w:rsidR="00ED1009" w:rsidRPr="00A676DB">
              <w:rPr>
                <w:rStyle w:val="Hyperlink"/>
                <w:noProof/>
              </w:rPr>
              <w:t>Appendix C – Pilot Experiment Questionnaire</w:t>
            </w:r>
            <w:r w:rsidR="00ED1009">
              <w:rPr>
                <w:noProof/>
                <w:webHidden/>
              </w:rPr>
              <w:tab/>
            </w:r>
            <w:r>
              <w:rPr>
                <w:noProof/>
                <w:webHidden/>
              </w:rPr>
              <w:fldChar w:fldCharType="begin"/>
            </w:r>
            <w:r w:rsidR="00ED1009">
              <w:rPr>
                <w:noProof/>
                <w:webHidden/>
              </w:rPr>
              <w:instrText xml:space="preserve"> PAGEREF _Toc365126003 \h </w:instrText>
            </w:r>
            <w:r>
              <w:rPr>
                <w:noProof/>
                <w:webHidden/>
              </w:rPr>
            </w:r>
            <w:r>
              <w:rPr>
                <w:noProof/>
                <w:webHidden/>
              </w:rPr>
              <w:fldChar w:fldCharType="separate"/>
            </w:r>
            <w:r w:rsidR="00975F8E">
              <w:rPr>
                <w:noProof/>
                <w:webHidden/>
              </w:rPr>
              <w:t>103</w:t>
            </w:r>
            <w:r>
              <w:rPr>
                <w:noProof/>
                <w:webHidden/>
              </w:rPr>
              <w:fldChar w:fldCharType="end"/>
            </w:r>
          </w:hyperlink>
        </w:p>
        <w:p w:rsidR="00ED1009" w:rsidRDefault="00D57FFC" w:rsidP="00ED1009">
          <w:pPr>
            <w:pStyle w:val="TOC1"/>
            <w:tabs>
              <w:tab w:val="right" w:leader="dot" w:pos="9061"/>
            </w:tabs>
            <w:ind w:firstLine="0"/>
            <w:rPr>
              <w:rFonts w:asciiTheme="minorHAnsi" w:eastAsiaTheme="minorEastAsia" w:hAnsiTheme="minorHAnsi"/>
              <w:noProof/>
              <w:sz w:val="22"/>
              <w:lang w:val="en-US"/>
            </w:rPr>
          </w:pPr>
          <w:hyperlink w:anchor="_Toc365126004" w:history="1">
            <w:r w:rsidR="00ED1009" w:rsidRPr="00A676DB">
              <w:rPr>
                <w:rStyle w:val="Hyperlink"/>
                <w:noProof/>
              </w:rPr>
              <w:t xml:space="preserve">Appendix D – </w:t>
            </w:r>
            <w:r w:rsidR="00ED1009" w:rsidRPr="00A676DB">
              <w:rPr>
                <w:rStyle w:val="Hyperlink"/>
                <w:noProof/>
                <w:lang w:val="en-US"/>
              </w:rPr>
              <w:t>Experiment Questionnaire</w:t>
            </w:r>
            <w:r w:rsidR="00ED1009">
              <w:rPr>
                <w:noProof/>
                <w:webHidden/>
              </w:rPr>
              <w:tab/>
            </w:r>
            <w:r>
              <w:rPr>
                <w:noProof/>
                <w:webHidden/>
              </w:rPr>
              <w:fldChar w:fldCharType="begin"/>
            </w:r>
            <w:r w:rsidR="00ED1009">
              <w:rPr>
                <w:noProof/>
                <w:webHidden/>
              </w:rPr>
              <w:instrText xml:space="preserve"> PAGEREF _Toc365126004 \h </w:instrText>
            </w:r>
            <w:r>
              <w:rPr>
                <w:noProof/>
                <w:webHidden/>
              </w:rPr>
            </w:r>
            <w:r>
              <w:rPr>
                <w:noProof/>
                <w:webHidden/>
              </w:rPr>
              <w:fldChar w:fldCharType="separate"/>
            </w:r>
            <w:r w:rsidR="00975F8E">
              <w:rPr>
                <w:noProof/>
                <w:webHidden/>
              </w:rPr>
              <w:t>105</w:t>
            </w:r>
            <w:r>
              <w:rPr>
                <w:noProof/>
                <w:webHidden/>
              </w:rPr>
              <w:fldChar w:fldCharType="end"/>
            </w:r>
          </w:hyperlink>
        </w:p>
        <w:p w:rsidR="000D6AC9" w:rsidRPr="001E187B" w:rsidRDefault="00D57FFC" w:rsidP="00ED1009">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9"/>
          <w:headerReference w:type="default" r:id="rId10"/>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9" w:name="_Toc365125944"/>
      <w:r w:rsidRPr="001E187B">
        <w:rPr>
          <w:lang w:val="en-US"/>
        </w:rPr>
        <w:lastRenderedPageBreak/>
        <w:t xml:space="preserve">– </w:t>
      </w:r>
      <w:r w:rsidR="000D6AC9" w:rsidRPr="001E187B">
        <w:rPr>
          <w:lang w:val="en-US"/>
        </w:rPr>
        <w:t>Introduction</w:t>
      </w:r>
      <w:bookmarkEnd w:id="9"/>
    </w:p>
    <w:p w:rsidR="00A52B6A" w:rsidRDefault="00A52B6A" w:rsidP="00A52B6A">
      <w:pPr>
        <w:pStyle w:val="Heading2"/>
        <w:rPr>
          <w:lang w:val="en-US"/>
        </w:rPr>
      </w:pPr>
      <w:bookmarkStart w:id="10" w:name="_Toc354161706"/>
      <w:bookmarkStart w:id="11" w:name="_Toc365125945"/>
      <w:r w:rsidRPr="00C1684F">
        <w:rPr>
          <w:lang w:val="en-US"/>
        </w:rPr>
        <w:t>Motivation</w:t>
      </w:r>
      <w:bookmarkEnd w:id="10"/>
      <w:bookmarkEnd w:id="11"/>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r w:rsidR="000E74BC">
        <w:rPr>
          <w:lang w:val="en-US"/>
        </w:rPr>
        <w:t xml:space="preserve">challenges </w:t>
      </w:r>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r w:rsidR="000E74BC">
        <w:rPr>
          <w:lang w:val="en-US"/>
        </w:rPr>
        <w:t xml:space="preserve">The fun factor of a game arises from these </w:t>
      </w:r>
      <w:r w:rsidR="00C36BEC">
        <w:rPr>
          <w:lang w:val="en-US"/>
        </w:rPr>
        <w:t>elements, which</w:t>
      </w:r>
      <w:r w:rsidR="000E74BC">
        <w:rPr>
          <w:lang w:val="en-US"/>
        </w:rPr>
        <w:t xml:space="preserve"> must be well calibrated and balanced, according with the player profile.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xml:space="preserve">, known as game </w:t>
      </w:r>
      <w:del w:id="12" w:author="Kohwalter" w:date="2013-08-24T16:32:00Z">
        <w:r w:rsidDel="0011055E">
          <w:rPr>
            <w:lang w:val="en-US"/>
          </w:rPr>
          <w:delText xml:space="preserve">flow </w:delText>
        </w:r>
      </w:del>
      <w:ins w:id="13" w:author="Kohwalter" w:date="2013-08-24T16:32:00Z">
        <w:r w:rsidR="0011055E">
          <w:rPr>
            <w:lang w:val="en-US"/>
          </w:rPr>
          <w:t xml:space="preserve">flux </w:t>
        </w:r>
      </w:ins>
      <w:r>
        <w:rPr>
          <w:lang w:val="en-US"/>
        </w:rPr>
        <w:t>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D57FFC">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D57FFC">
        <w:rPr>
          <w:lang w:val="en-US"/>
        </w:rPr>
        <w:fldChar w:fldCharType="separate"/>
      </w:r>
      <w:r w:rsidR="00214CC4" w:rsidRPr="00214CC4">
        <w:rPr>
          <w:rFonts w:cs="Times New Roman"/>
          <w:lang w:val="en-US"/>
        </w:rPr>
        <w:t>(ZOELLER, 2010)</w:t>
      </w:r>
      <w:r w:rsidR="00D57FFC">
        <w:rPr>
          <w:lang w:val="en-US"/>
        </w:rPr>
        <w:fldChar w:fldCharType="end"/>
      </w:r>
      <w:r w:rsidRPr="007F777A">
        <w:rPr>
          <w:lang w:val="en-US"/>
        </w:rPr>
        <w:t xml:space="preserve">. </w:t>
      </w:r>
      <w:r>
        <w:rPr>
          <w:lang w:val="en-US"/>
        </w:rPr>
        <w:t>G</w:t>
      </w:r>
      <w:r w:rsidRPr="0064482A">
        <w:rPr>
          <w:lang w:val="en-US"/>
        </w:rPr>
        <w:t xml:space="preserve">ame </w:t>
      </w:r>
      <w:del w:id="14" w:author="Kohwalter" w:date="2013-08-24T16:32:00Z">
        <w:r w:rsidRPr="0064482A" w:rsidDel="0011055E">
          <w:rPr>
            <w:lang w:val="en-US"/>
          </w:rPr>
          <w:delText xml:space="preserve">flow </w:delText>
        </w:r>
      </w:del>
      <w:ins w:id="15" w:author="Kohwalter" w:date="2013-08-24T16:32:00Z">
        <w:r w:rsidR="0011055E">
          <w:rPr>
            <w:lang w:val="en-US"/>
          </w:rPr>
          <w:t>flux</w:t>
        </w:r>
        <w:r w:rsidR="0011055E" w:rsidRPr="0064482A">
          <w:rPr>
            <w:lang w:val="en-US"/>
          </w:rPr>
          <w:t xml:space="preserve"> </w:t>
        </w:r>
      </w:ins>
      <w:r w:rsidRPr="0064482A">
        <w:rPr>
          <w:lang w:val="en-US"/>
        </w:rPr>
        <w:t xml:space="preserve">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00605599">
        <w:rPr>
          <w:lang w:val="en-US"/>
        </w:rPr>
        <w:t xml:space="preserve"> and game balance</w:t>
      </w:r>
      <w:r w:rsidRPr="0064482A">
        <w:rPr>
          <w:lang w:val="en-US"/>
        </w:rPr>
        <w:t xml:space="preserve"> design</w:t>
      </w:r>
      <w:r>
        <w:rPr>
          <w:lang w:val="en-US"/>
        </w:rPr>
        <w:t xml:space="preserve"> </w:t>
      </w:r>
      <w:r w:rsidR="00D57FFC">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D57FFC">
        <w:rPr>
          <w:lang w:val="en-US"/>
        </w:rPr>
        <w:fldChar w:fldCharType="separate"/>
      </w:r>
      <w:r w:rsidR="00214CC4" w:rsidRPr="00214CC4">
        <w:rPr>
          <w:rFonts w:cs="Times New Roman"/>
          <w:lang w:val="en-US"/>
        </w:rPr>
        <w:t>(DANKOFF, 2011; ZOELLER, 2010)</w:t>
      </w:r>
      <w:r w:rsidR="00D57FFC">
        <w:rPr>
          <w:lang w:val="en-US"/>
        </w:rPr>
        <w:fldChar w:fldCharType="end"/>
      </w:r>
      <w:r w:rsidRPr="0064482A">
        <w:rPr>
          <w:lang w:val="en-US"/>
        </w:rPr>
        <w:t xml:space="preserve">. </w:t>
      </w:r>
      <w:r w:rsidR="009231E0">
        <w:rPr>
          <w:lang w:val="en-US"/>
        </w:rPr>
        <w:t>One way or another, the current analysis methods</w:t>
      </w:r>
      <w:r>
        <w:rPr>
          <w:lang w:val="en-US"/>
        </w:rPr>
        <w:t xml:space="preserve"> can be</w:t>
      </w:r>
      <w:r w:rsidRPr="0064482A">
        <w:rPr>
          <w:lang w:val="en-US"/>
        </w:rPr>
        <w:t xml:space="preserve"> subjective</w:t>
      </w:r>
      <w:r>
        <w:rPr>
          <w:lang w:val="en-US"/>
        </w:rPr>
        <w:t xml:space="preserve"> to the assumptions from the designer related to player behavior </w:t>
      </w:r>
      <w:r w:rsidR="00D57FFC">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D57FFC">
        <w:rPr>
          <w:lang w:val="en-US"/>
        </w:rPr>
        <w:fldChar w:fldCharType="separate"/>
      </w:r>
      <w:r w:rsidR="00214CC4" w:rsidRPr="00214CC4">
        <w:rPr>
          <w:rFonts w:cs="Times New Roman"/>
          <w:lang w:val="en-US"/>
        </w:rPr>
        <w:t>(DIXIT; YOUNGBLOOD, 2008)</w:t>
      </w:r>
      <w:r w:rsidR="00D57FFC">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w:t>
      </w:r>
      <w:del w:id="16" w:author="Kohwalter" w:date="2013-08-24T16:34:00Z">
        <w:r w:rsidRPr="0064482A" w:rsidDel="0011055E">
          <w:rPr>
            <w:lang w:val="en-US"/>
          </w:rPr>
          <w:delText xml:space="preserve">flow </w:delText>
        </w:r>
      </w:del>
      <w:ins w:id="17" w:author="Kohwalter" w:date="2013-08-24T16:34:00Z">
        <w:r w:rsidR="0011055E">
          <w:rPr>
            <w:lang w:val="en-US"/>
          </w:rPr>
          <w:t>flux</w:t>
        </w:r>
        <w:r w:rsidR="0011055E" w:rsidRPr="0064482A">
          <w:rPr>
            <w:lang w:val="en-US"/>
          </w:rPr>
          <w:t xml:space="preserve"> </w:t>
        </w:r>
      </w:ins>
      <w:r w:rsidRPr="0064482A">
        <w:rPr>
          <w:lang w:val="en-US"/>
        </w:rPr>
        <w:t>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 xml:space="preserve">Game </w:t>
      </w:r>
      <w:ins w:id="18" w:author="Kohwalter" w:date="2013-08-24T16:34:00Z">
        <w:r w:rsidR="0011055E">
          <w:rPr>
            <w:lang w:val="en-US"/>
          </w:rPr>
          <w:t>flux</w:t>
        </w:r>
      </w:ins>
      <w:del w:id="19" w:author="Kohwalter" w:date="2013-08-24T16:34:00Z">
        <w:r w:rsidRPr="0064482A" w:rsidDel="0011055E">
          <w:rPr>
            <w:lang w:val="en-US"/>
          </w:rPr>
          <w:delText>flow</w:delText>
        </w:r>
      </w:del>
      <w:r w:rsidRPr="0064482A">
        <w:rPr>
          <w:lang w:val="en-US"/>
        </w:rPr>
        <w:t xml:space="preserve">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D57FFC">
        <w:rPr>
          <w:lang w:val="en-US"/>
        </w:rPr>
        <w:fldChar w:fldCharType="begin"/>
      </w:r>
      <w:r w:rsidR="00214CC4">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D57FFC">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xml:space="preserve">, 2007; KIM </w:t>
      </w:r>
      <w:r w:rsidR="00214CC4" w:rsidRPr="00214CC4">
        <w:rPr>
          <w:rFonts w:cs="Times New Roman"/>
          <w:i/>
          <w:iCs/>
          <w:szCs w:val="24"/>
          <w:lang w:val="en-US"/>
        </w:rPr>
        <w:t>et al.</w:t>
      </w:r>
      <w:r w:rsidR="00214CC4" w:rsidRPr="00214CC4">
        <w:rPr>
          <w:rFonts w:cs="Times New Roman"/>
          <w:szCs w:val="24"/>
          <w:lang w:val="en-US"/>
        </w:rPr>
        <w:t>, 2008)</w:t>
      </w:r>
      <w:r w:rsidR="00D57FFC">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w:t>
      </w:r>
      <w:ins w:id="20" w:author="Kohwalter" w:date="2013-08-21T15:17:00Z">
        <w:r w:rsidR="00341EE8">
          <w:rPr>
            <w:lang w:val="en-US"/>
          </w:rPr>
          <w:t>e</w:t>
        </w:r>
      </w:ins>
      <w:del w:id="21" w:author="Kohwalter" w:date="2013-08-21T15:17:00Z">
        <w:r w:rsidRPr="0064482A" w:rsidDel="00341EE8">
          <w:rPr>
            <w:lang w:val="en-US"/>
          </w:rPr>
          <w:delText>ing</w:delText>
        </w:r>
      </w:del>
      <w:r w:rsidRPr="0064482A">
        <w:rPr>
          <w:lang w:val="en-US"/>
        </w:rPr>
        <w:t xml:space="preserve"> session</w:t>
      </w:r>
      <w:r w:rsidR="004F6684">
        <w:rPr>
          <w:lang w:val="en-US"/>
        </w:rPr>
        <w:t>.</w:t>
      </w:r>
      <w:r>
        <w:rPr>
          <w:lang w:val="en-US"/>
        </w:rPr>
        <w:t xml:space="preserve"> The visualization phase</w:t>
      </w:r>
      <w:r w:rsidR="006E063A">
        <w:rPr>
          <w:lang w:val="en-US"/>
        </w:rPr>
        <w:t>, which recently began to be used by the game industry,</w:t>
      </w:r>
      <w:r>
        <w:rPr>
          <w:lang w:val="en-US"/>
        </w:rPr>
        <w:t xml:space="preserv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w:t>
      </w:r>
      <w:ins w:id="22" w:author="Kohwalter" w:date="2013-08-24T16:34:00Z">
        <w:r w:rsidR="0011055E">
          <w:rPr>
            <w:lang w:val="en-US"/>
          </w:rPr>
          <w:t>flux</w:t>
        </w:r>
      </w:ins>
      <w:del w:id="23" w:author="Kohwalter" w:date="2013-08-24T16:34:00Z">
        <w:r w:rsidDel="0011055E">
          <w:rPr>
            <w:lang w:val="en-US"/>
          </w:rPr>
          <w:delText>flow</w:delText>
        </w:r>
      </w:del>
      <w:r>
        <w:rPr>
          <w:lang w:val="en-US"/>
        </w:rPr>
        <w:t xml:space="preserve"> analysis </w:t>
      </w:r>
      <w:r w:rsidR="00D57FFC">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D57FFC">
        <w:rPr>
          <w:lang w:val="en-US"/>
        </w:rPr>
        <w:fldChar w:fldCharType="separate"/>
      </w:r>
      <w:r w:rsidR="00214CC4" w:rsidRPr="00214CC4">
        <w:rPr>
          <w:rFonts w:cs="Times New Roman"/>
          <w:lang w:val="en-US"/>
        </w:rPr>
        <w:t>(ZOELLER, 2010)</w:t>
      </w:r>
      <w:r w:rsidR="00D57FFC">
        <w:rPr>
          <w:lang w:val="en-US"/>
        </w:rPr>
        <w:fldChar w:fldCharType="end"/>
      </w:r>
      <w:r>
        <w:rPr>
          <w:lang w:val="en-US"/>
        </w:rPr>
        <w:t>. According to ZOELLER</w:t>
      </w:r>
      <w:r>
        <w:rPr>
          <w:rStyle w:val="FootnoteReference"/>
          <w:lang w:val="en-US"/>
        </w:rPr>
        <w:footnoteReference w:id="3"/>
      </w:r>
      <w:r>
        <w:rPr>
          <w:lang w:val="en-US"/>
        </w:rPr>
        <w:t xml:space="preserve"> </w:t>
      </w:r>
      <w:r w:rsidR="00D57FFC">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D57FFC">
        <w:rPr>
          <w:lang w:val="en-US"/>
        </w:rPr>
        <w:fldChar w:fldCharType="separate"/>
      </w:r>
      <w:r w:rsidR="00214CC4" w:rsidRPr="00214CC4">
        <w:rPr>
          <w:rFonts w:cs="Times New Roman"/>
          <w:lang w:val="en-US"/>
        </w:rPr>
        <w:t>(2010)</w:t>
      </w:r>
      <w:r w:rsidR="00D57FFC">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w:t>
      </w:r>
      <w:r w:rsidRPr="0008578C">
        <w:rPr>
          <w:i/>
          <w:lang w:val="en-US"/>
        </w:rPr>
        <w:lastRenderedPageBreak/>
        <w:t>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D57FFC">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D57FFC">
        <w:rPr>
          <w:lang w:val="en-US"/>
        </w:rPr>
        <w:fldChar w:fldCharType="separate"/>
      </w:r>
      <w:r w:rsidR="00214CC4" w:rsidRPr="00214CC4">
        <w:rPr>
          <w:rFonts w:cs="Times New Roman"/>
          <w:lang w:val="en-US"/>
        </w:rPr>
        <w:t>(ZOELLER, 2010)</w:t>
      </w:r>
      <w:r w:rsidR="00D57FFC">
        <w:rPr>
          <w:lang w:val="en-US"/>
        </w:rPr>
        <w:fldChar w:fldCharType="end"/>
      </w:r>
      <w:r>
        <w:rPr>
          <w:lang w:val="en-US"/>
        </w:rPr>
        <w:t>.</w:t>
      </w:r>
    </w:p>
    <w:p w:rsidR="00A52B6A" w:rsidRDefault="007E38B3" w:rsidP="00A52B6A">
      <w:pPr>
        <w:rPr>
          <w:lang w:val="en-US"/>
        </w:rPr>
      </w:pPr>
      <w:r>
        <w:rPr>
          <w:lang w:val="en-US"/>
        </w:rPr>
        <w:t>The</w:t>
      </w:r>
      <w:r w:rsidR="00A52B6A">
        <w:rPr>
          <w:lang w:val="en-US"/>
        </w:rPr>
        <w:t xml:space="preserve"> </w:t>
      </w:r>
      <w:r w:rsidR="006E063A">
        <w:rPr>
          <w:lang w:val="en-US"/>
        </w:rPr>
        <w:t xml:space="preserve">known </w:t>
      </w:r>
      <w:r w:rsidR="00A52B6A">
        <w:rPr>
          <w:lang w:val="en-US"/>
        </w:rPr>
        <w:t xml:space="preserve">approaches are developer-oriented, which means that the game analysis is done by developers to improve their games. However, we believe that players can also directly benefit from </w:t>
      </w:r>
      <w:r w:rsidR="006E063A">
        <w:rPr>
          <w:lang w:val="en-US"/>
        </w:rPr>
        <w:t xml:space="preserve">a </w:t>
      </w:r>
      <w:r w:rsidR="00A52B6A">
        <w:rPr>
          <w:lang w:val="en-US"/>
        </w:rPr>
        <w:t xml:space="preserve">game </w:t>
      </w:r>
      <w:ins w:id="24" w:author="Kohwalter" w:date="2013-08-24T16:35:00Z">
        <w:r w:rsidR="0011055E">
          <w:rPr>
            <w:lang w:val="en-US"/>
          </w:rPr>
          <w:t>flux</w:t>
        </w:r>
      </w:ins>
      <w:del w:id="25" w:author="Kohwalter" w:date="2013-08-24T16:35:00Z">
        <w:r w:rsidR="00A52B6A" w:rsidDel="0011055E">
          <w:rPr>
            <w:lang w:val="en-US"/>
          </w:rPr>
          <w:delText>flow</w:delText>
        </w:r>
      </w:del>
      <w:r w:rsidR="00A52B6A">
        <w:rPr>
          <w:lang w:val="en-US"/>
        </w:rPr>
        <w:t xml:space="preserve"> analysis </w:t>
      </w:r>
      <w:r w:rsidR="006E063A">
        <w:rPr>
          <w:lang w:val="en-US"/>
        </w:rPr>
        <w:t>to understand</w:t>
      </w:r>
      <w:r w:rsidR="00A52B6A">
        <w:rPr>
          <w:lang w:val="en-US"/>
        </w:rPr>
        <w:t xml:space="preserve"> how the game reacted to their actions and decisions.</w:t>
      </w:r>
      <w:r w:rsidR="006E063A">
        <w:rPr>
          <w:lang w:val="en-US"/>
        </w:rPr>
        <w:t xml:space="preserve"> This might be the case of hardcore players, which tries to find ways to min-max the game to create the best character, or by game </w:t>
      </w:r>
      <w:proofErr w:type="spellStart"/>
      <w:r w:rsidR="006E063A" w:rsidRPr="006E063A">
        <w:rPr>
          <w:i/>
          <w:lang w:val="en-US"/>
        </w:rPr>
        <w:t>modders</w:t>
      </w:r>
      <w:proofErr w:type="spellEnd"/>
      <w:r w:rsidR="006E063A">
        <w:rPr>
          <w:lang w:val="en-US"/>
        </w:rPr>
        <w:t xml:space="preserve">, which are players that develop game content by using the tools provided by the game company. </w:t>
      </w:r>
      <w:r w:rsidR="00A52B6A">
        <w:rPr>
          <w:lang w:val="en-US"/>
        </w:rPr>
        <w:t>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w:t>
      </w:r>
      <w:r w:rsidR="000C1FDC">
        <w:rPr>
          <w:lang w:val="en-US"/>
        </w:rPr>
        <w:t xml:space="preserve">user’s </w:t>
      </w:r>
      <w:r>
        <w:rPr>
          <w:lang w:val="en-US"/>
        </w:rPr>
        <w:t xml:space="preserve">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26" w:name="_Toc354161707"/>
      <w:bookmarkStart w:id="27" w:name="_Toc365125946"/>
      <w:r w:rsidRPr="00A52B6A">
        <w:rPr>
          <w:rStyle w:val="TabelaChar"/>
          <w:rFonts w:cstheme="majorBidi"/>
          <w:b/>
          <w:color w:val="auto"/>
          <w:sz w:val="24"/>
        </w:rPr>
        <w:t>Goals</w:t>
      </w:r>
      <w:bookmarkEnd w:id="26"/>
      <w:bookmarkEnd w:id="27"/>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w:t>
      </w:r>
      <w:ins w:id="28" w:author="Kohwalter" w:date="2013-08-24T16:35:00Z">
        <w:r w:rsidR="0011055E">
          <w:rPr>
            <w:lang w:val="en-US"/>
          </w:rPr>
          <w:t>flux</w:t>
        </w:r>
      </w:ins>
      <w:del w:id="29" w:author="Kohwalter" w:date="2013-08-24T16:35:00Z">
        <w:r w:rsidDel="0011055E">
          <w:rPr>
            <w:lang w:val="en-US"/>
          </w:rPr>
          <w:delText>flow</w:delText>
        </w:r>
      </w:del>
      <w:r>
        <w:rPr>
          <w:lang w:val="en-US"/>
        </w:rPr>
        <w:t xml:space="preserve"> analysis. The goal </w:t>
      </w:r>
      <w:r w:rsidRPr="0096178A">
        <w:rPr>
          <w:lang w:val="en-US"/>
        </w:rPr>
        <w:t xml:space="preserve">is to improve the understanding of the game </w:t>
      </w:r>
      <w:ins w:id="30" w:author="Kohwalter" w:date="2013-08-24T16:35:00Z">
        <w:r w:rsidR="0011055E">
          <w:rPr>
            <w:lang w:val="en-US"/>
          </w:rPr>
          <w:t>flux</w:t>
        </w:r>
      </w:ins>
      <w:del w:id="31" w:author="Kohwalter" w:date="2013-08-24T16:35:00Z">
        <w:r w:rsidRPr="0096178A" w:rsidDel="0011055E">
          <w:rPr>
            <w:lang w:val="en-US"/>
          </w:rPr>
          <w:delText>flow</w:delText>
        </w:r>
      </w:del>
      <w:r w:rsidRPr="0096178A">
        <w:rPr>
          <w:lang w:val="en-US"/>
        </w:rPr>
        <w:t xml:space="preserve">,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w:t>
      </w:r>
      <w:ins w:id="32" w:author="Kohwalter" w:date="2013-08-24T16:35:00Z">
        <w:r w:rsidR="0011055E">
          <w:rPr>
            <w:lang w:val="en-US"/>
          </w:rPr>
          <w:t>flux</w:t>
        </w:r>
      </w:ins>
      <w:del w:id="33" w:author="Kohwalter" w:date="2013-08-24T16:35:00Z">
        <w:r w:rsidRPr="0096178A" w:rsidDel="0011055E">
          <w:rPr>
            <w:lang w:val="en-US"/>
          </w:rPr>
          <w:delText>flow</w:delText>
        </w:r>
      </w:del>
      <w:r w:rsidRPr="0096178A">
        <w:rPr>
          <w:lang w:val="en-US"/>
        </w:rPr>
        <w:t xml:space="preserve">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r w:rsidR="00C36BEC" w:rsidRPr="0096178A">
        <w:rPr>
          <w:lang w:val="en-US"/>
        </w:rPr>
        <w:t>identifying</w:t>
      </w:r>
      <w:r w:rsidRPr="0096178A">
        <w:rPr>
          <w:lang w:val="en-US"/>
        </w:rPr>
        <w:t xml:space="preserve"> critical actions that influenced the game outcome and helps to understand how events were generated and which decisions </w:t>
      </w:r>
      <w:r w:rsidRPr="0096178A">
        <w:rPr>
          <w:lang w:val="en-US"/>
        </w:rPr>
        <w:lastRenderedPageBreak/>
        <w:t xml:space="preserve">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D57FFC"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D57FFC" w:rsidRPr="003A6B92">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D57FFC"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 xml:space="preserve">game </w:t>
      </w:r>
      <w:ins w:id="35" w:author="Kohwalter" w:date="2013-08-24T16:35:00Z">
        <w:r w:rsidR="0011055E">
          <w:rPr>
            <w:lang w:val="en-US"/>
          </w:rPr>
          <w:t>flux</w:t>
        </w:r>
      </w:ins>
      <w:del w:id="36" w:author="Kohwalter" w:date="2013-08-24T16:35:00Z">
        <w:r w:rsidRPr="0096178A" w:rsidDel="0011055E">
          <w:rPr>
            <w:lang w:val="en-US"/>
          </w:rPr>
          <w:delText>flow</w:delText>
        </w:r>
      </w:del>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w:t>
      </w:r>
      <w:ins w:id="37" w:author="Kohwalter" w:date="2013-08-24T16:35:00Z">
        <w:r w:rsidR="0011055E">
          <w:rPr>
            <w:lang w:val="en-US"/>
          </w:rPr>
          <w:t>flux</w:t>
        </w:r>
      </w:ins>
      <w:del w:id="38" w:author="Kohwalter" w:date="2013-08-24T16:35:00Z">
        <w:r w:rsidDel="0011055E">
          <w:rPr>
            <w:lang w:val="en-US"/>
          </w:rPr>
          <w:delText>flow</w:delText>
        </w:r>
      </w:del>
      <w:r>
        <w:rPr>
          <w:lang w:val="en-US"/>
        </w:rPr>
        <w:t xml:space="preserve"> analysis by using and manipulating a provenance graph that represent the gathered game information.</w:t>
      </w:r>
    </w:p>
    <w:p w:rsidR="00A52B6A" w:rsidRPr="0020387F" w:rsidRDefault="00A52B6A" w:rsidP="00A52B6A">
      <w:pPr>
        <w:rPr>
          <w:lang w:val="en-US"/>
        </w:rPr>
      </w:pPr>
      <w:r>
        <w:rPr>
          <w:lang w:val="en-US"/>
        </w:rPr>
        <w:t xml:space="preserve">This work also aims </w:t>
      </w:r>
      <w:del w:id="39" w:author="Kohwalter" w:date="2013-08-21T15:19:00Z">
        <w:r w:rsidDel="00341EE8">
          <w:rPr>
            <w:lang w:val="en-US"/>
          </w:rPr>
          <w:delText xml:space="preserve">to </w:delText>
        </w:r>
      </w:del>
      <w:ins w:id="40" w:author="Kohwalter" w:date="2013-08-21T15:19:00Z">
        <w:r w:rsidR="00341EE8">
          <w:rPr>
            <w:lang w:val="en-US"/>
          </w:rPr>
          <w:t xml:space="preserve">at </w:t>
        </w:r>
      </w:ins>
      <w:r w:rsidR="0045074A">
        <w:rPr>
          <w:lang w:val="en-US"/>
        </w:rPr>
        <w:t>apply</w:t>
      </w:r>
      <w:ins w:id="41" w:author="Kohwalter" w:date="2013-08-21T15:19:00Z">
        <w:r w:rsidR="00341EE8">
          <w:rPr>
            <w:lang w:val="en-US"/>
          </w:rPr>
          <w:t>ing</w:t>
        </w:r>
      </w:ins>
      <w:r w:rsidR="0045074A">
        <w:rPr>
          <w:lang w:val="en-US"/>
        </w:rPr>
        <w:t xml:space="preserve"> </w:t>
      </w:r>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w:t>
      </w:r>
      <w:ins w:id="42" w:author="Kohwalter" w:date="2013-08-24T16:35:00Z">
        <w:r w:rsidR="0011055E">
          <w:rPr>
            <w:lang w:val="en-US"/>
          </w:rPr>
          <w:t>flux</w:t>
        </w:r>
      </w:ins>
      <w:del w:id="43" w:author="Kohwalter" w:date="2013-08-24T16:35:00Z">
        <w:r w:rsidRPr="00607C9C" w:rsidDel="0011055E">
          <w:rPr>
            <w:lang w:val="en-US"/>
          </w:rPr>
          <w:delText>flow</w:delText>
        </w:r>
      </w:del>
      <w:r w:rsidRPr="00607C9C">
        <w:rPr>
          <w:lang w:val="en-US"/>
        </w:rPr>
        <w:t xml:space="preserve">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44" w:name="_Toc354161708"/>
      <w:bookmarkStart w:id="45" w:name="_Toc365125947"/>
      <w:r w:rsidRPr="00A52B6A">
        <w:rPr>
          <w:rStyle w:val="TabelaChar"/>
          <w:rFonts w:cstheme="majorBidi"/>
          <w:b/>
          <w:color w:val="auto"/>
          <w:sz w:val="24"/>
        </w:rPr>
        <w:t>Research Questions</w:t>
      </w:r>
      <w:bookmarkEnd w:id="44"/>
      <w:bookmarkEnd w:id="45"/>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341EE8">
      <w:pPr>
        <w:pStyle w:val="ListParagraph"/>
        <w:numPr>
          <w:ilvl w:val="0"/>
          <w:numId w:val="33"/>
        </w:numPr>
        <w:rPr>
          <w:lang w:val="en-US"/>
        </w:rPr>
      </w:pPr>
      <w:r>
        <w:rPr>
          <w:lang w:val="en-US"/>
        </w:rPr>
        <w:t>Does provenance analysis help to understand events that emerged during a game session?</w:t>
      </w:r>
    </w:p>
    <w:p w:rsidR="00A52B6A" w:rsidRPr="001914E2" w:rsidRDefault="00A52B6A" w:rsidP="00341EE8">
      <w:pPr>
        <w:pStyle w:val="ListParagraph"/>
        <w:numPr>
          <w:ilvl w:val="0"/>
          <w:numId w:val="33"/>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341EE8">
      <w:pPr>
        <w:pStyle w:val="ListParagraph"/>
        <w:numPr>
          <w:ilvl w:val="0"/>
          <w:numId w:val="33"/>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46" w:name="_Toc354161709"/>
      <w:bookmarkStart w:id="47" w:name="_Toc365125948"/>
      <w:r w:rsidRPr="00C1684F">
        <w:rPr>
          <w:lang w:val="en-US"/>
        </w:rPr>
        <w:t>Contributions</w:t>
      </w:r>
      <w:bookmarkEnd w:id="46"/>
      <w:bookmarkEnd w:id="47"/>
    </w:p>
    <w:p w:rsidR="00A52B6A" w:rsidRPr="007D7DA9" w:rsidRDefault="00A52B6A" w:rsidP="00A52B6A">
      <w:pPr>
        <w:rPr>
          <w:lang w:val="en-US"/>
        </w:rPr>
      </w:pPr>
      <w:r w:rsidRPr="007D7DA9">
        <w:rPr>
          <w:lang w:val="en-US"/>
        </w:rPr>
        <w:t xml:space="preserve">This work introduces new perspectives on </w:t>
      </w:r>
      <w:r>
        <w:rPr>
          <w:lang w:val="en-US"/>
        </w:rPr>
        <w:t xml:space="preserve">game </w:t>
      </w:r>
      <w:ins w:id="48" w:author="Kohwalter" w:date="2013-08-24T16:35:00Z">
        <w:r w:rsidR="0011055E">
          <w:rPr>
            <w:lang w:val="en-US"/>
          </w:rPr>
          <w:t>flux</w:t>
        </w:r>
      </w:ins>
      <w:del w:id="49" w:author="Kohwalter" w:date="2013-08-24T16:35:00Z">
        <w:r w:rsidDel="0011055E">
          <w:rPr>
            <w:lang w:val="en-US"/>
          </w:rPr>
          <w:delText>flow</w:delText>
        </w:r>
      </w:del>
      <w:r>
        <w:rPr>
          <w:lang w:val="en-US"/>
        </w:rPr>
        <w:t xml:space="preserve"> </w:t>
      </w:r>
      <w:r w:rsidR="0045074A">
        <w:rPr>
          <w:lang w:val="en-US"/>
        </w:rPr>
        <w:t xml:space="preserve">representation and </w:t>
      </w:r>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r w:rsidR="0045074A">
        <w:rPr>
          <w:lang w:val="en-US"/>
        </w:rPr>
        <w:t xml:space="preserve">automatic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lastRenderedPageBreak/>
        <w:t xml:space="preserve">The provenance visualization can occur both on-the-fly or in post-mortem sessions. It allows </w:t>
      </w:r>
      <w:r>
        <w:rPr>
          <w:lang w:val="en-US"/>
        </w:rPr>
        <w:t xml:space="preserve">for </w:t>
      </w:r>
      <w:r w:rsidRPr="00C1684F">
        <w:rPr>
          <w:lang w:val="en-US"/>
        </w:rPr>
        <w:t xml:space="preserve">the discovery of issues that contributed to specific game </w:t>
      </w:r>
      <w:ins w:id="50" w:author="Kohwalter" w:date="2013-08-24T16:35:00Z">
        <w:r w:rsidR="0011055E">
          <w:rPr>
            <w:lang w:val="en-US"/>
          </w:rPr>
          <w:t>flux</w:t>
        </w:r>
      </w:ins>
      <w:ins w:id="51" w:author="Kohwalter" w:date="2013-08-24T16:44:00Z">
        <w:r w:rsidR="00857A67">
          <w:rPr>
            <w:lang w:val="en-US"/>
          </w:rPr>
          <w:t>es</w:t>
        </w:r>
      </w:ins>
      <w:ins w:id="52" w:author="Kohwalter" w:date="2013-08-24T16:35:00Z">
        <w:r w:rsidR="0011055E" w:rsidRPr="0064482A">
          <w:rPr>
            <w:lang w:val="en-US"/>
          </w:rPr>
          <w:t xml:space="preserve"> </w:t>
        </w:r>
      </w:ins>
      <w:del w:id="53" w:author="Kohwalter" w:date="2013-08-24T16:35:00Z">
        <w:r w:rsidRPr="00C1684F" w:rsidDel="0011055E">
          <w:rPr>
            <w:lang w:val="en-US"/>
          </w:rPr>
          <w:delText>flows</w:delText>
        </w:r>
      </w:del>
      <w:r w:rsidRPr="00C1684F">
        <w:rPr>
          <w:lang w:val="en-US"/>
        </w:rPr>
        <w:t xml:space="preserve"> and results achieved throughout the gam</w:t>
      </w:r>
      <w:ins w:id="54" w:author="Kohwalter" w:date="2013-08-21T15:19:00Z">
        <w:r w:rsidR="00341EE8">
          <w:rPr>
            <w:lang w:val="en-US"/>
          </w:rPr>
          <w:t>e</w:t>
        </w:r>
      </w:ins>
      <w:del w:id="55" w:author="Kohwalter" w:date="2013-08-21T15:19:00Z">
        <w:r w:rsidRPr="00C1684F" w:rsidDel="00341EE8">
          <w:rPr>
            <w:lang w:val="en-US"/>
          </w:rPr>
          <w:delText>ing</w:delText>
        </w:r>
      </w:del>
      <w:r w:rsidRPr="00C1684F">
        <w:rPr>
          <w:lang w:val="en-US"/>
        </w:rPr>
        <w:t xml:space="preserve"> session. This analysis can be used on games to improve understanding of the game </w:t>
      </w:r>
      <w:ins w:id="56" w:author="Kohwalter" w:date="2013-08-24T16:35:00Z">
        <w:r w:rsidR="0011055E">
          <w:rPr>
            <w:lang w:val="en-US"/>
          </w:rPr>
          <w:t>flux</w:t>
        </w:r>
        <w:r w:rsidR="0011055E" w:rsidRPr="0064482A">
          <w:rPr>
            <w:lang w:val="en-US"/>
          </w:rPr>
          <w:t xml:space="preserve"> </w:t>
        </w:r>
      </w:ins>
      <w:del w:id="57" w:author="Kohwalter" w:date="2013-08-24T16:35:00Z">
        <w:r w:rsidRPr="00C1684F" w:rsidDel="0011055E">
          <w:rPr>
            <w:lang w:val="en-US"/>
          </w:rPr>
          <w:delText xml:space="preserve">flow </w:delText>
        </w:r>
      </w:del>
      <w:r w:rsidRPr="00C1684F">
        <w:rPr>
          <w:lang w:val="en-US"/>
        </w:rPr>
        <w:t>and identifying actions that influenced the outcome, aiding to understand why they happened the way they did. It can also be used to analyze a game story development, how it was generated, and which events affected it.</w:t>
      </w:r>
    </w:p>
    <w:p w:rsidR="00A52B6A" w:rsidRPr="00C1684F" w:rsidRDefault="00A52B6A" w:rsidP="00A52B6A">
      <w:pPr>
        <w:pStyle w:val="Heading2"/>
        <w:rPr>
          <w:lang w:val="en-US"/>
        </w:rPr>
      </w:pPr>
      <w:bookmarkStart w:id="58" w:name="_Toc354161710"/>
      <w:bookmarkStart w:id="59" w:name="_Toc365125949"/>
      <w:r w:rsidRPr="00C1684F">
        <w:rPr>
          <w:lang w:val="en-US"/>
        </w:rPr>
        <w:t>Organization</w:t>
      </w:r>
      <w:bookmarkEnd w:id="58"/>
      <w:bookmarkEnd w:id="59"/>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w:t>
      </w:r>
      <w:ins w:id="60" w:author="Kohwalter" w:date="2013-08-24T16:35:00Z">
        <w:r w:rsidR="0011055E">
          <w:rPr>
            <w:lang w:val="en-US"/>
          </w:rPr>
          <w:t>flux</w:t>
        </w:r>
      </w:ins>
      <w:del w:id="61" w:author="Kohwalter" w:date="2013-08-24T16:35:00Z">
        <w:r w:rsidDel="0011055E">
          <w:rPr>
            <w:lang w:val="en-US"/>
          </w:rPr>
          <w:delText>flow</w:delText>
        </w:r>
      </w:del>
      <w:r>
        <w:rPr>
          <w:lang w:val="en-US"/>
        </w:rPr>
        <w:t xml:space="preserve"> analysis, ranging from </w:t>
      </w:r>
      <w:proofErr w:type="spellStart"/>
      <w:r>
        <w:rPr>
          <w:lang w:val="en-US"/>
        </w:rPr>
        <w:t>gameplay</w:t>
      </w:r>
      <w:proofErr w:type="spellEnd"/>
      <w:r>
        <w:rPr>
          <w:lang w:val="en-US"/>
        </w:rPr>
        <w:t xml:space="preserve"> data logging to game analysis in the game industry. </w:t>
      </w:r>
      <w:r w:rsidR="0045074A">
        <w:rPr>
          <w:lang w:val="en-US"/>
        </w:rPr>
        <w:t>It also</w:t>
      </w:r>
      <w:r>
        <w:rPr>
          <w:lang w:val="en-US"/>
        </w:rPr>
        <w:t xml:space="preserve">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w:t>
      </w:r>
      <w:r w:rsidR="0045074A">
        <w:rPr>
          <w:rFonts w:cs="Times New Roman"/>
          <w:szCs w:val="24"/>
          <w:lang w:val="en-US" w:eastAsia="pt-BR"/>
        </w:rPr>
        <w:t xml:space="preserve">, </w:t>
      </w:r>
      <w:r>
        <w:rPr>
          <w:rFonts w:cs="Times New Roman"/>
          <w:szCs w:val="24"/>
          <w:lang w:val="en-US" w:eastAsia="pt-BR"/>
        </w:rPr>
        <w:t>structured</w:t>
      </w:r>
      <w:r w:rsidR="0045074A">
        <w:rPr>
          <w:rFonts w:cs="Times New Roman"/>
          <w:szCs w:val="24"/>
          <w:lang w:val="en-US" w:eastAsia="pt-BR"/>
        </w:rPr>
        <w:t xml:space="preserve"> and mapped</w:t>
      </w:r>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r w:rsidR="000567EE">
        <w:rPr>
          <w:rFonts w:cs="Times New Roman"/>
          <w:szCs w:val="24"/>
          <w:lang w:val="en-US" w:eastAsia="pt-BR"/>
        </w:rPr>
        <w:t xml:space="preserve">previously developed by the author, </w:t>
      </w:r>
      <w:r>
        <w:rPr>
          <w:rFonts w:cs="Times New Roman"/>
          <w:szCs w:val="24"/>
          <w:lang w:val="en-US" w:eastAsia="pt-BR"/>
        </w:rPr>
        <w:t xml:space="preserve">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w:t>
      </w:r>
      <w:r w:rsidRPr="008D46EE">
        <w:rPr>
          <w:rFonts w:cs="Times New Roman"/>
          <w:szCs w:val="24"/>
          <w:lang w:val="en-US" w:eastAsia="pt-BR"/>
        </w:rPr>
        <w:lastRenderedPageBreak/>
        <w:t>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r w:rsidR="000567EE">
        <w:rPr>
          <w:rFonts w:cs="Times New Roman"/>
          <w:szCs w:val="24"/>
          <w:lang w:val="en-US" w:eastAsia="pt-BR"/>
        </w:rPr>
        <w:t>for the</w:t>
      </w:r>
      <w:r w:rsidR="000567EE" w:rsidRPr="008D46EE">
        <w:rPr>
          <w:rFonts w:cs="Times New Roman"/>
          <w:szCs w:val="24"/>
          <w:lang w:val="en-US" w:eastAsia="pt-BR"/>
        </w:rPr>
        <w:t xml:space="preserve"> </w:t>
      </w:r>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62" w:name="_Toc365125950"/>
      <w:r w:rsidRPr="001E187B">
        <w:rPr>
          <w:lang w:val="en-US"/>
        </w:rPr>
        <w:lastRenderedPageBreak/>
        <w:t xml:space="preserve">– </w:t>
      </w:r>
      <w:r w:rsidR="000D6AC9" w:rsidRPr="001E187B">
        <w:rPr>
          <w:lang w:val="en-US"/>
        </w:rPr>
        <w:t xml:space="preserve">Game </w:t>
      </w:r>
      <w:ins w:id="63" w:author="Kohwalter" w:date="2013-08-24T16:35:00Z">
        <w:r w:rsidR="0011055E" w:rsidRPr="001E187B">
          <w:rPr>
            <w:lang w:val="en-US"/>
          </w:rPr>
          <w:t>Fl</w:t>
        </w:r>
        <w:r w:rsidR="0011055E">
          <w:rPr>
            <w:lang w:val="en-US"/>
          </w:rPr>
          <w:t>ux</w:t>
        </w:r>
        <w:r w:rsidR="0011055E" w:rsidRPr="001E187B">
          <w:rPr>
            <w:lang w:val="en-US"/>
          </w:rPr>
          <w:t xml:space="preserve"> </w:t>
        </w:r>
      </w:ins>
      <w:r w:rsidR="000D6AC9" w:rsidRPr="001E187B">
        <w:rPr>
          <w:lang w:val="en-US"/>
        </w:rPr>
        <w:t>Analysis</w:t>
      </w:r>
      <w:bookmarkEnd w:id="62"/>
    </w:p>
    <w:p w:rsidR="0056715F" w:rsidRDefault="0056715F" w:rsidP="0056715F">
      <w:pPr>
        <w:pStyle w:val="Heading2"/>
        <w:rPr>
          <w:lang w:val="en-US"/>
        </w:rPr>
      </w:pPr>
      <w:bookmarkStart w:id="64" w:name="_Toc354161712"/>
      <w:bookmarkStart w:id="65" w:name="_Toc365125951"/>
      <w:r w:rsidRPr="00590D59">
        <w:rPr>
          <w:lang w:val="en-US"/>
        </w:rPr>
        <w:t>Introduction</w:t>
      </w:r>
      <w:bookmarkEnd w:id="64"/>
      <w:bookmarkEnd w:id="6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D57FFC">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D57FFC">
        <w:rPr>
          <w:lang w:val="en-US"/>
        </w:rPr>
        <w:fldChar w:fldCharType="separate"/>
      </w:r>
      <w:r w:rsidR="00214CC4" w:rsidRPr="00214CC4">
        <w:rPr>
          <w:rFonts w:cs="Times New Roman"/>
          <w:lang w:val="en-US"/>
        </w:rPr>
        <w:t>(WALLNER, 2013)</w:t>
      </w:r>
      <w:r w:rsidR="00D57FFC">
        <w:rPr>
          <w:lang w:val="en-US"/>
        </w:rPr>
        <w:fldChar w:fldCharType="end"/>
      </w:r>
      <w:r>
        <w:rPr>
          <w:lang w:val="en-US"/>
        </w:rPr>
        <w:t xml:space="preserve">. The collected data can be used for different purposes, such as </w:t>
      </w:r>
      <w:ins w:id="66" w:author="Kohwalter" w:date="2013-08-21T15:19:00Z">
        <w:r w:rsidR="00341EE8">
          <w:rPr>
            <w:lang w:val="en-US"/>
          </w:rPr>
          <w:t xml:space="preserve">behavior </w:t>
        </w:r>
      </w:ins>
      <w:r>
        <w:rPr>
          <w:lang w:val="en-US"/>
        </w:rPr>
        <w:t>analy</w:t>
      </w:r>
      <w:ins w:id="67" w:author="Kohwalter" w:date="2013-08-21T15:20:00Z">
        <w:r w:rsidR="00341EE8">
          <w:rPr>
            <w:lang w:val="en-US"/>
          </w:rPr>
          <w:t>sis</w:t>
        </w:r>
      </w:ins>
      <w:del w:id="68" w:author="Kohwalter" w:date="2013-08-21T15:20:00Z">
        <w:r w:rsidDel="00341EE8">
          <w:rPr>
            <w:lang w:val="en-US"/>
          </w:rPr>
          <w:delText>zing behavior</w:delText>
        </w:r>
      </w:del>
      <w:r>
        <w:rPr>
          <w:lang w:val="en-US"/>
        </w:rPr>
        <w:t>, identifying strategies, detecting bugs, testing games, balancing the game experience, classifying users</w:t>
      </w:r>
      <w:r w:rsidR="00C36BEC">
        <w:rPr>
          <w:lang w:val="en-US"/>
        </w:rPr>
        <w:t>,</w:t>
      </w:r>
      <w:r>
        <w:rPr>
          <w:lang w:val="en-US"/>
        </w:rPr>
        <w:t xml:space="preserve"> and </w:t>
      </w:r>
      <w:r w:rsidR="000E1E51">
        <w:rPr>
          <w:lang w:val="en-US"/>
        </w:rPr>
        <w:t xml:space="preserve">even </w:t>
      </w:r>
      <w:r>
        <w:rPr>
          <w:lang w:val="en-US"/>
        </w:rPr>
        <w:t xml:space="preserve">understanding common behaviors. However, the analysis of the collected data can be challenging due </w:t>
      </w:r>
      <w:r w:rsidR="000E1E51">
        <w:rPr>
          <w:lang w:val="en-US"/>
        </w:rPr>
        <w:t>a huge amount of generated data</w:t>
      </w:r>
      <w:r>
        <w:rPr>
          <w:lang w:val="en-US"/>
        </w:rPr>
        <w:t>. Thus, data visualizations have become a promising solution for exploring and understanding game</w:t>
      </w:r>
      <w:r w:rsidR="000E1E51">
        <w:rPr>
          <w:lang w:val="en-US"/>
        </w:rPr>
        <w:t xml:space="preserve"> </w:t>
      </w:r>
      <w:del w:id="69" w:author="Kohwalter" w:date="2013-08-24T16:36:00Z">
        <w:r w:rsidR="000E1E51" w:rsidDel="0011055E">
          <w:rPr>
            <w:lang w:val="en-US"/>
          </w:rPr>
          <w:delText>flows</w:delText>
        </w:r>
      </w:del>
      <w:ins w:id="70" w:author="Kohwalter" w:date="2013-08-24T16:36:00Z">
        <w:r w:rsidR="0011055E">
          <w:rPr>
            <w:lang w:val="en-US"/>
          </w:rPr>
          <w:t>fluxes</w:t>
        </w:r>
      </w:ins>
      <w:r>
        <w:rPr>
          <w:lang w:val="en-US"/>
        </w:rPr>
        <w:t>.</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D57FFC">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D57FFC">
        <w:rPr>
          <w:lang w:val="en-US"/>
        </w:rPr>
        <w:fldChar w:fldCharType="separate"/>
      </w:r>
      <w:r w:rsidR="00214CC4" w:rsidRPr="00214CC4">
        <w:rPr>
          <w:rFonts w:cs="Times New Roman"/>
          <w:szCs w:val="24"/>
          <w:lang w:val="en-US"/>
        </w:rPr>
        <w:t xml:space="preserve">(LIU </w:t>
      </w:r>
      <w:r w:rsidR="00214CC4" w:rsidRPr="00214CC4">
        <w:rPr>
          <w:rFonts w:cs="Times New Roman"/>
          <w:i/>
          <w:iCs/>
          <w:szCs w:val="24"/>
          <w:lang w:val="en-US"/>
        </w:rPr>
        <w:t>et al.</w:t>
      </w:r>
      <w:r w:rsidR="00214CC4" w:rsidRPr="00214CC4">
        <w:rPr>
          <w:rFonts w:cs="Times New Roman"/>
          <w:szCs w:val="24"/>
          <w:lang w:val="en-US"/>
        </w:rPr>
        <w:t>, 2011)</w:t>
      </w:r>
      <w:r w:rsidR="00D57FFC">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D57FFC">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D57FFC">
        <w:rPr>
          <w:lang w:val="en-US"/>
        </w:rPr>
        <w:fldChar w:fldCharType="separate"/>
      </w:r>
      <w:r w:rsidR="00214CC4" w:rsidRPr="00214CC4">
        <w:rPr>
          <w:rFonts w:cs="Times New Roman"/>
          <w:lang w:val="en-US"/>
        </w:rPr>
        <w:t>(WALLNER, 2013)</w:t>
      </w:r>
      <w:r w:rsidR="00D57FFC">
        <w:rPr>
          <w:lang w:val="en-US"/>
        </w:rPr>
        <w:fldChar w:fldCharType="end"/>
      </w:r>
      <w:r>
        <w:rPr>
          <w:lang w:val="en-US"/>
        </w:rPr>
        <w:t xml:space="preserve">. For example, a common visualization method is heat map </w:t>
      </w:r>
      <w:r w:rsidR="00D57FFC">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D57FFC">
        <w:rPr>
          <w:lang w:val="en-US"/>
        </w:rPr>
        <w:fldChar w:fldCharType="separate"/>
      </w:r>
      <w:r w:rsidR="00214CC4" w:rsidRPr="00214CC4">
        <w:rPr>
          <w:rFonts w:cs="Times New Roman"/>
          <w:lang w:val="en-US"/>
        </w:rPr>
        <w:t>(DRACHEN; CANOSSA, 2009)</w:t>
      </w:r>
      <w:r w:rsidR="00D57FFC">
        <w:rPr>
          <w:lang w:val="en-US"/>
        </w:rPr>
        <w:fldChar w:fldCharType="end"/>
      </w:r>
      <w:r>
        <w:rPr>
          <w:lang w:val="en-US"/>
        </w:rPr>
        <w:t xml:space="preserve">, which uses colors in a two-dimensional map to reflect density of certain variables in particular locations of the game. Recently, </w:t>
      </w:r>
      <w:proofErr w:type="spellStart"/>
      <w:r w:rsidR="00D57FFC" w:rsidRPr="00D57FFC">
        <w:rPr>
          <w:i/>
          <w:lang w:val="en-US"/>
          <w:rPrChange w:id="71" w:author="Kohwalter" w:date="2013-08-21T15:20:00Z">
            <w:rPr>
              <w:lang w:val="en-US"/>
            </w:rPr>
          </w:rPrChange>
        </w:rPr>
        <w:t>BioWare</w:t>
      </w:r>
      <w:proofErr w:type="spellEnd"/>
      <w:ins w:id="72" w:author="Kohwalter" w:date="2013-08-21T15:21:00Z">
        <w:r w:rsidR="00341EE8">
          <w:rPr>
            <w:i/>
            <w:lang w:val="en-US"/>
          </w:rPr>
          <w:t>, a Canadian video game developer,</w:t>
        </w:r>
      </w:ins>
      <w:r>
        <w:rPr>
          <w:lang w:val="en-US"/>
        </w:rPr>
        <w:t xml:space="preserve"> used heat maps to analyze common bug locations </w:t>
      </w:r>
      <w:r w:rsidR="00D57FFC">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D57FFC">
        <w:rPr>
          <w:lang w:val="en-US"/>
        </w:rPr>
        <w:fldChar w:fldCharType="separate"/>
      </w:r>
      <w:r w:rsidR="00214CC4" w:rsidRPr="00214CC4">
        <w:rPr>
          <w:rFonts w:cs="Times New Roman"/>
          <w:lang w:val="en-US"/>
        </w:rPr>
        <w:t>(ZOELLER, 2010)</w:t>
      </w:r>
      <w:r w:rsidR="00D57FFC">
        <w:rPr>
          <w:lang w:val="en-US"/>
        </w:rPr>
        <w:fldChar w:fldCharType="end"/>
      </w:r>
      <w:r>
        <w:rPr>
          <w:lang w:val="en-US"/>
        </w:rPr>
        <w:t xml:space="preserve">, while </w:t>
      </w:r>
      <w:r w:rsidR="00D57FFC" w:rsidRPr="00D57FFC">
        <w:rPr>
          <w:i/>
          <w:lang w:val="en-US"/>
          <w:rPrChange w:id="73" w:author="Kohwalter" w:date="2013-08-21T15:20:00Z">
            <w:rPr>
              <w:lang w:val="en-US"/>
            </w:rPr>
          </w:rPrChange>
        </w:rPr>
        <w:t>Valve</w:t>
      </w:r>
      <w:r>
        <w:rPr>
          <w:lang w:val="en-US"/>
        </w:rPr>
        <w:t xml:space="preserve"> used heat maps to analyze multiplayer maps in Team Fortress 2 </w:t>
      </w:r>
      <w:r w:rsidR="00D57FFC">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D57FFC">
        <w:rPr>
          <w:lang w:val="en-US"/>
        </w:rPr>
        <w:fldChar w:fldCharType="separate"/>
      </w:r>
      <w:r w:rsidR="00214CC4" w:rsidRPr="00214CC4">
        <w:rPr>
          <w:rFonts w:cs="Times New Roman"/>
          <w:lang w:val="en-US"/>
        </w:rPr>
        <w:t>(AMBINDER, 2009)</w:t>
      </w:r>
      <w:r w:rsidR="00D57FFC">
        <w:rPr>
          <w:lang w:val="en-US"/>
        </w:rPr>
        <w:fldChar w:fldCharType="end"/>
      </w:r>
      <w:r>
        <w:rPr>
          <w:lang w:val="en-US"/>
        </w:rPr>
        <w:t xml:space="preserve">. Meanwhile, </w:t>
      </w:r>
      <w:proofErr w:type="spellStart"/>
      <w:r w:rsidR="00D57FFC" w:rsidRPr="00D57FFC">
        <w:rPr>
          <w:i/>
          <w:lang w:val="en-US"/>
          <w:rPrChange w:id="74" w:author="Kohwalter" w:date="2013-08-21T15:20:00Z">
            <w:rPr>
              <w:lang w:val="en-US"/>
            </w:rPr>
          </w:rPrChange>
        </w:rPr>
        <w:t>Bungie</w:t>
      </w:r>
      <w:proofErr w:type="spellEnd"/>
      <w:r>
        <w:rPr>
          <w:lang w:val="en-US"/>
        </w:rPr>
        <w:t xml:space="preserve"> and </w:t>
      </w:r>
      <w:r w:rsidR="00D57FFC" w:rsidRPr="00D57FFC">
        <w:rPr>
          <w:i/>
          <w:lang w:val="en-US"/>
          <w:rPrChange w:id="75" w:author="Kohwalter" w:date="2013-08-21T15:20:00Z">
            <w:rPr>
              <w:lang w:val="en-US"/>
            </w:rPr>
          </w:rPrChange>
        </w:rPr>
        <w:t>Microsoft</w:t>
      </w:r>
      <w:r>
        <w:rPr>
          <w:lang w:val="en-US"/>
        </w:rPr>
        <w:t xml:space="preserve"> used heat maps to determine common places where players died in </w:t>
      </w:r>
      <w:r w:rsidR="00D57FFC" w:rsidRPr="00D57FFC">
        <w:rPr>
          <w:i/>
          <w:lang w:val="en-US"/>
          <w:rPrChange w:id="76" w:author="Kohwalter" w:date="2013-08-21T15:20:00Z">
            <w:rPr>
              <w:lang w:val="en-US"/>
            </w:rPr>
          </w:rPrChange>
        </w:rPr>
        <w:t>Halo 3</w:t>
      </w:r>
      <w:r>
        <w:rPr>
          <w:lang w:val="en-US"/>
        </w:rPr>
        <w:t xml:space="preserve"> </w:t>
      </w:r>
      <w:r w:rsidR="00D57FFC">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D57FFC">
        <w:rPr>
          <w:lang w:val="en-US"/>
        </w:rPr>
        <w:fldChar w:fldCharType="separate"/>
      </w:r>
      <w:r w:rsidR="00214CC4" w:rsidRPr="00214CC4">
        <w:rPr>
          <w:rFonts w:cs="Times New Roman"/>
          <w:lang w:val="en-US"/>
        </w:rPr>
        <w:t>(ROMERO, 2008; THOMPSON, CLIVE, 2007)</w:t>
      </w:r>
      <w:r w:rsidR="00D57FFC">
        <w:rPr>
          <w:lang w:val="en-US"/>
        </w:rPr>
        <w:fldChar w:fldCharType="end"/>
      </w:r>
      <w:r>
        <w:rPr>
          <w:lang w:val="en-US"/>
        </w:rPr>
        <w:t xml:space="preserve">. </w:t>
      </w:r>
      <w:r w:rsidR="00D57FFC">
        <w:rPr>
          <w:lang w:val="en-US"/>
        </w:rPr>
        <w:fldChar w:fldCharType="begin"/>
      </w:r>
      <w:r>
        <w:rPr>
          <w:lang w:val="en-US"/>
        </w:rPr>
        <w:instrText xml:space="preserve"> REF _Ref360198286 \h </w:instrText>
      </w:r>
      <w:r w:rsidR="00D57FFC">
        <w:rPr>
          <w:lang w:val="en-US"/>
        </w:rPr>
      </w:r>
      <w:r w:rsidR="00D57FFC">
        <w:rPr>
          <w:lang w:val="en-US"/>
        </w:rPr>
        <w:fldChar w:fldCharType="separate"/>
      </w:r>
      <w:ins w:id="77" w:author="Kohwalter" w:date="2013-08-28T14:25:00Z">
        <w:r w:rsidR="002019AD" w:rsidRPr="002E523F">
          <w:rPr>
            <w:lang w:val="en-US"/>
          </w:rPr>
          <w:t xml:space="preserve">Figure </w:t>
        </w:r>
        <w:r w:rsidR="002019AD">
          <w:rPr>
            <w:noProof/>
            <w:lang w:val="en-US"/>
          </w:rPr>
          <w:t>1</w:t>
        </w:r>
      </w:ins>
      <w:del w:id="78" w:author="Kohwalter" w:date="2013-08-28T14:25:00Z">
        <w:r w:rsidR="007028C8" w:rsidRPr="002E523F" w:rsidDel="002019AD">
          <w:rPr>
            <w:lang w:val="en-US"/>
          </w:rPr>
          <w:delText xml:space="preserve">Figure </w:delText>
        </w:r>
        <w:r w:rsidR="007028C8" w:rsidDel="002019AD">
          <w:rPr>
            <w:noProof/>
            <w:lang w:val="en-US"/>
          </w:rPr>
          <w:delText>1</w:delText>
        </w:r>
      </w:del>
      <w:r w:rsidR="00D57FFC">
        <w:rPr>
          <w:lang w:val="en-US"/>
        </w:rPr>
        <w:fldChar w:fldCharType="end"/>
      </w:r>
      <w:r>
        <w:rPr>
          <w:lang w:val="en-US"/>
        </w:rPr>
        <w:t xml:space="preserve"> illustrates an example of heat</w:t>
      </w:r>
      <w:r w:rsidR="00C36BEC">
        <w:rPr>
          <w:lang w:val="en-US"/>
        </w:rPr>
        <w:t xml:space="preserve"> </w:t>
      </w:r>
      <w:r>
        <w:rPr>
          <w:lang w:val="en-US"/>
        </w:rPr>
        <w:t xml:space="preserve">map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r w:rsidR="00E96735">
        <w:rPr>
          <w:lang w:val="en-US"/>
        </w:rPr>
        <w:t xml:space="preserve">Another approach similar to heat maps was proposed by NASCIMENTO </w:t>
      </w:r>
      <w:r w:rsidR="00D57FFC">
        <w:rPr>
          <w:lang w:val="en-US"/>
        </w:rPr>
        <w:fldChar w:fldCharType="begin"/>
      </w:r>
      <w:r w:rsidR="00034443">
        <w:rPr>
          <w:lang w:val="en-US"/>
        </w:rPr>
        <w:instrText xml:space="preserve"> ADDIN ZOTERO_ITEM {"citationID":"cLftrLm1","properties":{"formattedCitation":"(2010)","plainCitation":"(2010)"},"citationItems":[{"id":248,"uris":["http://zotero.org/users/1122386/items/6WK3J6XX"],"uri":["http://zotero.org/users/1122386/items/6WK3J6XX"],"suppress-author":true}]} </w:instrText>
      </w:r>
      <w:r w:rsidR="00D57FFC">
        <w:rPr>
          <w:lang w:val="en-US"/>
        </w:rPr>
        <w:fldChar w:fldCharType="separate"/>
      </w:r>
      <w:r w:rsidR="00034443" w:rsidRPr="00034443">
        <w:rPr>
          <w:rFonts w:cs="Times New Roman"/>
          <w:lang w:val="en-US"/>
        </w:rPr>
        <w:t>(2010)</w:t>
      </w:r>
      <w:r w:rsidR="00D57FFC">
        <w:rPr>
          <w:lang w:val="en-US"/>
        </w:rPr>
        <w:fldChar w:fldCharType="end"/>
      </w:r>
      <w:r w:rsidR="00E96735" w:rsidRPr="00E96735">
        <w:rPr>
          <w:lang w:val="en-US"/>
        </w:rPr>
        <w:t xml:space="preserve"> </w:t>
      </w:r>
      <w:r w:rsidR="00E96735">
        <w:rPr>
          <w:lang w:val="en-US"/>
        </w:rPr>
        <w:t>, where it renders trail lines in the game map to represent paths taken by characters in the environment.</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D57FFC">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D57FFC">
        <w:rPr>
          <w:lang w:val="en-US"/>
        </w:rPr>
        <w:fldChar w:fldCharType="separate"/>
      </w:r>
      <w:r w:rsidR="00214CC4" w:rsidRPr="00214CC4">
        <w:rPr>
          <w:rFonts w:cs="Times New Roman"/>
          <w:lang w:val="en-US"/>
        </w:rPr>
        <w:t>(FULLERTON; SWAIN, 2008)</w:t>
      </w:r>
      <w:r w:rsidR="00D57FFC">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D57FFC">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D57FFC">
        <w:rPr>
          <w:lang w:val="en-US"/>
        </w:rPr>
        <w:fldChar w:fldCharType="separate"/>
      </w:r>
      <w:r w:rsidR="00214CC4" w:rsidRPr="00214CC4">
        <w:rPr>
          <w:rFonts w:cs="Times New Roman"/>
          <w:lang w:val="en-US"/>
        </w:rPr>
        <w:t>(2007)</w:t>
      </w:r>
      <w:r w:rsidR="00D57FFC">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D57FFC">
        <w:rPr>
          <w:lang w:val="en-US"/>
        </w:rPr>
        <w:fldChar w:fldCharType="begin"/>
      </w:r>
      <w:r w:rsidR="00214CC4">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D57FFC">
        <w:rPr>
          <w:lang w:val="en-US"/>
        </w:rPr>
        <w:fldChar w:fldCharType="separate"/>
      </w:r>
      <w:r w:rsidR="00214CC4" w:rsidRPr="00214CC4">
        <w:rPr>
          <w:rFonts w:cs="Times New Roman"/>
          <w:szCs w:val="24"/>
          <w:lang w:val="en-US"/>
        </w:rPr>
        <w:t xml:space="preserve">(HOOBLER </w:t>
      </w:r>
      <w:r w:rsidR="00214CC4" w:rsidRPr="00214CC4">
        <w:rPr>
          <w:rFonts w:cs="Times New Roman"/>
          <w:i/>
          <w:iCs/>
          <w:szCs w:val="24"/>
          <w:lang w:val="en-US"/>
        </w:rPr>
        <w:t>et al.</w:t>
      </w:r>
      <w:r w:rsidR="00214CC4" w:rsidRPr="00214CC4">
        <w:rPr>
          <w:rFonts w:cs="Times New Roman"/>
          <w:szCs w:val="24"/>
          <w:lang w:val="en-US"/>
        </w:rPr>
        <w:t>, 2004)</w:t>
      </w:r>
      <w:r w:rsidR="00D57FFC">
        <w:rPr>
          <w:lang w:val="en-US"/>
        </w:rPr>
        <w:fldChar w:fldCharType="end"/>
      </w:r>
      <w:r>
        <w:rPr>
          <w:lang w:val="en-US"/>
        </w:rPr>
        <w:t xml:space="preserve"> and identify player behaviors </w:t>
      </w:r>
      <w:r w:rsidR="00D57FFC">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D57FFC">
        <w:rPr>
          <w:lang w:val="en-US"/>
        </w:rPr>
        <w:fldChar w:fldCharType="separate"/>
      </w:r>
      <w:r w:rsidR="00214CC4" w:rsidRPr="00214CC4">
        <w:rPr>
          <w:rFonts w:cs="Times New Roman"/>
          <w:lang w:val="en-US"/>
        </w:rPr>
        <w:t>(DIXIT; YOUNGBLOOD, 2008)</w:t>
      </w:r>
      <w:r w:rsidR="00D57FFC">
        <w:rPr>
          <w:lang w:val="en-US"/>
        </w:rPr>
        <w:fldChar w:fldCharType="end"/>
      </w:r>
      <w:r>
        <w:rPr>
          <w:lang w:val="en-US"/>
        </w:rPr>
        <w:t>.</w:t>
      </w:r>
    </w:p>
    <w:p w:rsidR="00E96735" w:rsidRPr="00FA6DA8" w:rsidRDefault="00E96735" w:rsidP="00E96735">
      <w:pPr>
        <w:keepNext/>
        <w:framePr w:hSpace="187" w:wrap="around" w:hAnchor="text" w:yAlign="top"/>
        <w:ind w:firstLine="0"/>
        <w:jc w:val="center"/>
        <w:rPr>
          <w:lang w:val="en-US"/>
        </w:rPr>
      </w:pPr>
      <w:r>
        <w:rPr>
          <w:noProof/>
          <w:lang w:val="en-US"/>
        </w:rPr>
        <w:lastRenderedPageBreak/>
        <w:drawing>
          <wp:inline distT="0" distB="0" distL="0" distR="0">
            <wp:extent cx="4019550" cy="465829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E96735" w:rsidRPr="002E523F" w:rsidRDefault="00E96735" w:rsidP="00E96735">
      <w:pPr>
        <w:pStyle w:val="Caption"/>
        <w:framePr w:hSpace="187" w:wrap="around" w:hAnchor="text" w:yAlign="top"/>
        <w:ind w:firstLine="0"/>
        <w:rPr>
          <w:lang w:val="en-US"/>
        </w:rPr>
      </w:pPr>
      <w:bookmarkStart w:id="79" w:name="_Ref360198286"/>
      <w:bookmarkStart w:id="80" w:name="_Toc365125907"/>
      <w:r w:rsidRPr="002E523F">
        <w:rPr>
          <w:lang w:val="en-US"/>
        </w:rPr>
        <w:t xml:space="preserve">Figure </w:t>
      </w:r>
      <w:r w:rsidR="00D57FFC">
        <w:fldChar w:fldCharType="begin"/>
      </w:r>
      <w:r w:rsidRPr="002E523F">
        <w:rPr>
          <w:lang w:val="en-US"/>
        </w:rPr>
        <w:instrText xml:space="preserve"> SEQ Figure \* ARABIC </w:instrText>
      </w:r>
      <w:r w:rsidR="00D57FFC">
        <w:fldChar w:fldCharType="separate"/>
      </w:r>
      <w:r w:rsidR="002019AD">
        <w:rPr>
          <w:noProof/>
          <w:lang w:val="en-US"/>
        </w:rPr>
        <w:t>1</w:t>
      </w:r>
      <w:r w:rsidR="00D57FFC">
        <w:fldChar w:fldCharType="end"/>
      </w:r>
      <w:bookmarkEnd w:id="79"/>
      <w:r w:rsidRPr="002E523F">
        <w:rPr>
          <w:lang w:val="en-US"/>
        </w:rPr>
        <w:t xml:space="preserve">: </w:t>
      </w:r>
      <w:r>
        <w:rPr>
          <w:lang w:val="en-US"/>
        </w:rPr>
        <w:t>A heat map representing s</w:t>
      </w:r>
      <w:r w:rsidRPr="002E523F">
        <w:rPr>
          <w:lang w:val="en-US"/>
        </w:rPr>
        <w:t>hotgun kills on Gears of Wars 2</w:t>
      </w:r>
      <w:r>
        <w:rPr>
          <w:lang w:val="en-US"/>
        </w:rPr>
        <w:t>.</w:t>
      </w:r>
      <w:bookmarkEnd w:id="80"/>
    </w:p>
    <w:p w:rsidR="0056715F" w:rsidRDefault="000E1E51" w:rsidP="0056715F">
      <w:pPr>
        <w:rPr>
          <w:lang w:val="en-US"/>
        </w:rPr>
      </w:pPr>
      <w:r>
        <w:rPr>
          <w:lang w:val="en-US"/>
        </w:rPr>
        <w:t>This</w:t>
      </w:r>
      <w:r w:rsidR="0056715F">
        <w:rPr>
          <w:lang w:val="en-US"/>
        </w:rPr>
        <w:t xml:space="preserve"> chapter </w:t>
      </w:r>
      <w:r>
        <w:rPr>
          <w:lang w:val="en-US"/>
        </w:rPr>
        <w:t>describes</w:t>
      </w:r>
      <w:r w:rsidR="0056715F">
        <w:rPr>
          <w:lang w:val="en-US"/>
        </w:rPr>
        <w:t xml:space="preserve"> some approaches related to game </w:t>
      </w:r>
      <w:ins w:id="81" w:author="Kohwalter" w:date="2013-08-24T16:36:00Z">
        <w:r w:rsidR="0011055E">
          <w:rPr>
            <w:lang w:val="en-US"/>
          </w:rPr>
          <w:t>flux</w:t>
        </w:r>
      </w:ins>
      <w:del w:id="82" w:author="Kohwalter" w:date="2013-08-24T16:36:00Z">
        <w:r w:rsidR="0056715F" w:rsidDel="0011055E">
          <w:rPr>
            <w:lang w:val="en-US"/>
          </w:rPr>
          <w:delText>flow</w:delText>
        </w:r>
      </w:del>
      <w:r w:rsidR="0056715F">
        <w:rPr>
          <w:lang w:val="en-US"/>
        </w:rPr>
        <w:t xml:space="preserve"> analysis, outlining techniques for data logging and </w:t>
      </w:r>
      <w:r w:rsidR="00E96735">
        <w:rPr>
          <w:lang w:val="en-US"/>
        </w:rPr>
        <w:t xml:space="preserve">data </w:t>
      </w:r>
      <w:r w:rsidR="0056715F">
        <w:rPr>
          <w:lang w:val="en-US"/>
        </w:rPr>
        <w:t xml:space="preserve">visualizations. The criterion used for selecting the approaches is similar to snowballing sample </w:t>
      </w:r>
      <w:r w:rsidR="00D57FFC">
        <w:rPr>
          <w:lang w:val="en-US"/>
        </w:rPr>
        <w:fldChar w:fldCharType="begin"/>
      </w:r>
      <w:r w:rsidR="0056715F">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D57FFC">
        <w:rPr>
          <w:lang w:val="en-US"/>
        </w:rPr>
        <w:fldChar w:fldCharType="separate"/>
      </w:r>
      <w:r w:rsidR="00214CC4" w:rsidRPr="00214CC4">
        <w:rPr>
          <w:rFonts w:cs="Times New Roman"/>
          <w:lang w:val="en-US"/>
        </w:rPr>
        <w:t>(GOODMAN, 1961)</w:t>
      </w:r>
      <w:r w:rsidR="00D57FFC">
        <w:rPr>
          <w:lang w:val="en-US"/>
        </w:rPr>
        <w:fldChar w:fldCharType="end"/>
      </w:r>
      <w:r w:rsidR="0056715F">
        <w:rPr>
          <w:lang w:val="en-US"/>
        </w:rPr>
        <w:t xml:space="preserve">. The sampling procedure 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w:t>
      </w:r>
      <w:ins w:id="83" w:author="Kohwalter" w:date="2013-08-21T15:22:00Z">
        <w:r w:rsidR="00341EE8">
          <w:rPr>
            <w:lang w:val="en-US"/>
          </w:rPr>
          <w:t xml:space="preserve">the Play-Graph, </w:t>
        </w:r>
      </w:ins>
      <w:r>
        <w:rPr>
          <w:lang w:val="en-US"/>
        </w:rPr>
        <w:t xml:space="preserve">a recent research that displays </w:t>
      </w:r>
      <w:proofErr w:type="spellStart"/>
      <w:r>
        <w:rPr>
          <w:lang w:val="en-US"/>
        </w:rPr>
        <w:t>gameplay</w:t>
      </w:r>
      <w:proofErr w:type="spellEnd"/>
      <w:r>
        <w:rPr>
          <w:lang w:val="en-US"/>
        </w:rPr>
        <w:t xml:space="preserve"> data by using graphs </w:t>
      </w:r>
      <w:r w:rsidR="00D57FFC">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D57FFC">
        <w:rPr>
          <w:lang w:val="en-US"/>
        </w:rPr>
        <w:fldChar w:fldCharType="separate"/>
      </w:r>
      <w:r w:rsidR="00214CC4" w:rsidRPr="00214CC4">
        <w:rPr>
          <w:rFonts w:cs="Times New Roman"/>
          <w:lang w:val="en-US"/>
        </w:rPr>
        <w:t>(WALLNER, 2013)</w:t>
      </w:r>
      <w:r w:rsidR="00D57FFC">
        <w:rPr>
          <w:lang w:val="en-US"/>
        </w:rPr>
        <w:fldChar w:fldCharType="end"/>
      </w:r>
      <w:r>
        <w:rPr>
          <w:lang w:val="en-US"/>
        </w:rPr>
        <w:t xml:space="preserve">. From the seed we obtained another graph based visualization </w:t>
      </w:r>
      <w:r w:rsidR="00D57FFC">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D57FFC">
        <w:rPr>
          <w:lang w:val="en-US"/>
        </w:rPr>
        <w:fldChar w:fldCharType="separate"/>
      </w:r>
      <w:r w:rsidR="00214CC4" w:rsidRPr="00214CC4">
        <w:rPr>
          <w:rFonts w:cs="Times New Roman"/>
          <w:lang w:val="en-US"/>
        </w:rPr>
        <w:t>(WALLNER; KRIGLSTEIN, 2012)</w:t>
      </w:r>
      <w:r w:rsidR="00D57FFC">
        <w:rPr>
          <w:lang w:val="en-US"/>
        </w:rPr>
        <w:fldChar w:fldCharType="end"/>
      </w:r>
      <w:r>
        <w:rPr>
          <w:lang w:val="en-US"/>
        </w:rPr>
        <w:t xml:space="preserve"> and an approach that combines behavioral and contextual data visualization </w:t>
      </w:r>
      <w:r w:rsidR="00D57FFC">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D57FFC">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D57FFC">
        <w:rPr>
          <w:lang w:val="en-US"/>
        </w:rPr>
        <w:fldChar w:fldCharType="end"/>
      </w:r>
      <w:r>
        <w:rPr>
          <w:lang w:val="en-US"/>
        </w:rPr>
        <w:t xml:space="preserve">. From these, we selected another approach for understanding player behavior </w:t>
      </w:r>
      <w:r w:rsidR="00D57FFC">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D57FFC">
        <w:rPr>
          <w:lang w:val="en-US"/>
        </w:rPr>
        <w:fldChar w:fldCharType="separate"/>
      </w:r>
      <w:r w:rsidR="00214CC4" w:rsidRPr="00214CC4">
        <w:rPr>
          <w:rFonts w:cs="Times New Roman"/>
          <w:lang w:val="en-US"/>
        </w:rPr>
        <w:t>(DIXIT; YOUNGBLOOD, 2008)</w:t>
      </w:r>
      <w:r w:rsidR="00D57FFC">
        <w:rPr>
          <w:lang w:val="en-US"/>
        </w:rPr>
        <w:fldChar w:fldCharType="end"/>
      </w:r>
      <w:r>
        <w:rPr>
          <w:lang w:val="en-US"/>
        </w:rPr>
        <w:t>, however we do not describe it on this chapter because it focus on visual representations of movement behavior (</w:t>
      </w:r>
      <w:r w:rsidR="00D57FFC" w:rsidRPr="00D57FFC">
        <w:rPr>
          <w:i/>
          <w:lang w:val="en-US"/>
          <w:rPrChange w:id="84" w:author="Kohwalter" w:date="2013-08-21T15:22:00Z">
            <w:rPr>
              <w:lang w:val="en-US"/>
            </w:rPr>
          </w:rPrChange>
        </w:rPr>
        <w:t>i.e.</w:t>
      </w:r>
      <w:r>
        <w:rPr>
          <w:lang w:val="en-US"/>
        </w:rPr>
        <w:t xml:space="preserve"> walking, jumping, and pirouettes) to overcome obstacles in the environment. </w:t>
      </w:r>
      <w:r>
        <w:rPr>
          <w:lang w:val="en-US"/>
        </w:rPr>
        <w:lastRenderedPageBreak/>
        <w:t xml:space="preserve">Nevertheless, from that approach we selected the last one, which proposes a framework for </w:t>
      </w:r>
      <w:proofErr w:type="spellStart"/>
      <w:r>
        <w:rPr>
          <w:lang w:val="en-US"/>
        </w:rPr>
        <w:t>gameplay</w:t>
      </w:r>
      <w:proofErr w:type="spellEnd"/>
      <w:r>
        <w:rPr>
          <w:lang w:val="en-US"/>
        </w:rPr>
        <w:t xml:space="preserve"> data logging </w:t>
      </w:r>
      <w:r w:rsidR="00D57FFC">
        <w:rPr>
          <w:lang w:val="en-US"/>
        </w:rPr>
        <w:fldChar w:fldCharType="begin"/>
      </w:r>
      <w:r w:rsidR="00214CC4">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D57FFC">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2007)</w:t>
      </w:r>
      <w:r w:rsidR="00D57FFC">
        <w:rPr>
          <w:lang w:val="en-US"/>
        </w:rPr>
        <w:fldChar w:fldCharType="end"/>
      </w:r>
      <w:r>
        <w:rPr>
          <w:lang w:val="en-US"/>
        </w:rPr>
        <w:t>.</w:t>
      </w:r>
    </w:p>
    <w:p w:rsidR="0056715F" w:rsidRPr="00E07218" w:rsidRDefault="0056715F" w:rsidP="0056715F">
      <w:pPr>
        <w:rPr>
          <w:lang w:val="en-US"/>
        </w:rPr>
      </w:pPr>
      <w:r>
        <w:rPr>
          <w:lang w:val="en-US"/>
        </w:rPr>
        <w:t xml:space="preserve">This chapter is organized as follows: Section </w:t>
      </w:r>
      <w:r w:rsidR="00D57FFC">
        <w:rPr>
          <w:lang w:val="en-US"/>
        </w:rPr>
        <w:fldChar w:fldCharType="begin"/>
      </w:r>
      <w:r w:rsidR="0091160A">
        <w:rPr>
          <w:lang w:val="en-US"/>
        </w:rPr>
        <w:instrText xml:space="preserve"> REF _Ref361923252 \r \h </w:instrText>
      </w:r>
      <w:r w:rsidR="00D57FFC">
        <w:rPr>
          <w:lang w:val="en-US"/>
        </w:rPr>
      </w:r>
      <w:r w:rsidR="00D57FFC">
        <w:rPr>
          <w:lang w:val="en-US"/>
        </w:rPr>
        <w:fldChar w:fldCharType="separate"/>
      </w:r>
      <w:r w:rsidR="002019AD">
        <w:rPr>
          <w:lang w:val="en-US"/>
        </w:rPr>
        <w:t>2.2</w:t>
      </w:r>
      <w:r w:rsidR="00D57FFC">
        <w:rPr>
          <w:lang w:val="en-US"/>
        </w:rPr>
        <w:fldChar w:fldCharType="end"/>
      </w:r>
      <w:r w:rsidR="0091160A">
        <w:rPr>
          <w:lang w:val="en-US"/>
        </w:rPr>
        <w:t xml:space="preserve"> </w:t>
      </w:r>
      <w:r>
        <w:rPr>
          <w:lang w:val="en-US"/>
        </w:rPr>
        <w:t xml:space="preserve">describes a </w:t>
      </w:r>
      <w:proofErr w:type="spellStart"/>
      <w:r>
        <w:rPr>
          <w:lang w:val="en-US"/>
        </w:rPr>
        <w:t>gameplay</w:t>
      </w:r>
      <w:proofErr w:type="spellEnd"/>
      <w:r>
        <w:rPr>
          <w:lang w:val="en-US"/>
        </w:rPr>
        <w:t xml:space="preserve"> data logging framework proposed by Microsoft. Section </w:t>
      </w:r>
      <w:r w:rsidR="00D57FFC">
        <w:rPr>
          <w:lang w:val="en-US"/>
        </w:rPr>
        <w:fldChar w:fldCharType="begin"/>
      </w:r>
      <w:r>
        <w:rPr>
          <w:lang w:val="en-US"/>
        </w:rPr>
        <w:instrText xml:space="preserve"> REF _Ref360193835 \r \h </w:instrText>
      </w:r>
      <w:r w:rsidR="00D57FFC">
        <w:rPr>
          <w:lang w:val="en-US"/>
        </w:rPr>
      </w:r>
      <w:r w:rsidR="00D57FFC">
        <w:rPr>
          <w:lang w:val="en-US"/>
        </w:rPr>
        <w:fldChar w:fldCharType="separate"/>
      </w:r>
      <w:r w:rsidR="002019AD">
        <w:rPr>
          <w:lang w:val="en-US"/>
        </w:rPr>
        <w:t>2.3</w:t>
      </w:r>
      <w:r w:rsidR="00D57FFC">
        <w:rPr>
          <w:lang w:val="en-US"/>
        </w:rPr>
        <w:fldChar w:fldCharType="end"/>
      </w:r>
      <w:r>
        <w:rPr>
          <w:lang w:val="en-US"/>
        </w:rPr>
        <w:t xml:space="preserve"> describes an approach for player behavior analysis using contextual data. Section </w:t>
      </w:r>
      <w:r w:rsidR="00D57FFC">
        <w:rPr>
          <w:lang w:val="en-US"/>
        </w:rPr>
        <w:fldChar w:fldCharType="begin"/>
      </w:r>
      <w:r>
        <w:rPr>
          <w:lang w:val="en-US"/>
        </w:rPr>
        <w:instrText xml:space="preserve"> REF _Ref360193890 \r \h </w:instrText>
      </w:r>
      <w:r w:rsidR="00D57FFC">
        <w:rPr>
          <w:lang w:val="en-US"/>
        </w:rPr>
      </w:r>
      <w:r w:rsidR="00D57FFC">
        <w:rPr>
          <w:lang w:val="en-US"/>
        </w:rPr>
        <w:fldChar w:fldCharType="separate"/>
      </w:r>
      <w:r w:rsidR="002019AD">
        <w:rPr>
          <w:lang w:val="en-US"/>
        </w:rPr>
        <w:t>2.4</w:t>
      </w:r>
      <w:r w:rsidR="00D57FFC">
        <w:rPr>
          <w:lang w:val="en-US"/>
        </w:rPr>
        <w:fldChar w:fldCharType="end"/>
      </w:r>
      <w:r>
        <w:rPr>
          <w:lang w:val="en-US"/>
        </w:rPr>
        <w:t xml:space="preserve"> and </w:t>
      </w:r>
      <w:r w:rsidR="00D57FFC">
        <w:rPr>
          <w:lang w:val="en-US"/>
        </w:rPr>
        <w:fldChar w:fldCharType="begin"/>
      </w:r>
      <w:r>
        <w:rPr>
          <w:lang w:val="en-US"/>
        </w:rPr>
        <w:instrText xml:space="preserve"> REF _Ref360193897 \r \h </w:instrText>
      </w:r>
      <w:r w:rsidR="00D57FFC">
        <w:rPr>
          <w:lang w:val="en-US"/>
        </w:rPr>
      </w:r>
      <w:r w:rsidR="00D57FFC">
        <w:rPr>
          <w:lang w:val="en-US"/>
        </w:rPr>
        <w:fldChar w:fldCharType="separate"/>
      </w:r>
      <w:r w:rsidR="002019AD">
        <w:rPr>
          <w:lang w:val="en-US"/>
        </w:rPr>
        <w:t>2.5</w:t>
      </w:r>
      <w:r w:rsidR="00D57FFC">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D57FFC">
        <w:rPr>
          <w:lang w:val="en-US"/>
        </w:rPr>
        <w:fldChar w:fldCharType="begin"/>
      </w:r>
      <w:r>
        <w:rPr>
          <w:lang w:val="en-US"/>
        </w:rPr>
        <w:instrText xml:space="preserve"> REF _Ref360194010 \r \h </w:instrText>
      </w:r>
      <w:r w:rsidR="00D57FFC">
        <w:rPr>
          <w:lang w:val="en-US"/>
        </w:rPr>
      </w:r>
      <w:r w:rsidR="00D57FFC">
        <w:rPr>
          <w:lang w:val="en-US"/>
        </w:rPr>
        <w:fldChar w:fldCharType="separate"/>
      </w:r>
      <w:r w:rsidR="002019AD">
        <w:rPr>
          <w:lang w:val="en-US"/>
        </w:rPr>
        <w:t>2.7</w:t>
      </w:r>
      <w:r w:rsidR="00D57FFC">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85" w:name="_Ref361923252"/>
      <w:bookmarkStart w:id="86" w:name="_Toc365125952"/>
      <w:r>
        <w:rPr>
          <w:lang w:val="en-US"/>
        </w:rPr>
        <w:t>Gameplay Visualization Manifesto</w:t>
      </w:r>
      <w:bookmarkEnd w:id="85"/>
      <w:bookmarkEnd w:id="86"/>
    </w:p>
    <w:p w:rsidR="0056715F" w:rsidRDefault="0056715F" w:rsidP="0056715F">
      <w:pPr>
        <w:rPr>
          <w:lang w:val="en-US"/>
        </w:rPr>
      </w:pPr>
      <w:proofErr w:type="spellStart"/>
      <w:r>
        <w:rPr>
          <w:lang w:val="en-US"/>
        </w:rPr>
        <w:t>Joslin</w:t>
      </w:r>
      <w:proofErr w:type="spellEnd"/>
      <w:r>
        <w:rPr>
          <w:lang w:val="en-US"/>
        </w:rPr>
        <w:t xml:space="preserve"> </w:t>
      </w:r>
      <w:r w:rsidR="00D57FFC">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D57FFC">
        <w:rPr>
          <w:lang w:val="en-US"/>
        </w:rPr>
        <w:fldChar w:fldCharType="separate"/>
      </w:r>
      <w:r w:rsidR="00214CC4" w:rsidRPr="00214CC4">
        <w:rPr>
          <w:rFonts w:cs="Times New Roman"/>
          <w:lang w:val="en-US"/>
        </w:rPr>
        <w:t>(2007)</w:t>
      </w:r>
      <w:r w:rsidR="00D57FFC">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w:t>
      </w:r>
      <w:r w:rsidR="00D50FA6">
        <w:rPr>
          <w:lang w:val="en-US"/>
        </w:rPr>
        <w:t xml:space="preserve"> relevant</w:t>
      </w:r>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w:t>
      </w:r>
      <w:ins w:id="87" w:author="Kohwalter" w:date="2013-08-24T16:36:00Z">
        <w:r w:rsidR="0011055E">
          <w:rPr>
            <w:lang w:val="en-US"/>
          </w:rPr>
          <w:t>flux</w:t>
        </w:r>
      </w:ins>
      <w:del w:id="88" w:author="Kohwalter" w:date="2013-08-24T16:36:00Z">
        <w:r w:rsidDel="0011055E">
          <w:rPr>
            <w:lang w:val="en-US"/>
          </w:rPr>
          <w:delText>flow</w:delText>
        </w:r>
      </w:del>
      <w:r>
        <w:rPr>
          <w:lang w:val="en-US"/>
        </w:rPr>
        <w:t xml:space="preserve">.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r w:rsidR="00D50FA6">
        <w:rPr>
          <w:lang w:val="en-US"/>
        </w:rPr>
        <w:t>, such as logging</w:t>
      </w:r>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w:t>
      </w:r>
      <w:r>
        <w:rPr>
          <w:lang w:val="en-US"/>
        </w:rPr>
        <w:lastRenderedPageBreak/>
        <w:t>game data for debugging purposes. Lastly, the player interface allows</w:t>
      </w:r>
      <w:ins w:id="89" w:author="Kohwalter" w:date="2013-08-21T15:23:00Z">
        <w:r w:rsidR="00341EE8">
          <w:rPr>
            <w:lang w:val="en-US"/>
          </w:rPr>
          <w:t xml:space="preserve"> for</w:t>
        </w:r>
      </w:ins>
      <w:r>
        <w:rPr>
          <w:lang w:val="en-US"/>
        </w:rPr>
        <w:t xml:space="preserve"> players to provide feedback on various aspects of the game by reporting their experience. This interface is integrated with the game and periodically asks questions to the testers about their impressions 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w:t>
      </w:r>
      <w:r w:rsidR="0044456B">
        <w:rPr>
          <w:lang w:val="en-US"/>
        </w:rPr>
        <w:t xml:space="preserve">in order to </w:t>
      </w:r>
      <w:r>
        <w:rPr>
          <w:lang w:val="en-US"/>
        </w:rPr>
        <w:t xml:space="preserve">increase efficiency in </w:t>
      </w:r>
      <w:proofErr w:type="spellStart"/>
      <w:r>
        <w:rPr>
          <w:lang w:val="en-US"/>
        </w:rPr>
        <w:t>gameplay</w:t>
      </w:r>
      <w:proofErr w:type="spellEnd"/>
      <w:r>
        <w:rPr>
          <w:lang w:val="en-US"/>
        </w:rPr>
        <w:t xml:space="preserve"> verification process,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w:t>
      </w:r>
      <w:r w:rsidR="00D57FFC" w:rsidRPr="00D57FFC">
        <w:rPr>
          <w:i/>
          <w:lang w:val="en-US"/>
          <w:rPrChange w:id="90" w:author="Kohwalter" w:date="2013-08-21T15:23:00Z">
            <w:rPr>
              <w:lang w:val="en-US"/>
            </w:rPr>
          </w:rPrChange>
        </w:rPr>
        <w:t>i.e.</w:t>
      </w:r>
      <w:r>
        <w:rPr>
          <w:lang w:val="en-US"/>
        </w:rPr>
        <w:t xml:space="preserve"> crafting and fighting), item usage (</w:t>
      </w:r>
      <w:r w:rsidR="00D57FFC" w:rsidRPr="00D57FFC">
        <w:rPr>
          <w:i/>
          <w:lang w:val="en-US"/>
          <w:rPrChange w:id="91" w:author="Kohwalter" w:date="2013-08-21T15:23:00Z">
            <w:rPr>
              <w:lang w:val="en-US"/>
            </w:rPr>
          </w:rPrChange>
        </w:rPr>
        <w:t>i.e.</w:t>
      </w:r>
      <w:r>
        <w:rPr>
          <w:lang w:val="en-US"/>
        </w:rPr>
        <w:t xml:space="preserv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92" w:name="_Ref360193835"/>
      <w:bookmarkStart w:id="93" w:name="_Toc365125953"/>
      <w:r w:rsidRPr="00590D59">
        <w:rPr>
          <w:lang w:val="en-US"/>
        </w:rPr>
        <w:t>Tracking Real-Time User Experience</w:t>
      </w:r>
      <w:bookmarkEnd w:id="92"/>
      <w:bookmarkEnd w:id="93"/>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D57FFC"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D57FFC" w:rsidRPr="00590D59">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D57FFC"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 xml:space="preserve">Another key aspect of the TRUE is the type of </w:t>
      </w:r>
      <w:r w:rsidR="004C5B2F">
        <w:rPr>
          <w:lang w:val="en-US"/>
        </w:rPr>
        <w:t xml:space="preserve">the </w:t>
      </w:r>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r w:rsidR="004C5B2F">
        <w:rPr>
          <w:lang w:val="en-US"/>
        </w:rPr>
        <w:t>enemy</w:t>
      </w:r>
      <w:r w:rsidR="004C5B2F" w:rsidRPr="00590D59">
        <w:rPr>
          <w:lang w:val="en-US"/>
        </w:rPr>
        <w:t xml:space="preserve"> </w:t>
      </w:r>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TRUE architecture is illustrated in </w:t>
      </w:r>
      <w:r w:rsidR="00D57FFC">
        <w:rPr>
          <w:lang w:val="en-US"/>
        </w:rPr>
        <w:fldChar w:fldCharType="begin"/>
      </w:r>
      <w:r>
        <w:rPr>
          <w:lang w:val="en-US"/>
        </w:rPr>
        <w:instrText xml:space="preserve"> REF _Ref360041105 \h </w:instrText>
      </w:r>
      <w:r w:rsidR="00D57FFC">
        <w:rPr>
          <w:lang w:val="en-US"/>
        </w:rPr>
      </w:r>
      <w:r w:rsidR="00D57FFC">
        <w:rPr>
          <w:lang w:val="en-US"/>
        </w:rPr>
        <w:fldChar w:fldCharType="separate"/>
      </w:r>
      <w:ins w:id="94" w:author="Kohwalter" w:date="2013-08-28T14:25:00Z">
        <w:r w:rsidR="002019AD" w:rsidRPr="00590D59">
          <w:rPr>
            <w:lang w:val="en-US"/>
          </w:rPr>
          <w:t xml:space="preserve">Figure </w:t>
        </w:r>
        <w:r w:rsidR="002019AD">
          <w:rPr>
            <w:noProof/>
            <w:lang w:val="en-US"/>
          </w:rPr>
          <w:t>2</w:t>
        </w:r>
      </w:ins>
      <w:del w:id="95" w:author="Kohwalter" w:date="2013-08-28T14:25:00Z">
        <w:r w:rsidR="007028C8" w:rsidRPr="00590D59" w:rsidDel="002019AD">
          <w:rPr>
            <w:lang w:val="en-US"/>
          </w:rPr>
          <w:delText xml:space="preserve">Figure </w:delText>
        </w:r>
        <w:r w:rsidR="007028C8" w:rsidDel="002019AD">
          <w:rPr>
            <w:noProof/>
            <w:lang w:val="en-US"/>
          </w:rPr>
          <w:delText>2</w:delText>
        </w:r>
      </w:del>
      <w:r w:rsidR="00D57FFC">
        <w:rPr>
          <w:lang w:val="en-US"/>
        </w:rPr>
        <w:fldChar w:fldCharType="end"/>
      </w:r>
      <w:r>
        <w:rPr>
          <w:lang w:val="en-US"/>
        </w:rPr>
        <w:t xml:space="preserve">. The data capture occurs at real time while the user is using the system or playing the game. The data capture collects system events and </w:t>
      </w:r>
      <w:r>
        <w:rPr>
          <w:lang w:val="en-US"/>
        </w:rPr>
        <w:lastRenderedPageBreak/>
        <w:t xml:space="preserve">their contextual information, along with timestamps indicating when they occurred. At the same time, TRUE captures digital videos of user’s screen, which shows the interaction with the system. The video is automatically synchronized with the event’s timestamps and indexed, allowing jumping to particular events relevant to the analysis. This link between event and video was stated by Kim </w:t>
      </w:r>
      <w:r w:rsidR="00D57FFC">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D57FFC">
        <w:rPr>
          <w:lang w:val="en-US"/>
        </w:rPr>
        <w:fldChar w:fldCharType="separate"/>
      </w:r>
      <w:r w:rsidR="00214CC4" w:rsidRPr="00214CC4">
        <w:rPr>
          <w:rFonts w:cs="Times New Roman"/>
          <w:lang w:val="en-US"/>
        </w:rPr>
        <w:t>(2008)</w:t>
      </w:r>
      <w:r w:rsidR="00D57FFC">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r w:rsidR="004C5B2F">
        <w:rPr>
          <w:lang w:val="en-US"/>
        </w:rPr>
        <w:t xml:space="preserve">for </w:t>
      </w:r>
      <w:r>
        <w:rPr>
          <w:lang w:val="en-US"/>
        </w:rPr>
        <w:t xml:space="preserve">capturing information that might have been missed by the tracked UIEs. For example, when testing a game using the TRUE approach, a brief survey is displayed to the </w:t>
      </w:r>
      <w:r w:rsidR="004C5B2F">
        <w:rPr>
          <w:lang w:val="en-US"/>
        </w:rPr>
        <w:t xml:space="preserve">player </w:t>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r w:rsidR="004C5B2F">
        <w:rPr>
          <w:lang w:val="en-US"/>
        </w:rPr>
        <w:t xml:space="preserve">for </w:t>
      </w:r>
      <w:r>
        <w:rPr>
          <w:lang w:val="en-US"/>
        </w:rPr>
        <w:t xml:space="preserve">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96" w:name="_Ref360041105"/>
      <w:bookmarkStart w:id="97" w:name="_Toc365125908"/>
      <w:r w:rsidRPr="00590D59">
        <w:rPr>
          <w:lang w:val="en-US"/>
        </w:rPr>
        <w:t xml:space="preserve">Figure </w:t>
      </w:r>
      <w:r w:rsidR="00D57FFC" w:rsidRPr="00590D59">
        <w:rPr>
          <w:lang w:val="en-US"/>
        </w:rPr>
        <w:fldChar w:fldCharType="begin"/>
      </w:r>
      <w:r w:rsidRPr="00590D59">
        <w:rPr>
          <w:lang w:val="en-US"/>
        </w:rPr>
        <w:instrText xml:space="preserve"> SEQ Figure \* ARABIC </w:instrText>
      </w:r>
      <w:r w:rsidR="00D57FFC" w:rsidRPr="00590D59">
        <w:rPr>
          <w:lang w:val="en-US"/>
        </w:rPr>
        <w:fldChar w:fldCharType="separate"/>
      </w:r>
      <w:r w:rsidR="002019AD">
        <w:rPr>
          <w:noProof/>
          <w:lang w:val="en-US"/>
        </w:rPr>
        <w:t>2</w:t>
      </w:r>
      <w:r w:rsidR="00D57FFC" w:rsidRPr="00590D59">
        <w:rPr>
          <w:lang w:val="en-US"/>
        </w:rPr>
        <w:fldChar w:fldCharType="end"/>
      </w:r>
      <w:bookmarkEnd w:id="96"/>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D57FFC">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D57FFC">
        <w:rPr>
          <w:lang w:val="en-US"/>
        </w:rPr>
        <w:fldChar w:fldCharType="separate"/>
      </w:r>
      <w:r w:rsidR="00214CC4" w:rsidRPr="00654D3C">
        <w:rPr>
          <w:rFonts w:cs="Times New Roman"/>
          <w:lang w:val="en-US"/>
        </w:rPr>
        <w:t>(2008)</w:t>
      </w:r>
      <w:r w:rsidR="00D57FFC">
        <w:rPr>
          <w:lang w:val="en-US"/>
        </w:rPr>
        <w:fldChar w:fldCharType="end"/>
      </w:r>
      <w:r>
        <w:rPr>
          <w:lang w:val="en-US"/>
        </w:rPr>
        <w:t>.</w:t>
      </w:r>
      <w:bookmarkEnd w:id="97"/>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D57FFC">
        <w:rPr>
          <w:lang w:val="en-US"/>
        </w:rPr>
        <w:fldChar w:fldCharType="begin"/>
      </w:r>
      <w:r>
        <w:rPr>
          <w:lang w:val="en-US"/>
        </w:rPr>
        <w:instrText xml:space="preserve"> REF _Ref360043491 \h </w:instrText>
      </w:r>
      <w:r w:rsidR="00D57FFC">
        <w:rPr>
          <w:lang w:val="en-US"/>
        </w:rPr>
      </w:r>
      <w:r w:rsidR="00D57FFC">
        <w:rPr>
          <w:lang w:val="en-US"/>
        </w:rPr>
        <w:fldChar w:fldCharType="separate"/>
      </w:r>
      <w:ins w:id="98" w:author="Kohwalter" w:date="2013-08-28T14:25:00Z">
        <w:r w:rsidR="002019AD" w:rsidRPr="00732511">
          <w:rPr>
            <w:lang w:val="en-US"/>
          </w:rPr>
          <w:t xml:space="preserve">Figure </w:t>
        </w:r>
        <w:r w:rsidR="002019AD">
          <w:rPr>
            <w:noProof/>
            <w:lang w:val="en-US"/>
          </w:rPr>
          <w:t>3</w:t>
        </w:r>
      </w:ins>
      <w:del w:id="99" w:author="Kohwalter" w:date="2013-08-28T14:25:00Z">
        <w:r w:rsidR="007028C8" w:rsidRPr="00732511" w:rsidDel="002019AD">
          <w:rPr>
            <w:lang w:val="en-US"/>
          </w:rPr>
          <w:delText xml:space="preserve">Figure </w:delText>
        </w:r>
        <w:r w:rsidR="007028C8" w:rsidDel="002019AD">
          <w:rPr>
            <w:noProof/>
            <w:lang w:val="en-US"/>
          </w:rPr>
          <w:delText>3</w:delText>
        </w:r>
      </w:del>
      <w:r w:rsidR="00D57FFC">
        <w:rPr>
          <w:lang w:val="en-US"/>
        </w:rPr>
        <w:fldChar w:fldCharType="end"/>
      </w:r>
      <w:r>
        <w:rPr>
          <w:lang w:val="en-US"/>
        </w:rPr>
        <w:t xml:space="preserve"> shows different examples of data visualization, customized by designers for the </w:t>
      </w:r>
      <w:r w:rsidRPr="00AD6E7B">
        <w:rPr>
          <w:lang w:val="en-US"/>
        </w:rPr>
        <w:t xml:space="preserve">application. In </w:t>
      </w:r>
      <w:r w:rsidR="004C5B2F">
        <w:rPr>
          <w:lang w:val="en-US"/>
        </w:rPr>
        <w:t xml:space="preserve">the </w:t>
      </w:r>
      <w:r>
        <w:rPr>
          <w:lang w:val="en-US"/>
        </w:rPr>
        <w:t>figure</w:t>
      </w:r>
      <w:r w:rsidRPr="00AD6E7B">
        <w:rPr>
          <w:lang w:val="en-US"/>
        </w:rPr>
        <w:t xml:space="preserve">, there is a graph showing the average player death for each mission in a game (a) and which race was selected by players (b). Another possible </w:t>
      </w:r>
      <w:r w:rsidRPr="00AD6E7B">
        <w:rPr>
          <w:lang w:val="en-US"/>
        </w:rPr>
        <w:lastRenderedPageBreak/>
        <w:t>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100" w:name="_Ref360043491"/>
      <w:bookmarkStart w:id="101" w:name="_Toc365125909"/>
      <w:r w:rsidRPr="00732511">
        <w:rPr>
          <w:lang w:val="en-US"/>
        </w:rPr>
        <w:t xml:space="preserve">Figure </w:t>
      </w:r>
      <w:r w:rsidR="00D57FFC" w:rsidRPr="00732511">
        <w:rPr>
          <w:lang w:val="en-US"/>
        </w:rPr>
        <w:fldChar w:fldCharType="begin"/>
      </w:r>
      <w:r w:rsidRPr="00732511">
        <w:rPr>
          <w:lang w:val="en-US"/>
        </w:rPr>
        <w:instrText xml:space="preserve"> SEQ Figure \* ARABIC </w:instrText>
      </w:r>
      <w:r w:rsidR="00D57FFC" w:rsidRPr="00732511">
        <w:rPr>
          <w:lang w:val="en-US"/>
        </w:rPr>
        <w:fldChar w:fldCharType="separate"/>
      </w:r>
      <w:r w:rsidR="002019AD">
        <w:rPr>
          <w:noProof/>
          <w:lang w:val="en-US"/>
        </w:rPr>
        <w:t>3</w:t>
      </w:r>
      <w:r w:rsidR="00D57FFC" w:rsidRPr="00732511">
        <w:rPr>
          <w:lang w:val="en-US"/>
        </w:rPr>
        <w:fldChar w:fldCharType="end"/>
      </w:r>
      <w:bookmarkEnd w:id="100"/>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D57FFC"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D57FFC" w:rsidRPr="00AD6E7B">
        <w:rPr>
          <w:lang w:val="en-US"/>
        </w:rPr>
        <w:fldChar w:fldCharType="separate"/>
      </w:r>
      <w:r w:rsidR="00214CC4" w:rsidRPr="00DF46EF">
        <w:rPr>
          <w:rFonts w:cs="Times New Roman"/>
          <w:lang w:val="en-US"/>
        </w:rPr>
        <w:t>(2008)</w:t>
      </w:r>
      <w:r w:rsidR="00D57FFC" w:rsidRPr="00AD6E7B">
        <w:rPr>
          <w:lang w:val="en-US"/>
        </w:rPr>
        <w:fldChar w:fldCharType="end"/>
      </w:r>
      <w:r w:rsidRPr="00AD6E7B">
        <w:rPr>
          <w:lang w:val="en-US"/>
        </w:rPr>
        <w:t>.</w:t>
      </w:r>
      <w:bookmarkEnd w:id="101"/>
    </w:p>
    <w:p w:rsidR="0056715F" w:rsidRPr="00C163D3" w:rsidRDefault="0056715F" w:rsidP="0056715F">
      <w:pPr>
        <w:rPr>
          <w:lang w:val="en-US"/>
        </w:rPr>
      </w:pPr>
      <w:r>
        <w:rPr>
          <w:lang w:val="en-US"/>
        </w:rPr>
        <w:t xml:space="preserve">The TRUE </w:t>
      </w:r>
      <w:r w:rsidR="004C5B2F">
        <w:rPr>
          <w:lang w:val="en-US"/>
        </w:rPr>
        <w:t xml:space="preserve">proposal </w:t>
      </w:r>
      <w:r>
        <w:rPr>
          <w:lang w:val="en-US"/>
        </w:rPr>
        <w:t xml:space="preserve">is an approach for videogame industry designed to detect issues and understand the causes the same way a usability testing does. It also incorporates attitudinal behavior by using surveys, aiding the understanding </w:t>
      </w:r>
      <w:r w:rsidR="004C5B2F">
        <w:rPr>
          <w:lang w:val="en-US"/>
        </w:rPr>
        <w:t xml:space="preserve">of </w:t>
      </w:r>
      <w:r>
        <w:rPr>
          <w:lang w:val="en-US"/>
        </w:rPr>
        <w:t xml:space="preserve">the player’s emotional experience. TRUE can also be used to understand how users </w:t>
      </w:r>
      <w:r w:rsidR="004C5B2F">
        <w:rPr>
          <w:lang w:val="en-US"/>
        </w:rPr>
        <w:t xml:space="preserve">interact with </w:t>
      </w:r>
      <w:r>
        <w:rPr>
          <w:lang w:val="en-US"/>
        </w:rPr>
        <w:t xml:space="preserve">products (i.e., systems, applications, or tools). However, its common usage is </w:t>
      </w:r>
      <w:r w:rsidR="004C5B2F">
        <w:rPr>
          <w:lang w:val="en-US"/>
        </w:rPr>
        <w:t xml:space="preserve">focused at </w:t>
      </w:r>
      <w:r>
        <w:rPr>
          <w:lang w:val="en-US"/>
        </w:rPr>
        <w:t xml:space="preserve">beta testing </w:t>
      </w:r>
      <w:r w:rsidR="004C5B2F">
        <w:rPr>
          <w:lang w:val="en-US"/>
        </w:rPr>
        <w:t>stages</w:t>
      </w:r>
      <w:r>
        <w:rPr>
          <w:lang w:val="en-US"/>
        </w:rPr>
        <w:t>,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102" w:name="_Ref360193890"/>
      <w:bookmarkStart w:id="103" w:name="_Toc365125954"/>
      <w:r w:rsidRPr="0056715F">
        <w:rPr>
          <w:rStyle w:val="TabelaChar"/>
          <w:rFonts w:cstheme="majorBidi"/>
          <w:b/>
          <w:color w:val="auto"/>
          <w:sz w:val="24"/>
        </w:rPr>
        <w:t>Playtracer</w:t>
      </w:r>
      <w:bookmarkEnd w:id="102"/>
      <w:bookmarkEnd w:id="103"/>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D57FFC"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D57FFC" w:rsidRPr="00590D59">
        <w:rPr>
          <w:lang w:val="en-US"/>
        </w:rPr>
        <w:fldChar w:fldCharType="separate"/>
      </w:r>
      <w:r w:rsidR="00214CC4" w:rsidRPr="00214CC4">
        <w:rPr>
          <w:rFonts w:cs="Times New Roman"/>
          <w:szCs w:val="24"/>
          <w:lang w:val="en-US"/>
        </w:rPr>
        <w:t xml:space="preserve">(ANDERSEN </w:t>
      </w:r>
      <w:r w:rsidR="00214CC4" w:rsidRPr="00214CC4">
        <w:rPr>
          <w:rFonts w:cs="Times New Roman"/>
          <w:i/>
          <w:iCs/>
          <w:szCs w:val="24"/>
          <w:lang w:val="en-US"/>
        </w:rPr>
        <w:t>et al.</w:t>
      </w:r>
      <w:r w:rsidR="00214CC4" w:rsidRPr="00214CC4">
        <w:rPr>
          <w:rFonts w:cs="Times New Roman"/>
          <w:szCs w:val="24"/>
          <w:lang w:val="en-US"/>
        </w:rPr>
        <w:t xml:space="preserve">, 2010; LIU </w:t>
      </w:r>
      <w:r w:rsidR="00214CC4" w:rsidRPr="00214CC4">
        <w:rPr>
          <w:rFonts w:cs="Times New Roman"/>
          <w:i/>
          <w:iCs/>
          <w:szCs w:val="24"/>
          <w:lang w:val="en-US"/>
        </w:rPr>
        <w:t>et al.</w:t>
      </w:r>
      <w:r w:rsidR="00214CC4" w:rsidRPr="00214CC4">
        <w:rPr>
          <w:rFonts w:cs="Times New Roman"/>
          <w:szCs w:val="24"/>
          <w:lang w:val="en-US"/>
        </w:rPr>
        <w:t>, 2011)</w:t>
      </w:r>
      <w:r w:rsidR="00D57FFC"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D57FFC"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D57FFC" w:rsidRPr="00590D59">
        <w:rPr>
          <w:lang w:val="en-US"/>
        </w:rPr>
        <w:fldChar w:fldCharType="separate"/>
      </w:r>
      <w:r w:rsidR="00214CC4" w:rsidRPr="00214CC4">
        <w:rPr>
          <w:rFonts w:cs="Times New Roman"/>
          <w:lang w:val="en-US"/>
        </w:rPr>
        <w:t>(COX; COX, 2010)</w:t>
      </w:r>
      <w:r w:rsidR="00D57FFC"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w:t>
      </w:r>
      <w:r w:rsidRPr="00590D59">
        <w:rPr>
          <w:lang w:val="en-US"/>
        </w:rPr>
        <w:lastRenderedPageBreak/>
        <w:t>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t xml:space="preserve">In </w:t>
      </w:r>
      <w:r w:rsidR="004C5B2F">
        <w:rPr>
          <w:lang w:val="en-US"/>
        </w:rPr>
        <w:t>this system</w:t>
      </w:r>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r w:rsidR="004C5B2F">
        <w:rPr>
          <w:lang w:val="en-US"/>
        </w:rPr>
        <w:t xml:space="preserve">are </w:t>
      </w:r>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D57FFC">
        <w:rPr>
          <w:lang w:val="en-US"/>
        </w:rPr>
        <w:fldChar w:fldCharType="begin"/>
      </w:r>
      <w:r>
        <w:rPr>
          <w:lang w:val="en-US"/>
        </w:rPr>
        <w:instrText xml:space="preserve"> REF _Ref359860809 \h </w:instrText>
      </w:r>
      <w:r w:rsidR="00D57FFC">
        <w:rPr>
          <w:lang w:val="en-US"/>
        </w:rPr>
      </w:r>
      <w:r w:rsidR="00D57FFC">
        <w:rPr>
          <w:lang w:val="en-US"/>
        </w:rPr>
        <w:fldChar w:fldCharType="separate"/>
      </w:r>
      <w:ins w:id="104" w:author="Kohwalter" w:date="2013-08-28T14:25:00Z">
        <w:r w:rsidR="002019AD" w:rsidRPr="00590D59">
          <w:rPr>
            <w:lang w:val="en-US"/>
          </w:rPr>
          <w:t xml:space="preserve">Figure </w:t>
        </w:r>
        <w:r w:rsidR="002019AD">
          <w:rPr>
            <w:noProof/>
            <w:lang w:val="en-US"/>
          </w:rPr>
          <w:t>4</w:t>
        </w:r>
      </w:ins>
      <w:del w:id="105" w:author="Kohwalter" w:date="2013-08-28T14:25:00Z">
        <w:r w:rsidR="007028C8" w:rsidRPr="00590D59" w:rsidDel="002019AD">
          <w:rPr>
            <w:lang w:val="en-US"/>
          </w:rPr>
          <w:delText xml:space="preserve">Figure </w:delText>
        </w:r>
        <w:r w:rsidR="007028C8" w:rsidDel="002019AD">
          <w:rPr>
            <w:noProof/>
            <w:lang w:val="en-US"/>
          </w:rPr>
          <w:delText>4</w:delText>
        </w:r>
      </w:del>
      <w:r w:rsidR="00D57FFC">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106" w:name="_Ref359860809"/>
      <w:bookmarkStart w:id="107" w:name="_Toc365125910"/>
      <w:r w:rsidRPr="00590D59">
        <w:rPr>
          <w:lang w:val="en-US"/>
        </w:rPr>
        <w:t xml:space="preserve">Figure </w:t>
      </w:r>
      <w:r w:rsidR="00D57FFC" w:rsidRPr="00590D59">
        <w:rPr>
          <w:lang w:val="en-US"/>
        </w:rPr>
        <w:fldChar w:fldCharType="begin"/>
      </w:r>
      <w:r w:rsidRPr="00590D59">
        <w:rPr>
          <w:lang w:val="en-US"/>
        </w:rPr>
        <w:instrText xml:space="preserve"> SEQ Figure \* ARABIC </w:instrText>
      </w:r>
      <w:r w:rsidR="00D57FFC" w:rsidRPr="00590D59">
        <w:rPr>
          <w:lang w:val="en-US"/>
        </w:rPr>
        <w:fldChar w:fldCharType="separate"/>
      </w:r>
      <w:r w:rsidR="002019AD">
        <w:rPr>
          <w:noProof/>
          <w:lang w:val="en-US"/>
        </w:rPr>
        <w:t>4</w:t>
      </w:r>
      <w:r w:rsidR="00D57FFC" w:rsidRPr="00590D59">
        <w:rPr>
          <w:lang w:val="en-US"/>
        </w:rPr>
        <w:fldChar w:fldCharType="end"/>
      </w:r>
      <w:bookmarkEnd w:id="106"/>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D57FFC"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D57FFC" w:rsidRPr="00590D59">
        <w:rPr>
          <w:lang w:val="en-US"/>
        </w:rPr>
        <w:fldChar w:fldCharType="separate"/>
      </w:r>
      <w:r w:rsidR="00214CC4" w:rsidRPr="00DF46EF">
        <w:rPr>
          <w:rFonts w:cs="Times New Roman"/>
          <w:lang w:val="en-US"/>
        </w:rPr>
        <w:t>(2011)</w:t>
      </w:r>
      <w:r w:rsidR="00D57FFC" w:rsidRPr="00590D59">
        <w:rPr>
          <w:lang w:val="en-US"/>
        </w:rPr>
        <w:fldChar w:fldCharType="end"/>
      </w:r>
      <w:r w:rsidRPr="00590D59">
        <w:rPr>
          <w:lang w:val="en-US"/>
        </w:rPr>
        <w:t>.</w:t>
      </w:r>
      <w:bookmarkEnd w:id="107"/>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108" w:name="_Ref360193897"/>
      <w:bookmarkStart w:id="109" w:name="_Toc365125955"/>
      <w:r w:rsidRPr="00590D59">
        <w:rPr>
          <w:lang w:val="en-US"/>
        </w:rPr>
        <w:t>Play-Graph</w:t>
      </w:r>
      <w:bookmarkEnd w:id="108"/>
      <w:bookmarkEnd w:id="109"/>
    </w:p>
    <w:p w:rsidR="0056715F" w:rsidRPr="00590D59" w:rsidRDefault="0056715F" w:rsidP="0056715F">
      <w:pPr>
        <w:rPr>
          <w:lang w:val="en-US"/>
        </w:rPr>
      </w:pPr>
      <w:r w:rsidRPr="00590D59">
        <w:rPr>
          <w:lang w:val="en-US"/>
        </w:rPr>
        <w:t xml:space="preserve">Play-Graph </w:t>
      </w:r>
      <w:r w:rsidR="00D57FFC"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D57FFC" w:rsidRPr="00590D59">
        <w:rPr>
          <w:lang w:val="en-US"/>
        </w:rPr>
        <w:fldChar w:fldCharType="separate"/>
      </w:r>
      <w:r w:rsidR="00214CC4" w:rsidRPr="00214CC4">
        <w:rPr>
          <w:rFonts w:cs="Times New Roman"/>
          <w:lang w:val="en-US"/>
        </w:rPr>
        <w:t>(WALLNER; KRIGLSTEIN, 2012; WALLNER, 2013)</w:t>
      </w:r>
      <w:r w:rsidR="00D57FFC"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w:t>
      </w:r>
      <w:r w:rsidR="004C5B2F">
        <w:rPr>
          <w:lang w:val="en-US"/>
        </w:rPr>
        <w:t>consist on</w:t>
      </w:r>
      <w:r w:rsidR="004C5B2F" w:rsidRPr="00590D59">
        <w:rPr>
          <w:lang w:val="en-US"/>
        </w:rPr>
        <w:t xml:space="preserve"> </w:t>
      </w:r>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D57FFC"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ins w:id="110" w:author="Kohwalter" w:date="2013-08-28T14:25:00Z">
        <w:r w:rsidR="002019AD" w:rsidRPr="00590D59">
          <w:rPr>
            <w:lang w:val="en-US"/>
          </w:rPr>
          <w:t xml:space="preserve">Figure </w:t>
        </w:r>
        <w:r w:rsidR="002019AD">
          <w:rPr>
            <w:noProof/>
            <w:lang w:val="en-US"/>
          </w:rPr>
          <w:t>5</w:t>
        </w:r>
      </w:ins>
      <w:del w:id="111" w:author="Kohwalter" w:date="2013-08-28T14:25:00Z">
        <w:r w:rsidR="007028C8" w:rsidRPr="00590D59" w:rsidDel="002019AD">
          <w:rPr>
            <w:lang w:val="en-US"/>
          </w:rPr>
          <w:delText xml:space="preserve">Figure </w:delText>
        </w:r>
        <w:r w:rsidR="007028C8" w:rsidDel="002019AD">
          <w:rPr>
            <w:noProof/>
            <w:lang w:val="en-US"/>
          </w:rPr>
          <w:delText>5</w:delText>
        </w:r>
      </w:del>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112" w:name="_Ref359851727"/>
      <w:bookmarkStart w:id="113" w:name="_Toc365125911"/>
      <w:r w:rsidRPr="00590D59">
        <w:rPr>
          <w:lang w:val="en-US"/>
        </w:rPr>
        <w:t xml:space="preserve">Figure </w:t>
      </w:r>
      <w:r w:rsidR="00D57FFC" w:rsidRPr="00590D59">
        <w:rPr>
          <w:lang w:val="en-US"/>
        </w:rPr>
        <w:fldChar w:fldCharType="begin"/>
      </w:r>
      <w:r w:rsidRPr="00590D59">
        <w:rPr>
          <w:lang w:val="en-US"/>
        </w:rPr>
        <w:instrText xml:space="preserve"> SEQ Figure \* ARABIC </w:instrText>
      </w:r>
      <w:r w:rsidR="00D57FFC" w:rsidRPr="00590D59">
        <w:rPr>
          <w:lang w:val="en-US"/>
        </w:rPr>
        <w:fldChar w:fldCharType="separate"/>
      </w:r>
      <w:r w:rsidR="002019AD">
        <w:rPr>
          <w:noProof/>
          <w:lang w:val="en-US"/>
        </w:rPr>
        <w:t>5</w:t>
      </w:r>
      <w:r w:rsidR="00D57FFC" w:rsidRPr="00590D59">
        <w:rPr>
          <w:lang w:val="en-US"/>
        </w:rPr>
        <w:fldChar w:fldCharType="end"/>
      </w:r>
      <w:bookmarkEnd w:id="112"/>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D57FFC"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D57FFC" w:rsidRPr="00590D59">
        <w:rPr>
          <w:lang w:val="en-US"/>
        </w:rPr>
        <w:fldChar w:fldCharType="separate"/>
      </w:r>
      <w:r w:rsidR="00214CC4" w:rsidRPr="00DF46EF">
        <w:rPr>
          <w:rFonts w:cs="Times New Roman"/>
          <w:lang w:val="en-US"/>
        </w:rPr>
        <w:t>(2013)</w:t>
      </w:r>
      <w:r w:rsidR="00D57FFC" w:rsidRPr="00590D59">
        <w:rPr>
          <w:lang w:val="en-US"/>
        </w:rPr>
        <w:fldChar w:fldCharType="end"/>
      </w:r>
      <w:r w:rsidRPr="00590D59">
        <w:rPr>
          <w:lang w:val="en-US"/>
        </w:rPr>
        <w:t>.</w:t>
      </w:r>
      <w:bookmarkEnd w:id="113"/>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However, due to the nature of how the graph is structured in Play-Graph (limiting vertices as states and edges as actions), understanding player behaviors may be limited by the player progression in the game (</w:t>
      </w:r>
      <w:r w:rsidR="00D57FFC" w:rsidRPr="00D57FFC">
        <w:rPr>
          <w:i/>
          <w:lang w:val="en-US"/>
          <w:rPrChange w:id="114" w:author="Kohwalter" w:date="2013-08-21T15:24:00Z">
            <w:rPr>
              <w:lang w:val="en-US"/>
            </w:rPr>
          </w:rPrChange>
        </w:rPr>
        <w:t>i.e.</w:t>
      </w:r>
      <w:del w:id="115" w:author="Kohwalter" w:date="2013-08-21T15:23:00Z">
        <w:r w:rsidDel="00341EE8">
          <w:rPr>
            <w:lang w:val="en-US"/>
          </w:rPr>
          <w:delText>,</w:delText>
        </w:r>
      </w:del>
      <w:r>
        <w:rPr>
          <w:lang w:val="en-US"/>
        </w:rPr>
        <w:t xml:space="preserve"> killed a boss), and not by how he</w:t>
      </w:r>
      <w:ins w:id="116" w:author="Kohwalter" w:date="2013-08-21T15:24:00Z">
        <w:r w:rsidR="00341EE8">
          <w:rPr>
            <w:lang w:val="en-US"/>
          </w:rPr>
          <w:t>/she</w:t>
        </w:r>
      </w:ins>
      <w:r>
        <w:rPr>
          <w:lang w:val="en-US"/>
        </w:rPr>
        <w:t xml:space="preserve"> interacted with the world (</w:t>
      </w:r>
      <w:r w:rsidR="00D57FFC" w:rsidRPr="00D57FFC">
        <w:rPr>
          <w:i/>
          <w:lang w:val="en-US"/>
          <w:rPrChange w:id="117" w:author="Kohwalter" w:date="2013-08-21T15:24:00Z">
            <w:rPr>
              <w:lang w:val="en-US"/>
            </w:rPr>
          </w:rPrChange>
        </w:rPr>
        <w:t>i.e.</w:t>
      </w:r>
      <w:del w:id="118" w:author="Kohwalter" w:date="2013-08-21T15:24:00Z">
        <w:r w:rsidDel="00341EE8">
          <w:rPr>
            <w:lang w:val="en-US"/>
          </w:rPr>
          <w:delText>,</w:delText>
        </w:r>
      </w:del>
      <w:r>
        <w:rPr>
          <w:lang w:val="en-US"/>
        </w:rPr>
        <w:t xml:space="preserv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119" w:name="_Toc365125956"/>
      <w:r>
        <w:rPr>
          <w:lang w:val="en-US"/>
        </w:rPr>
        <w:t>Comparison Between Approaches</w:t>
      </w:r>
      <w:bookmarkEnd w:id="119"/>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Default="0056715F" w:rsidP="0056715F">
      <w:pPr>
        <w:pStyle w:val="ListParagraph"/>
        <w:numPr>
          <w:ilvl w:val="0"/>
          <w:numId w:val="32"/>
        </w:numPr>
        <w:rPr>
          <w:lang w:val="en-US"/>
        </w:rPr>
      </w:pPr>
      <w:r w:rsidRPr="00CB0009">
        <w:rPr>
          <w:b/>
          <w:lang w:val="en-US"/>
        </w:rPr>
        <w:t>Player-Oriented</w:t>
      </w:r>
      <w:r w:rsidRPr="00CB0009">
        <w:rPr>
          <w:lang w:val="en-US"/>
        </w:rPr>
        <w:t xml:space="preserve">: Indicates if the approach can be used by players in order to better understand the game </w:t>
      </w:r>
      <w:ins w:id="120" w:author="Kohwalter" w:date="2013-08-24T16:36:00Z">
        <w:r w:rsidR="0011055E">
          <w:rPr>
            <w:lang w:val="en-US"/>
          </w:rPr>
          <w:t>flux</w:t>
        </w:r>
      </w:ins>
      <w:del w:id="121" w:author="Kohwalter" w:date="2013-08-24T16:36:00Z">
        <w:r w:rsidRPr="00CB0009" w:rsidDel="0011055E">
          <w:rPr>
            <w:lang w:val="en-US"/>
          </w:rPr>
          <w:delText>flow</w:delText>
        </w:r>
      </w:del>
      <w:r w:rsidRPr="00CB0009">
        <w:rPr>
          <w:lang w:val="en-US"/>
        </w:rPr>
        <w:t>.</w:t>
      </w:r>
    </w:p>
    <w:p w:rsidR="008D6F3D" w:rsidRPr="008D6F3D" w:rsidRDefault="008D6F3D" w:rsidP="0056715F">
      <w:pPr>
        <w:pStyle w:val="ListParagraph"/>
        <w:numPr>
          <w:ilvl w:val="0"/>
          <w:numId w:val="32"/>
        </w:numPr>
        <w:rPr>
          <w:b/>
          <w:lang w:val="en-US"/>
        </w:rPr>
      </w:pPr>
      <w:r w:rsidRPr="008D6F3D">
        <w:rPr>
          <w:b/>
          <w:lang w:val="en-US"/>
        </w:rPr>
        <w:t>Cause-Effect</w:t>
      </w:r>
      <w:r w:rsidRPr="008D6F3D">
        <w:rPr>
          <w:lang w:val="en-US"/>
        </w:rPr>
        <w:t>:</w:t>
      </w:r>
      <w:r>
        <w:rPr>
          <w:lang w:val="en-US"/>
        </w:rPr>
        <w:t xml:space="preserve"> </w:t>
      </w:r>
      <w:ins w:id="122" w:author="Kohwalter" w:date="2013-08-24T14:41:00Z">
        <w:r>
          <w:rPr>
            <w:lang w:val="en-US"/>
          </w:rPr>
          <w:t xml:space="preserve">Indicates if the approach gathers </w:t>
        </w:r>
      </w:ins>
      <w:ins w:id="123" w:author="Kohwalter" w:date="2013-08-24T14:42:00Z">
        <w:r>
          <w:rPr>
            <w:lang w:val="en-US"/>
          </w:rPr>
          <w:t>information about factors that influenced actions</w:t>
        </w:r>
      </w:ins>
      <w:ins w:id="124" w:author="Kohwalter" w:date="2013-08-24T14:43:00Z">
        <w:r>
          <w:rPr>
            <w:lang w:val="en-US"/>
          </w:rPr>
          <w:t>, affecting the outcome</w:t>
        </w:r>
      </w:ins>
      <w:ins w:id="125" w:author="Kohwalter" w:date="2013-08-24T14:42:00Z">
        <w:r>
          <w:rPr>
            <w:lang w:val="en-US"/>
          </w:rPr>
          <w:t>.</w:t>
        </w:r>
      </w:ins>
    </w:p>
    <w:p w:rsidR="0056715F" w:rsidRDefault="00D57FFC"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ins w:id="126" w:author="Kohwalter" w:date="2013-08-28T14:25:00Z">
        <w:r w:rsidR="002019AD" w:rsidRPr="0076056D">
          <w:rPr>
            <w:lang w:val="en-US"/>
          </w:rPr>
          <w:t xml:space="preserve">Table </w:t>
        </w:r>
        <w:r w:rsidR="002019AD">
          <w:rPr>
            <w:noProof/>
            <w:lang w:val="en-US"/>
          </w:rPr>
          <w:t>12</w:t>
        </w:r>
      </w:ins>
      <w:del w:id="127" w:author="Kohwalter" w:date="2013-08-28T14:25:00Z">
        <w:r w:rsidR="007028C8" w:rsidRPr="0076056D" w:rsidDel="002019AD">
          <w:rPr>
            <w:lang w:val="en-US"/>
          </w:rPr>
          <w:delText xml:space="preserve">Table </w:delText>
        </w:r>
        <w:r w:rsidR="007028C8" w:rsidDel="002019AD">
          <w:rPr>
            <w:noProof/>
            <w:lang w:val="en-US"/>
          </w:rPr>
          <w:delText>12</w:delText>
        </w:r>
      </w:del>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with “</w:t>
      </w:r>
      <w:r w:rsidR="0056715F" w:rsidRPr="00890CF0">
        <w:rPr>
          <w:b/>
          <w:color w:val="E36C0A" w:themeColor="accent6" w:themeShade="BF"/>
          <w:u w:val="single"/>
        </w:rPr>
        <w:sym w:font="Symbol" w:char="F0D6"/>
      </w:r>
      <w:r w:rsidR="0056715F">
        <w:rPr>
          <w:lang w:val="en-US"/>
        </w:rPr>
        <w:t xml:space="preserve">” indicates the approach generates </w:t>
      </w:r>
      <w:r w:rsidR="005A33DF">
        <w:rPr>
          <w:lang w:val="en-US"/>
        </w:rPr>
        <w:t xml:space="preserve">sufficient </w:t>
      </w:r>
      <w:r w:rsidR="0056715F">
        <w:rPr>
          <w:lang w:val="en-US"/>
        </w:rPr>
        <w:t xml:space="preserve">information that can be used for the specified characteristic. However they do not explicitly use </w:t>
      </w:r>
      <w:r w:rsidR="005A33DF">
        <w:rPr>
          <w:lang w:val="en-US"/>
        </w:rPr>
        <w:t xml:space="preserve">or treat </w:t>
      </w:r>
      <w:r w:rsidR="0056715F">
        <w:rPr>
          <w:lang w:val="en-US"/>
        </w:rPr>
        <w:t>the information. Fields filled with “</w:t>
      </w:r>
      <w:r w:rsidR="0056715F" w:rsidRPr="00890CF0">
        <w:rPr>
          <w:color w:val="7030A0"/>
          <w:lang w:val="en-US"/>
        </w:rPr>
        <w:t>?</w:t>
      </w:r>
      <w:r w:rsidR="0056715F">
        <w:rPr>
          <w:lang w:val="en-US"/>
        </w:rPr>
        <w:t xml:space="preserve">” indicates </w:t>
      </w:r>
      <w:r w:rsidR="0056715F">
        <w:rPr>
          <w:lang w:val="en-US"/>
        </w:rPr>
        <w:lastRenderedPageBreak/>
        <w:t xml:space="preserve">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128" w:name="_Toc361124158"/>
      <w:r w:rsidRPr="0076056D">
        <w:rPr>
          <w:lang w:val="en-US"/>
        </w:rPr>
        <w:t xml:space="preserve">Table </w:t>
      </w:r>
      <w:r w:rsidR="00D57FFC" w:rsidRPr="00171BB4">
        <w:fldChar w:fldCharType="begin"/>
      </w:r>
      <w:r w:rsidRPr="0076056D">
        <w:rPr>
          <w:lang w:val="en-US"/>
        </w:rPr>
        <w:instrText xml:space="preserve"> SEQ Table \* ARABIC </w:instrText>
      </w:r>
      <w:r w:rsidR="00D57FFC" w:rsidRPr="00171BB4">
        <w:fldChar w:fldCharType="separate"/>
      </w:r>
      <w:r w:rsidR="002019AD">
        <w:rPr>
          <w:noProof/>
          <w:lang w:val="en-US"/>
        </w:rPr>
        <w:t>1</w:t>
      </w:r>
      <w:r w:rsidR="00D57FFC" w:rsidRPr="00171BB4">
        <w:fldChar w:fldCharType="end"/>
      </w:r>
      <w:r w:rsidRPr="0076056D">
        <w:rPr>
          <w:lang w:val="en-US"/>
        </w:rPr>
        <w:t>: Comparative chart among approaches</w:t>
      </w:r>
      <w:bookmarkEnd w:id="128"/>
    </w:p>
    <w:tbl>
      <w:tblPr>
        <w:tblStyle w:val="MediumGrid3-Accent1"/>
        <w:tblW w:w="0" w:type="auto"/>
        <w:jc w:val="center"/>
        <w:tblInd w:w="-631" w:type="dxa"/>
        <w:tblLook w:val="04A0"/>
      </w:tblPr>
      <w:tblGrid>
        <w:gridCol w:w="2608"/>
        <w:gridCol w:w="612"/>
        <w:gridCol w:w="612"/>
        <w:gridCol w:w="612"/>
        <w:gridCol w:w="612"/>
      </w:tblGrid>
      <w:tr w:rsidR="0056715F" w:rsidTr="008D6F3D">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rsidRPr="008D6F3D">
              <w:rPr>
                <w:sz w:val="28"/>
              </w:rPr>
              <w:t>Features</w:t>
            </w:r>
          </w:p>
        </w:tc>
        <w:tc>
          <w:tcPr>
            <w:tcW w:w="612" w:type="dxa"/>
            <w:textDirection w:val="btLr"/>
            <w:vAlign w:val="center"/>
          </w:tcPr>
          <w:p w:rsidR="0056715F" w:rsidRDefault="0056715F" w:rsidP="008D6F3D">
            <w:pPr>
              <w:spacing w:line="240" w:lineRule="auto"/>
              <w:ind w:left="113" w:right="113" w:firstLine="0"/>
              <w:jc w:val="left"/>
              <w:cnfStyle w:val="100000000000"/>
            </w:pPr>
            <w:r>
              <w:t>GVM</w:t>
            </w:r>
            <w:r w:rsidR="00AC4617">
              <w:t xml:space="preserve"> </w:t>
            </w:r>
            <w:r w:rsidR="00D57FFC">
              <w:fldChar w:fldCharType="begin"/>
            </w:r>
            <w:r w:rsidR="00214CC4">
              <w:instrText xml:space="preserve"> ADDIN ZOTERO_ITEM {"citationID":"2838pg348h","properties":{"formattedCitation":"{\\rtf (JOSLIN \\i et al.\\i0{}, 2007)}","plainCitation":"(JOSLIN et al., 2007)"},"citationItems":[{"id":201,"uris":["http://zotero.org/users/1122386/items/ZKEJW8GC"],"uri":["http://zotero.org/users/1122386/items/ZKEJW8GC"]}]} </w:instrText>
            </w:r>
            <w:r w:rsidR="00D57FFC">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D57FFC">
              <w:fldChar w:fldCharType="end"/>
            </w:r>
          </w:p>
        </w:tc>
        <w:tc>
          <w:tcPr>
            <w:tcW w:w="612" w:type="dxa"/>
            <w:textDirection w:val="btLr"/>
            <w:vAlign w:val="center"/>
          </w:tcPr>
          <w:p w:rsidR="0056715F" w:rsidRDefault="0056715F" w:rsidP="008D6F3D">
            <w:pPr>
              <w:spacing w:line="240" w:lineRule="auto"/>
              <w:ind w:left="113" w:right="113" w:firstLine="0"/>
              <w:jc w:val="left"/>
              <w:cnfStyle w:val="100000000000"/>
            </w:pPr>
            <w:r>
              <w:t>TRUE</w:t>
            </w:r>
            <w:r w:rsidR="00AC4617">
              <w:t xml:space="preserve"> </w:t>
            </w:r>
            <w:r w:rsidR="00D57FFC">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D57FFC">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D57FFC">
              <w:fldChar w:fldCharType="end"/>
            </w:r>
          </w:p>
        </w:tc>
        <w:tc>
          <w:tcPr>
            <w:tcW w:w="612" w:type="dxa"/>
            <w:textDirection w:val="btLr"/>
            <w:vAlign w:val="center"/>
          </w:tcPr>
          <w:p w:rsidR="0056715F" w:rsidRDefault="0056715F" w:rsidP="008D6F3D">
            <w:pPr>
              <w:spacing w:line="240" w:lineRule="auto"/>
              <w:ind w:left="113" w:right="113" w:firstLine="0"/>
              <w:jc w:val="left"/>
              <w:cnfStyle w:val="100000000000"/>
            </w:pPr>
            <w:proofErr w:type="spellStart"/>
            <w:r>
              <w:t>Playtracer</w:t>
            </w:r>
            <w:proofErr w:type="spellEnd"/>
            <w:r w:rsidR="00AC4617">
              <w:t xml:space="preserve"> </w:t>
            </w:r>
            <w:r w:rsidR="00D57FFC">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D57FFC">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D57FFC">
              <w:fldChar w:fldCharType="end"/>
            </w:r>
          </w:p>
        </w:tc>
        <w:tc>
          <w:tcPr>
            <w:tcW w:w="612" w:type="dxa"/>
            <w:textDirection w:val="btLr"/>
            <w:vAlign w:val="center"/>
          </w:tcPr>
          <w:p w:rsidR="0056715F" w:rsidRDefault="0056715F" w:rsidP="008D6F3D">
            <w:pPr>
              <w:spacing w:line="240" w:lineRule="auto"/>
              <w:ind w:left="113" w:right="113" w:firstLine="0"/>
              <w:jc w:val="left"/>
              <w:cnfStyle w:val="100000000000"/>
            </w:pPr>
            <w:r>
              <w:t>Play-Graph</w:t>
            </w:r>
            <w:r w:rsidR="00AC4617">
              <w:t xml:space="preserve"> </w:t>
            </w:r>
            <w:r w:rsidR="00D57FFC" w:rsidRPr="00D57FFC">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D57FFC" w:rsidRPr="00D57FFC">
              <w:fldChar w:fldCharType="separate"/>
            </w:r>
            <w:r w:rsidR="00214CC4" w:rsidRPr="00214CC4">
              <w:rPr>
                <w:rFonts w:cs="Times New Roman"/>
              </w:rPr>
              <w:t>(WALLNER, 2013)</w:t>
            </w:r>
            <w:r w:rsidR="00D57FFC">
              <w:rPr>
                <w:rFonts w:cs="Times New Roman"/>
              </w:rPr>
              <w:fldChar w:fldCharType="end"/>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r>
      <w:tr w:rsidR="0056715F" w:rsidTr="008D6F3D">
        <w:trPr>
          <w:cnfStyle w:val="000000100000"/>
          <w:jc w:val="center"/>
        </w:trPr>
        <w:tc>
          <w:tcPr>
            <w:cnfStyle w:val="001000000000"/>
            <w:tcW w:w="2608" w:type="dxa"/>
            <w:vAlign w:val="center"/>
          </w:tcPr>
          <w:p w:rsidR="0056715F" w:rsidRDefault="0056715F" w:rsidP="008D6F3D">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8D6F3D">
        <w:trPr>
          <w:jc w:val="center"/>
        </w:trPr>
        <w:tc>
          <w:tcPr>
            <w:cnfStyle w:val="001000000000"/>
            <w:tcW w:w="2608" w:type="dxa"/>
            <w:vAlign w:val="center"/>
          </w:tcPr>
          <w:p w:rsidR="0056715F" w:rsidRDefault="0056715F" w:rsidP="008D6F3D">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8D6F3D" w:rsidTr="008D6F3D">
        <w:trPr>
          <w:cnfStyle w:val="000000100000"/>
          <w:jc w:val="center"/>
        </w:trPr>
        <w:tc>
          <w:tcPr>
            <w:cnfStyle w:val="001000000000"/>
            <w:tcW w:w="2608" w:type="dxa"/>
            <w:vAlign w:val="center"/>
          </w:tcPr>
          <w:p w:rsidR="008D6F3D" w:rsidRDefault="008D6F3D" w:rsidP="008D6F3D">
            <w:pPr>
              <w:spacing w:line="240" w:lineRule="auto"/>
              <w:ind w:firstLine="0"/>
              <w:jc w:val="right"/>
            </w:pPr>
            <w:r>
              <w:t>Cause-Effect</w:t>
            </w:r>
          </w:p>
        </w:tc>
        <w:tc>
          <w:tcPr>
            <w:tcW w:w="612" w:type="dxa"/>
          </w:tcPr>
          <w:p w:rsidR="008D6F3D" w:rsidRPr="00890CF0" w:rsidRDefault="008D6F3D" w:rsidP="00AC4617">
            <w:pPr>
              <w:spacing w:line="240" w:lineRule="auto"/>
              <w:ind w:firstLine="0"/>
              <w:jc w:val="center"/>
              <w:cnfStyle w:val="000000100000"/>
              <w:rPr>
                <w:b/>
              </w:rPr>
            </w:pPr>
          </w:p>
        </w:tc>
        <w:tc>
          <w:tcPr>
            <w:tcW w:w="612" w:type="dxa"/>
          </w:tcPr>
          <w:p w:rsidR="008D6F3D" w:rsidRPr="00890CF0" w:rsidRDefault="008D6F3D" w:rsidP="00AC4617">
            <w:pPr>
              <w:spacing w:line="240" w:lineRule="auto"/>
              <w:ind w:firstLine="0"/>
              <w:jc w:val="center"/>
              <w:cnfStyle w:val="000000100000"/>
              <w:rPr>
                <w:b/>
              </w:rPr>
            </w:pPr>
          </w:p>
        </w:tc>
        <w:tc>
          <w:tcPr>
            <w:tcW w:w="612" w:type="dxa"/>
          </w:tcPr>
          <w:p w:rsidR="008D6F3D" w:rsidRPr="00890CF0" w:rsidRDefault="008D6F3D" w:rsidP="00AC4617">
            <w:pPr>
              <w:spacing w:line="240" w:lineRule="auto"/>
              <w:ind w:firstLine="0"/>
              <w:jc w:val="center"/>
              <w:cnfStyle w:val="000000100000"/>
              <w:rPr>
                <w:b/>
              </w:rPr>
            </w:pPr>
          </w:p>
        </w:tc>
        <w:tc>
          <w:tcPr>
            <w:tcW w:w="612" w:type="dxa"/>
          </w:tcPr>
          <w:p w:rsidR="008D6F3D" w:rsidRPr="00890CF0" w:rsidRDefault="008D6F3D" w:rsidP="00AC4617">
            <w:pPr>
              <w:spacing w:line="240" w:lineRule="auto"/>
              <w:ind w:firstLine="0"/>
              <w:jc w:val="center"/>
              <w:cnfStyle w:val="000000100000"/>
              <w:rPr>
                <w:b/>
              </w:rPr>
            </w:pPr>
          </w:p>
        </w:tc>
      </w:tr>
    </w:tbl>
    <w:p w:rsidR="0056715F" w:rsidRPr="00590D59" w:rsidRDefault="0056715F" w:rsidP="0056715F">
      <w:pPr>
        <w:pStyle w:val="Heading2"/>
        <w:rPr>
          <w:lang w:val="en-US"/>
        </w:rPr>
      </w:pPr>
      <w:bookmarkStart w:id="129" w:name="_Toc354161716"/>
      <w:bookmarkStart w:id="130" w:name="_Ref360194010"/>
      <w:bookmarkStart w:id="131" w:name="_Toc365125957"/>
      <w:r w:rsidRPr="00590D59">
        <w:rPr>
          <w:lang w:val="en-US"/>
        </w:rPr>
        <w:t>Final Considerations</w:t>
      </w:r>
      <w:bookmarkEnd w:id="129"/>
      <w:bookmarkEnd w:id="130"/>
      <w:bookmarkEnd w:id="131"/>
    </w:p>
    <w:p w:rsidR="0056715F" w:rsidRDefault="0056715F" w:rsidP="0056715F">
      <w:pPr>
        <w:rPr>
          <w:lang w:val="en-US"/>
        </w:rPr>
      </w:pPr>
      <w:r>
        <w:rPr>
          <w:lang w:val="en-US"/>
        </w:rPr>
        <w:t xml:space="preserve">This chapter presented existing approaches for game </w:t>
      </w:r>
      <w:ins w:id="132" w:author="Kohwalter" w:date="2013-08-24T16:36:00Z">
        <w:r w:rsidR="0011055E">
          <w:rPr>
            <w:lang w:val="en-US"/>
          </w:rPr>
          <w:t>flux</w:t>
        </w:r>
      </w:ins>
      <w:del w:id="133" w:author="Kohwalter" w:date="2013-08-24T16:36:00Z">
        <w:r w:rsidDel="0011055E">
          <w:rPr>
            <w:lang w:val="en-US"/>
          </w:rPr>
          <w:delText>flow</w:delText>
        </w:r>
      </w:del>
      <w:r>
        <w:rPr>
          <w:lang w:val="en-US"/>
        </w:rPr>
        <w:t xml:space="preserve">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w:t>
      </w:r>
      <w:r>
        <w:rPr>
          <w:lang w:val="en-US"/>
        </w:rPr>
        <w:lastRenderedPageBreak/>
        <w:t xml:space="preserve">general population behavior in order to be used by designers to improve the game. </w:t>
      </w:r>
      <w:ins w:id="134" w:author="Kohwalter" w:date="2013-08-24T16:13:00Z">
        <w:r w:rsidR="00390D0B">
          <w:rPr>
            <w:lang w:val="en-US"/>
          </w:rPr>
          <w:t>Moreover, they do not capture cause</w:t>
        </w:r>
      </w:ins>
      <w:ins w:id="135" w:author="Kohwalter" w:date="2013-08-24T16:22:00Z">
        <w:r w:rsidR="00390D0B">
          <w:rPr>
            <w:lang w:val="en-US"/>
          </w:rPr>
          <w:t xml:space="preserve"> </w:t>
        </w:r>
      </w:ins>
      <w:ins w:id="136" w:author="Kohwalter" w:date="2013-08-24T16:13:00Z">
        <w:r w:rsidR="00390D0B">
          <w:rPr>
            <w:lang w:val="en-US"/>
          </w:rPr>
          <w:t>and</w:t>
        </w:r>
      </w:ins>
      <w:ins w:id="137" w:author="Kohwalter" w:date="2013-08-24T16:22:00Z">
        <w:r w:rsidR="00390D0B">
          <w:rPr>
            <w:lang w:val="en-US"/>
          </w:rPr>
          <w:t xml:space="preserve"> </w:t>
        </w:r>
      </w:ins>
      <w:ins w:id="138" w:author="Kohwalter" w:date="2013-08-24T16:13:00Z">
        <w:r w:rsidR="00390D0B">
          <w:rPr>
            <w:lang w:val="en-US"/>
          </w:rPr>
          <w:t xml:space="preserve">effect </w:t>
        </w:r>
      </w:ins>
      <w:ins w:id="139" w:author="Kohwalter" w:date="2013-08-24T16:22:00Z">
        <w:r w:rsidR="00390D0B">
          <w:rPr>
            <w:lang w:val="en-US"/>
          </w:rPr>
          <w:t>information</w:t>
        </w:r>
      </w:ins>
      <w:ins w:id="140" w:author="Kohwalter" w:date="2013-08-24T16:13:00Z">
        <w:r w:rsidR="00390D0B">
          <w:rPr>
            <w:lang w:val="en-US"/>
          </w:rPr>
          <w:t xml:space="preserve">. They only capture the executed action and not the factors that influenced it. </w:t>
        </w:r>
      </w:ins>
      <w:r>
        <w:rPr>
          <w:lang w:val="en-US"/>
        </w:rPr>
        <w:t>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t>This motivated us to create a new approach that follow the player’s actions more closely</w:t>
      </w:r>
      <w:r w:rsidR="005A33DF">
        <w:rPr>
          <w:lang w:val="en-US"/>
        </w:rPr>
        <w:t xml:space="preserve"> and with higher granularity</w:t>
      </w:r>
      <w:r>
        <w:rPr>
          <w:lang w:val="en-US"/>
        </w:rPr>
        <w:t>, stating the player’s interactions during the game and which actions influenced the outcomes.</w:t>
      </w:r>
      <w:ins w:id="141" w:author="Kohwalter" w:date="2013-08-24T16:15:00Z">
        <w:r w:rsidR="00390D0B">
          <w:rPr>
            <w:lang w:val="en-US"/>
          </w:rPr>
          <w:t xml:space="preserve"> Unlike TRUE, </w:t>
        </w:r>
      </w:ins>
      <w:ins w:id="142" w:author="Kohwalter" w:date="2013-08-24T16:18:00Z">
        <w:r w:rsidR="00390D0B">
          <w:rPr>
            <w:lang w:val="en-US"/>
          </w:rPr>
          <w:t xml:space="preserve">which </w:t>
        </w:r>
      </w:ins>
      <w:ins w:id="143" w:author="Kohwalter" w:date="2013-08-24T16:19:00Z">
        <w:r w:rsidR="00390D0B">
          <w:rPr>
            <w:lang w:val="en-US"/>
          </w:rPr>
          <w:t>gathers</w:t>
        </w:r>
      </w:ins>
      <w:ins w:id="144" w:author="Kohwalter" w:date="2013-08-24T16:18:00Z">
        <w:r w:rsidR="00390D0B">
          <w:rPr>
            <w:lang w:val="en-US"/>
          </w:rPr>
          <w:t xml:space="preserve"> contextual information to </w:t>
        </w:r>
      </w:ins>
      <w:ins w:id="145" w:author="Kohwalter" w:date="2013-08-24T16:19:00Z">
        <w:r w:rsidR="00390D0B">
          <w:rPr>
            <w:lang w:val="en-US"/>
          </w:rPr>
          <w:t>determine</w:t>
        </w:r>
      </w:ins>
      <w:ins w:id="146" w:author="Kohwalter" w:date="2013-08-24T16:18:00Z">
        <w:r w:rsidR="00390D0B">
          <w:rPr>
            <w:lang w:val="en-US"/>
          </w:rPr>
          <w:t xml:space="preserve"> possible influences, our proposed approach captures the </w:t>
        </w:r>
      </w:ins>
      <w:ins w:id="147" w:author="Kohwalter" w:date="2013-08-24T16:21:00Z">
        <w:r w:rsidR="00390D0B">
          <w:rPr>
            <w:lang w:val="en-US"/>
          </w:rPr>
          <w:t>cause</w:t>
        </w:r>
      </w:ins>
      <w:ins w:id="148" w:author="Kohwalter" w:date="2013-08-24T16:22:00Z">
        <w:r w:rsidR="00390D0B">
          <w:rPr>
            <w:lang w:val="en-US"/>
          </w:rPr>
          <w:t xml:space="preserve"> </w:t>
        </w:r>
      </w:ins>
      <w:ins w:id="149" w:author="Kohwalter" w:date="2013-08-24T16:21:00Z">
        <w:r w:rsidR="00390D0B">
          <w:rPr>
            <w:lang w:val="en-US"/>
          </w:rPr>
          <w:t>and</w:t>
        </w:r>
      </w:ins>
      <w:ins w:id="150" w:author="Kohwalter" w:date="2013-08-24T16:22:00Z">
        <w:r w:rsidR="00390D0B">
          <w:rPr>
            <w:lang w:val="en-US"/>
          </w:rPr>
          <w:t xml:space="preserve"> e</w:t>
        </w:r>
      </w:ins>
      <w:ins w:id="151" w:author="Kohwalter" w:date="2013-08-24T16:21:00Z">
        <w:r w:rsidR="00390D0B">
          <w:rPr>
            <w:lang w:val="en-US"/>
          </w:rPr>
          <w:t>ffect relations between actions</w:t>
        </w:r>
      </w:ins>
      <w:ins w:id="152" w:author="Kohwalter" w:date="2013-08-24T16:18:00Z">
        <w:r w:rsidR="00390D0B">
          <w:rPr>
            <w:lang w:val="en-US"/>
          </w:rPr>
          <w:t>.</w:t>
        </w:r>
      </w:ins>
      <w:r>
        <w:rPr>
          <w:lang w:val="en-US"/>
        </w:rPr>
        <w:t xml:space="preserve"> This allows for understanding </w:t>
      </w:r>
      <w:r w:rsidR="005A33DF">
        <w:rPr>
          <w:lang w:val="en-US"/>
        </w:rPr>
        <w:t xml:space="preserve">and tracking </w:t>
      </w:r>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 xml:space="preserve">Provenance is </w:t>
      </w:r>
      <w:del w:id="153" w:author="Kohwalter" w:date="2013-08-21T15:26:00Z">
        <w:r w:rsidDel="00D2594C">
          <w:rPr>
            <w:lang w:val="en-US"/>
          </w:rPr>
          <w:delText>a well known and understood term used in arts</w:delText>
        </w:r>
      </w:del>
      <w:ins w:id="154" w:author="Kohwalter" w:date="2013-08-21T15:26:00Z">
        <w:r w:rsidR="00D2594C">
          <w:rPr>
            <w:lang w:val="en-US"/>
          </w:rPr>
          <w:t xml:space="preserve">used in </w:t>
        </w:r>
      </w:ins>
      <w:ins w:id="155" w:author="Kohwalter" w:date="2013-08-21T15:27:00Z">
        <w:r w:rsidR="00D2594C">
          <w:rPr>
            <w:lang w:val="en-US"/>
          </w:rPr>
          <w:t>relation to works fo</w:t>
        </w:r>
      </w:ins>
      <w:ins w:id="156" w:author="Kohwalter" w:date="2013-08-24T14:48:00Z">
        <w:r w:rsidR="00A87B4D">
          <w:rPr>
            <w:lang w:val="en-US"/>
          </w:rPr>
          <w:t>r</w:t>
        </w:r>
      </w:ins>
      <w:ins w:id="157" w:author="Kohwalter" w:date="2013-08-21T15:27:00Z">
        <w:r w:rsidR="00D2594C">
          <w:rPr>
            <w:lang w:val="en-US"/>
          </w:rPr>
          <w:t xml:space="preserve"> art, archeology and paleontology</w:t>
        </w:r>
      </w:ins>
      <w:r>
        <w:rPr>
          <w:lang w:val="en-US"/>
        </w:rPr>
        <w:t xml:space="preserve"> to describe an object’s life cycle. However, provenance also began to be used for digital information. </w:t>
      </w:r>
      <w:ins w:id="158" w:author="Kohwalter" w:date="2013-08-24T16:30:00Z">
        <w:r w:rsidR="005062BB">
          <w:rPr>
            <w:lang w:val="en-US"/>
          </w:rPr>
          <w:t>Pr</w:t>
        </w:r>
      </w:ins>
      <w:ins w:id="159" w:author="Kohwalter" w:date="2013-08-24T16:31:00Z">
        <w:r w:rsidR="005062BB">
          <w:rPr>
            <w:lang w:val="en-US"/>
          </w:rPr>
          <w:t>ovenance information is expressed by the means of a provenance graph,</w:t>
        </w:r>
      </w:ins>
      <w:ins w:id="160" w:author="Kohwalter" w:date="2013-08-24T16:23:00Z">
        <w:r w:rsidR="00211E10">
          <w:rPr>
            <w:lang w:val="en-US"/>
          </w:rPr>
          <w:t xml:space="preserve"> </w:t>
        </w:r>
      </w:ins>
      <w:ins w:id="161" w:author="Kohwalter" w:date="2013-08-24T16:31:00Z">
        <w:r w:rsidR="005062BB">
          <w:rPr>
            <w:lang w:val="en-US"/>
          </w:rPr>
          <w:t>which is a</w:t>
        </w:r>
      </w:ins>
      <w:ins w:id="162" w:author="Kohwalter" w:date="2013-08-24T16:23:00Z">
        <w:r w:rsidR="00211E10">
          <w:rPr>
            <w:lang w:val="en-US"/>
          </w:rPr>
          <w:t xml:space="preserve"> directed graph</w:t>
        </w:r>
      </w:ins>
      <w:ins w:id="163" w:author="Kohwalter" w:date="2013-08-24T16:31:00Z">
        <w:r w:rsidR="005062BB">
          <w:rPr>
            <w:lang w:val="en-US"/>
          </w:rPr>
          <w:t xml:space="preserve"> with vertices representing entities and edges representing causal relations</w:t>
        </w:r>
      </w:ins>
      <w:ins w:id="164" w:author="Kohwalter" w:date="2013-08-24T16:23:00Z">
        <w:r w:rsidR="00211E10">
          <w:rPr>
            <w:lang w:val="en-US"/>
          </w:rPr>
          <w:t>.</w:t>
        </w:r>
      </w:ins>
      <w:ins w:id="165" w:author="Kohwalter" w:date="2013-08-24T16:24:00Z">
        <w:r w:rsidR="00211E10">
          <w:rPr>
            <w:lang w:val="en-US"/>
          </w:rPr>
          <w:t xml:space="preserve"> Unlike the graphs presented in this chapter, the provenance graph uses different types of vertices and</w:t>
        </w:r>
      </w:ins>
      <w:ins w:id="166" w:author="Kohwalter" w:date="2013-08-24T16:25:00Z">
        <w:r w:rsidR="00211E10">
          <w:rPr>
            <w:lang w:val="en-US"/>
          </w:rPr>
          <w:t xml:space="preserve"> edges to discern information, </w:t>
        </w:r>
      </w:ins>
      <w:ins w:id="167" w:author="Kohwalter" w:date="2013-08-24T16:26:00Z">
        <w:r w:rsidR="00211E10">
          <w:rPr>
            <w:lang w:val="en-US"/>
          </w:rPr>
          <w:t>without compromising legibility.</w:t>
        </w:r>
      </w:ins>
      <w:ins w:id="168" w:author="Kohwalter" w:date="2013-08-24T16:23:00Z">
        <w:r w:rsidR="00211E10">
          <w:rPr>
            <w:lang w:val="en-US"/>
          </w:rPr>
          <w:t xml:space="preserve"> </w:t>
        </w:r>
      </w:ins>
      <w:r>
        <w:rPr>
          <w:lang w:val="en-US"/>
        </w:rPr>
        <w:t>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9" w:name="_Toc365125958"/>
      <w:r w:rsidRPr="001E187B">
        <w:rPr>
          <w:lang w:val="en-US"/>
        </w:rPr>
        <w:lastRenderedPageBreak/>
        <w:t xml:space="preserve">– </w:t>
      </w:r>
      <w:r w:rsidR="000D6AC9" w:rsidRPr="001E187B">
        <w:rPr>
          <w:lang w:val="en-US"/>
        </w:rPr>
        <w:t>Provenance</w:t>
      </w:r>
      <w:bookmarkEnd w:id="169"/>
    </w:p>
    <w:p w:rsidR="0056035F" w:rsidRDefault="000D6AC9" w:rsidP="0056035F">
      <w:pPr>
        <w:pStyle w:val="Heading2"/>
        <w:rPr>
          <w:lang w:val="en-US"/>
        </w:rPr>
      </w:pPr>
      <w:bookmarkStart w:id="170" w:name="_Toc365125959"/>
      <w:r w:rsidRPr="001E187B">
        <w:rPr>
          <w:lang w:val="en-US"/>
        </w:rPr>
        <w:t>Introduction</w:t>
      </w:r>
      <w:bookmarkEnd w:id="170"/>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D57FFC"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D57FFC" w:rsidRPr="001E187B">
        <w:rPr>
          <w:rFonts w:cs="Times New Roman"/>
          <w:szCs w:val="24"/>
          <w:lang w:val="en-US"/>
        </w:rPr>
        <w:fldChar w:fldCharType="separate"/>
      </w:r>
      <w:r w:rsidR="00214CC4" w:rsidRPr="00214CC4">
        <w:rPr>
          <w:rFonts w:cs="Times New Roman"/>
          <w:szCs w:val="24"/>
          <w:lang w:val="en-US"/>
        </w:rPr>
        <w:t xml:space="preserve">(DAVIDSON; FREIRE, 2008; FREIRE </w:t>
      </w:r>
      <w:r w:rsidR="00214CC4" w:rsidRPr="00214CC4">
        <w:rPr>
          <w:rFonts w:cs="Times New Roman"/>
          <w:i/>
          <w:iCs/>
          <w:szCs w:val="24"/>
          <w:lang w:val="en-US"/>
        </w:rPr>
        <w:t>et al.</w:t>
      </w:r>
      <w:r w:rsidR="00214CC4" w:rsidRPr="00214CC4">
        <w:rPr>
          <w:rFonts w:cs="Times New Roman"/>
          <w:szCs w:val="24"/>
          <w:lang w:val="en-US"/>
        </w:rPr>
        <w:t>, 2008)</w:t>
      </w:r>
      <w:r w:rsidR="00D57FFC"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D57FFC"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D57FFC" w:rsidRPr="001E187B">
        <w:rPr>
          <w:lang w:val="en-US"/>
        </w:rPr>
        <w:fldChar w:fldCharType="separate"/>
      </w:r>
      <w:r w:rsidR="00214CC4" w:rsidRPr="00214CC4">
        <w:rPr>
          <w:rFonts w:cs="Times New Roman"/>
          <w:lang w:val="en-US"/>
        </w:rPr>
        <w:t>(PREMIS WORKING GROUP, 2005)</w:t>
      </w:r>
      <w:r w:rsidR="00D57FFC"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D57FFC">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D57FFC">
        <w:rPr>
          <w:lang w:val="en-US"/>
        </w:rPr>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D57FFC">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D57FFC" w:rsidRPr="001E187B">
        <w:rPr>
          <w:lang w:val="en-US"/>
        </w:rPr>
        <w:fldChar w:fldCharType="begin"/>
      </w:r>
      <w:r w:rsidR="00214CC4">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D57FFC" w:rsidRPr="001E187B">
        <w:rPr>
          <w:lang w:val="en-US"/>
        </w:rPr>
        <w:fldChar w:fldCharType="separate"/>
      </w:r>
      <w:r w:rsidR="00214CC4" w:rsidRPr="00214CC4">
        <w:rPr>
          <w:rFonts w:cs="Times New Roman"/>
          <w:szCs w:val="24"/>
          <w:lang w:val="en-US"/>
        </w:rPr>
        <w:t xml:space="preserve">(SIMMHAN </w:t>
      </w:r>
      <w:r w:rsidR="00214CC4" w:rsidRPr="00214CC4">
        <w:rPr>
          <w:rFonts w:cs="Times New Roman"/>
          <w:i/>
          <w:iCs/>
          <w:szCs w:val="24"/>
          <w:lang w:val="en-US"/>
        </w:rPr>
        <w:t>et al.</w:t>
      </w:r>
      <w:r w:rsidR="00214CC4" w:rsidRPr="00214CC4">
        <w:rPr>
          <w:rFonts w:cs="Times New Roman"/>
          <w:szCs w:val="24"/>
          <w:lang w:val="en-US"/>
        </w:rPr>
        <w:t>, 2005)</w:t>
      </w:r>
      <w:r w:rsidR="00D57FFC"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D57FFC"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D57FFC"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2002)</w:t>
      </w:r>
      <w:r w:rsidR="00D57FFC"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w:t>
      </w:r>
      <w:r w:rsidR="00C021FC">
        <w:rPr>
          <w:lang w:val="en-US"/>
        </w:rPr>
        <w:t xml:space="preserve"> </w:t>
      </w:r>
      <w:r w:rsidR="00D57FFC">
        <w:rPr>
          <w:lang w:val="en-US"/>
        </w:rPr>
        <w:fldChar w:fldCharType="begin"/>
      </w:r>
      <w:r w:rsidR="00C021FC">
        <w:rPr>
          <w:lang w:val="en-US"/>
        </w:rPr>
        <w:instrText xml:space="preserve"> ADDIN ZOTERO_ITEM {"citationID":"2agpe29cju","properties":{"formattedCitation":"{\\rtf (BOSE \\i et al.\\i0{}, 2006)}","plainCitation":"(BOSE et al., 2006)"},"citationItems":[{"id":159,"uris":["http://zotero.org/users/1122386/items/XKF5VFJH"],"uri":["http://zotero.org/users/1122386/items/XKF5VFJH"]}]} </w:instrText>
      </w:r>
      <w:r w:rsidR="00D57FFC">
        <w:rPr>
          <w:lang w:val="en-US"/>
        </w:rPr>
        <w:fldChar w:fldCharType="separate"/>
      </w:r>
      <w:r w:rsidR="00C021FC" w:rsidRPr="00C021FC">
        <w:rPr>
          <w:rFonts w:cs="Times New Roman"/>
          <w:szCs w:val="24"/>
          <w:lang w:val="en-US"/>
        </w:rPr>
        <w:t xml:space="preserve">(BOSE </w:t>
      </w:r>
      <w:r w:rsidR="00C021FC" w:rsidRPr="00C021FC">
        <w:rPr>
          <w:rFonts w:cs="Times New Roman"/>
          <w:i/>
          <w:iCs/>
          <w:szCs w:val="24"/>
          <w:lang w:val="en-US"/>
        </w:rPr>
        <w:t>et al.</w:t>
      </w:r>
      <w:r w:rsidR="00C021FC" w:rsidRPr="00C021FC">
        <w:rPr>
          <w:rFonts w:cs="Times New Roman"/>
          <w:szCs w:val="24"/>
          <w:lang w:val="en-US"/>
        </w:rPr>
        <w:t>, 2006)</w:t>
      </w:r>
      <w:r w:rsidR="00D57FFC">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D57FFC"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D57FFC"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2007)</w:t>
      </w:r>
      <w:r w:rsidR="00D57FFC"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D57FFC"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D57FFC" w:rsidRPr="001E187B">
        <w:rPr>
          <w:lang w:val="en-US"/>
        </w:rPr>
        <w:fldChar w:fldCharType="separate"/>
      </w:r>
      <w:r w:rsidR="00214CC4" w:rsidRPr="00214CC4">
        <w:rPr>
          <w:rFonts w:cs="Times New Roman"/>
          <w:szCs w:val="24"/>
          <w:lang w:val="en-US"/>
        </w:rPr>
        <w:t xml:space="preserve">(MILES </w:t>
      </w:r>
      <w:r w:rsidR="00214CC4" w:rsidRPr="00214CC4">
        <w:rPr>
          <w:rFonts w:cs="Times New Roman"/>
          <w:i/>
          <w:iCs/>
          <w:szCs w:val="24"/>
          <w:lang w:val="en-US"/>
        </w:rPr>
        <w:t>et al.</w:t>
      </w:r>
      <w:r w:rsidR="00214CC4" w:rsidRPr="00214CC4">
        <w:rPr>
          <w:rFonts w:cs="Times New Roman"/>
          <w:szCs w:val="24"/>
          <w:lang w:val="en-US"/>
        </w:rPr>
        <w:t>, 2010)</w:t>
      </w:r>
      <w:r w:rsidR="00D57FFC"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D57FFC"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D57FFC" w:rsidRPr="001E187B">
        <w:rPr>
          <w:lang w:val="en-US"/>
        </w:rPr>
        <w:fldChar w:fldCharType="separate"/>
      </w:r>
      <w:r w:rsidR="00214CC4" w:rsidRPr="00214CC4">
        <w:rPr>
          <w:rFonts w:cs="Times New Roman"/>
          <w:lang w:val="en-US"/>
        </w:rPr>
        <w:t>(GIL; MILES, 2010)</w:t>
      </w:r>
      <w:r w:rsidR="00D57FFC"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D57FFC"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D57FFC" w:rsidRPr="001E187B">
        <w:rPr>
          <w:lang w:val="en-US"/>
        </w:rPr>
        <w:fldChar w:fldCharType="separate"/>
      </w:r>
      <w:r w:rsidR="00214CC4" w:rsidRPr="00214CC4">
        <w:rPr>
          <w:rFonts w:cs="Times New Roman"/>
          <w:szCs w:val="24"/>
          <w:lang w:val="en-US"/>
        </w:rPr>
        <w:t xml:space="preserve">(GIL </w:t>
      </w:r>
      <w:r w:rsidR="00214CC4" w:rsidRPr="00214CC4">
        <w:rPr>
          <w:rFonts w:cs="Times New Roman"/>
          <w:i/>
          <w:iCs/>
          <w:szCs w:val="24"/>
          <w:lang w:val="en-US"/>
        </w:rPr>
        <w:t>et al.</w:t>
      </w:r>
      <w:r w:rsidR="00214CC4" w:rsidRPr="00214CC4">
        <w:rPr>
          <w:rFonts w:cs="Times New Roman"/>
          <w:szCs w:val="24"/>
          <w:lang w:val="en-US"/>
        </w:rPr>
        <w:t>, 2009)</w:t>
      </w:r>
      <w:r w:rsidR="00D57FFC" w:rsidRPr="001E187B">
        <w:rPr>
          <w:lang w:val="en-US"/>
        </w:rPr>
        <w:fldChar w:fldCharType="end"/>
      </w:r>
      <w:ins w:id="171" w:author="Kohwalter" w:date="2013-08-21T15:30:00Z">
        <w:r w:rsidR="00D2594C">
          <w:rPr>
            <w:lang w:val="en-US"/>
          </w:rPr>
          <w:t>, which is derived from OPM</w:t>
        </w:r>
      </w:ins>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D57FFC"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D57FFC" w:rsidRPr="001E187B">
        <w:rPr>
          <w:lang w:val="en-US"/>
        </w:rPr>
        <w:fldChar w:fldCharType="separate"/>
      </w:r>
      <w:r w:rsidR="00214CC4" w:rsidRPr="00C021FC">
        <w:rPr>
          <w:rFonts w:cs="Times New Roman"/>
          <w:szCs w:val="24"/>
          <w:lang w:val="en-US"/>
        </w:rPr>
        <w:t xml:space="preserve">(GIL </w:t>
      </w:r>
      <w:r w:rsidR="00214CC4" w:rsidRPr="00C021FC">
        <w:rPr>
          <w:rFonts w:cs="Times New Roman"/>
          <w:i/>
          <w:iCs/>
          <w:szCs w:val="24"/>
          <w:lang w:val="en-US"/>
        </w:rPr>
        <w:t>et al.</w:t>
      </w:r>
      <w:r w:rsidR="00214CC4" w:rsidRPr="00C021FC">
        <w:rPr>
          <w:rFonts w:cs="Times New Roman"/>
          <w:szCs w:val="24"/>
          <w:lang w:val="en-US"/>
        </w:rPr>
        <w:t>, 2007; GROTH; MOREAU, 2010)</w:t>
      </w:r>
      <w:r w:rsidR="00D57FFC"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r w:rsidR="00521A29">
        <w:rPr>
          <w:lang w:val="en-US"/>
        </w:rPr>
        <w:t>points to</w:t>
      </w:r>
      <w:r w:rsidR="00521A29" w:rsidRPr="001E187B">
        <w:rPr>
          <w:lang w:val="en-US"/>
        </w:rPr>
        <w:t xml:space="preserve"> </w:t>
      </w:r>
      <w:r w:rsidRPr="001E187B">
        <w:rPr>
          <w:lang w:val="en-US"/>
        </w:rPr>
        <w:t xml:space="preserve">the possibility </w:t>
      </w:r>
      <w:r>
        <w:rPr>
          <w:lang w:val="en-US"/>
        </w:rPr>
        <w:t xml:space="preserve">of </w:t>
      </w:r>
      <w:r w:rsidRPr="001E187B">
        <w:rPr>
          <w:lang w:val="en-US"/>
        </w:rPr>
        <w:t xml:space="preserve">becoming the </w:t>
      </w:r>
      <w:del w:id="172" w:author="Kohwalter" w:date="2013-08-21T15:29:00Z">
        <w:r w:rsidRPr="001E187B" w:rsidDel="00D2594C">
          <w:rPr>
            <w:lang w:val="en-US"/>
          </w:rPr>
          <w:delText xml:space="preserve">default </w:delText>
        </w:r>
      </w:del>
      <w:ins w:id="173" w:author="Kohwalter" w:date="2013-08-21T15:29:00Z">
        <w:r w:rsidR="00D2594C">
          <w:rPr>
            <w:lang w:val="en-US"/>
          </w:rPr>
          <w:t>de facto</w:t>
        </w:r>
        <w:r w:rsidR="00D2594C" w:rsidRPr="001E187B">
          <w:rPr>
            <w:lang w:val="en-US"/>
          </w:rPr>
          <w:t xml:space="preserve"> </w:t>
        </w:r>
      </w:ins>
      <w:r w:rsidRPr="001E187B">
        <w:rPr>
          <w:lang w:val="en-US"/>
        </w:rPr>
        <w:t xml:space="preserve">provenance model </w:t>
      </w:r>
      <w:r>
        <w:rPr>
          <w:lang w:val="en-US"/>
        </w:rPr>
        <w:t>and</w:t>
      </w:r>
      <w:r w:rsidRPr="001E187B">
        <w:rPr>
          <w:lang w:val="en-US"/>
        </w:rPr>
        <w:t xml:space="preserve"> the migration from OPM to PROV a possibility in the near future</w:t>
      </w:r>
      <w:r w:rsidR="00EE7CDA">
        <w:rPr>
          <w:lang w:val="en-US"/>
        </w:rPr>
        <w:t xml:space="preserve"> </w:t>
      </w:r>
      <w:r w:rsidR="00D57FFC">
        <w:rPr>
          <w:lang w:val="en-US"/>
        </w:rPr>
        <w:fldChar w:fldCharType="begin"/>
      </w:r>
      <w:r w:rsidR="00EE7CDA">
        <w:rPr>
          <w:lang w:val="en-US"/>
        </w:rPr>
        <w:instrText xml:space="preserve"> ADDIN ZOTERO_ITEM {"citationID":"5aausi2bf","properties":{"formattedCitation":"{\\rtf (BIVAR \\i et al.\\i0{}, 2013)}","plainCitation":"(BIVAR et al., 2013)"},"citationItems":[{"id":189,"uris":["http://zotero.org/users/1122386/items/GZEXSAT4"],"uri":["http://zotero.org/users/1122386/items/GZEXSAT4"]}]} </w:instrText>
      </w:r>
      <w:r w:rsidR="00D57FFC">
        <w:rPr>
          <w:lang w:val="en-US"/>
        </w:rPr>
        <w:fldChar w:fldCharType="separate"/>
      </w:r>
      <w:r w:rsidR="00EE7CDA" w:rsidRPr="00EE7CDA">
        <w:rPr>
          <w:rFonts w:cs="Times New Roman"/>
          <w:szCs w:val="24"/>
          <w:lang w:val="en-US"/>
        </w:rPr>
        <w:t xml:space="preserve">(BIVAR </w:t>
      </w:r>
      <w:r w:rsidR="00EE7CDA" w:rsidRPr="00EE7CDA">
        <w:rPr>
          <w:rFonts w:cs="Times New Roman"/>
          <w:i/>
          <w:iCs/>
          <w:szCs w:val="24"/>
          <w:lang w:val="en-US"/>
        </w:rPr>
        <w:t>et al.</w:t>
      </w:r>
      <w:r w:rsidR="00EE7CDA" w:rsidRPr="00EE7CDA">
        <w:rPr>
          <w:rFonts w:cs="Times New Roman"/>
          <w:szCs w:val="24"/>
          <w:lang w:val="en-US"/>
        </w:rPr>
        <w:t>, 2013)</w:t>
      </w:r>
      <w:r w:rsidR="00D57FFC">
        <w:rPr>
          <w:lang w:val="en-US"/>
        </w:rPr>
        <w:fldChar w:fldCharType="end"/>
      </w:r>
      <w:r w:rsidRPr="001E187B">
        <w:rPr>
          <w:lang w:val="en-US"/>
        </w:rPr>
        <w:t>.</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D57FFC">
        <w:rPr>
          <w:lang w:val="en-US"/>
        </w:rPr>
        <w:fldChar w:fldCharType="begin"/>
      </w:r>
      <w:r>
        <w:rPr>
          <w:lang w:val="en-US"/>
        </w:rPr>
        <w:instrText xml:space="preserve"> REF _Ref355029016 \r \h </w:instrText>
      </w:r>
      <w:r w:rsidR="00D57FFC">
        <w:rPr>
          <w:lang w:val="en-US"/>
        </w:rPr>
      </w:r>
      <w:r w:rsidR="00D57FFC">
        <w:rPr>
          <w:lang w:val="en-US"/>
        </w:rPr>
        <w:fldChar w:fldCharType="separate"/>
      </w:r>
      <w:r w:rsidR="002019AD">
        <w:rPr>
          <w:lang w:val="en-US"/>
        </w:rPr>
        <w:t>3.2</w:t>
      </w:r>
      <w:r w:rsidR="00D57FFC">
        <w:rPr>
          <w:lang w:val="en-US"/>
        </w:rPr>
        <w:fldChar w:fldCharType="end"/>
      </w:r>
      <w:r>
        <w:rPr>
          <w:lang w:val="en-US"/>
        </w:rPr>
        <w:t xml:space="preserve"> provides a guiding example to aid understanding of provenance relationships in a provenance graph. Section </w:t>
      </w:r>
      <w:r w:rsidR="00D57FFC">
        <w:rPr>
          <w:lang w:val="en-US"/>
        </w:rPr>
        <w:fldChar w:fldCharType="begin"/>
      </w:r>
      <w:r>
        <w:rPr>
          <w:lang w:val="en-US"/>
        </w:rPr>
        <w:instrText xml:space="preserve"> REF _Ref353029623 \r \h </w:instrText>
      </w:r>
      <w:r w:rsidR="00D57FFC">
        <w:rPr>
          <w:lang w:val="en-US"/>
        </w:rPr>
      </w:r>
      <w:r w:rsidR="00D57FFC">
        <w:rPr>
          <w:lang w:val="en-US"/>
        </w:rPr>
        <w:fldChar w:fldCharType="separate"/>
      </w:r>
      <w:r w:rsidR="002019AD">
        <w:rPr>
          <w:lang w:val="en-US"/>
        </w:rPr>
        <w:t>3.3</w:t>
      </w:r>
      <w:r w:rsidR="00D57FFC">
        <w:rPr>
          <w:lang w:val="en-US"/>
        </w:rPr>
        <w:fldChar w:fldCharType="end"/>
      </w:r>
      <w:r>
        <w:rPr>
          <w:lang w:val="en-US"/>
        </w:rPr>
        <w:t xml:space="preserve"> and </w:t>
      </w:r>
      <w:r w:rsidR="00D57FFC">
        <w:rPr>
          <w:lang w:val="en-US"/>
        </w:rPr>
        <w:fldChar w:fldCharType="begin"/>
      </w:r>
      <w:r>
        <w:rPr>
          <w:lang w:val="en-US"/>
        </w:rPr>
        <w:instrText xml:space="preserve"> REF _Ref353029653 \r \h </w:instrText>
      </w:r>
      <w:r w:rsidR="00D57FFC">
        <w:rPr>
          <w:lang w:val="en-US"/>
        </w:rPr>
      </w:r>
      <w:r w:rsidR="00D57FFC">
        <w:rPr>
          <w:lang w:val="en-US"/>
        </w:rPr>
        <w:fldChar w:fldCharType="separate"/>
      </w:r>
      <w:r w:rsidR="002019AD">
        <w:rPr>
          <w:lang w:val="en-US"/>
        </w:rPr>
        <w:t>3.4</w:t>
      </w:r>
      <w:r w:rsidR="00D57FFC">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D57FFC">
        <w:rPr>
          <w:lang w:val="en-US"/>
        </w:rPr>
        <w:fldChar w:fldCharType="begin"/>
      </w:r>
      <w:r>
        <w:rPr>
          <w:lang w:val="en-US"/>
        </w:rPr>
        <w:instrText xml:space="preserve"> REF _Ref353029704 \r \h </w:instrText>
      </w:r>
      <w:r w:rsidR="00D57FFC">
        <w:rPr>
          <w:lang w:val="en-US"/>
        </w:rPr>
      </w:r>
      <w:r w:rsidR="00D57FFC">
        <w:rPr>
          <w:lang w:val="en-US"/>
        </w:rPr>
        <w:fldChar w:fldCharType="separate"/>
      </w:r>
      <w:r w:rsidR="002019AD">
        <w:rPr>
          <w:lang w:val="en-US"/>
        </w:rPr>
        <w:t>3.5</w:t>
      </w:r>
      <w:r w:rsidR="00D57FFC">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D57FFC">
        <w:rPr>
          <w:lang w:val="en-US"/>
        </w:rPr>
        <w:fldChar w:fldCharType="begin"/>
      </w:r>
      <w:r w:rsidR="00E4115A">
        <w:rPr>
          <w:lang w:val="en-US"/>
        </w:rPr>
        <w:instrText xml:space="preserve"> REF _Ref360904486 \r \h </w:instrText>
      </w:r>
      <w:r w:rsidR="00D57FFC">
        <w:rPr>
          <w:lang w:val="en-US"/>
        </w:rPr>
      </w:r>
      <w:r w:rsidR="00D57FFC">
        <w:rPr>
          <w:lang w:val="en-US"/>
        </w:rPr>
        <w:fldChar w:fldCharType="separate"/>
      </w:r>
      <w:r w:rsidR="002019AD">
        <w:rPr>
          <w:lang w:val="en-US"/>
        </w:rPr>
        <w:t>3.6</w:t>
      </w:r>
      <w:r w:rsidR="00D57FFC">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174" w:name="_Ref355029016"/>
      <w:bookmarkStart w:id="175" w:name="_Toc365125960"/>
      <w:r>
        <w:rPr>
          <w:lang w:val="en-US"/>
        </w:rPr>
        <w:t>Guiding Example</w:t>
      </w:r>
      <w:bookmarkEnd w:id="174"/>
      <w:bookmarkEnd w:id="175"/>
    </w:p>
    <w:p w:rsidR="00BD354F" w:rsidRDefault="00BD354F" w:rsidP="0095542E">
      <w:pPr>
        <w:rPr>
          <w:lang w:val="en-US"/>
        </w:rPr>
      </w:pPr>
      <w:r>
        <w:rPr>
          <w:lang w:val="en-US"/>
        </w:rPr>
        <w:t>The following example is used for illustrating and exemplifying terminologies of provenance in the remaining of this chapter.</w:t>
      </w:r>
      <w:ins w:id="176" w:author="Kohwalter" w:date="2013-08-21T15:35:00Z">
        <w:r w:rsidR="00D2594C">
          <w:rPr>
            <w:lang w:val="en-US"/>
          </w:rPr>
          <w:t xml:space="preserve"> </w:t>
        </w:r>
      </w:ins>
      <w:ins w:id="177" w:author="Kohwalter" w:date="2013-08-28T14:23:00Z">
        <w:r w:rsidR="007028C8">
          <w:rPr>
            <w:lang w:val="en-US"/>
          </w:rPr>
          <w:t>The</w:t>
        </w:r>
      </w:ins>
      <w:ins w:id="178" w:author="Kohwalter" w:date="2013-08-21T15:35:00Z">
        <w:r w:rsidR="00D2594C">
          <w:rPr>
            <w:lang w:val="en-US"/>
          </w:rPr>
          <w:t xml:space="preserve"> provenance graph </w:t>
        </w:r>
      </w:ins>
      <w:ins w:id="179" w:author="Kohwalter" w:date="2013-08-28T14:24:00Z">
        <w:r w:rsidR="007028C8">
          <w:rPr>
            <w:lang w:val="en-US"/>
          </w:rPr>
          <w:t>that represents th</w:t>
        </w:r>
      </w:ins>
      <w:ins w:id="180" w:author="Kohwalter" w:date="2013-08-28T14:25:00Z">
        <w:r w:rsidR="007028C8">
          <w:rPr>
            <w:lang w:val="en-US"/>
          </w:rPr>
          <w:t>e following</w:t>
        </w:r>
      </w:ins>
      <w:ins w:id="181" w:author="Kohwalter" w:date="2013-08-28T14:24:00Z">
        <w:r w:rsidR="007028C8">
          <w:rPr>
            <w:lang w:val="en-US"/>
          </w:rPr>
          <w:t xml:space="preserve"> example uses OPM </w:t>
        </w:r>
      </w:ins>
      <w:ins w:id="182" w:author="Kohwalter" w:date="2013-08-28T14:23:00Z">
        <w:r w:rsidR="007028C8">
          <w:rPr>
            <w:lang w:val="en-US"/>
          </w:rPr>
          <w:t>nota</w:t>
        </w:r>
      </w:ins>
      <w:ins w:id="183" w:author="Kohwalter" w:date="2013-08-28T14:24:00Z">
        <w:r w:rsidR="007028C8">
          <w:rPr>
            <w:lang w:val="en-US"/>
          </w:rPr>
          <w:t>t</w:t>
        </w:r>
      </w:ins>
      <w:ins w:id="184" w:author="Kohwalter" w:date="2013-08-28T14:23:00Z">
        <w:r w:rsidR="007028C8">
          <w:rPr>
            <w:lang w:val="en-US"/>
          </w:rPr>
          <w:t>ions</w:t>
        </w:r>
      </w:ins>
      <w:ins w:id="185" w:author="Kohwalter" w:date="2013-08-21T15:35:00Z">
        <w:r w:rsidR="00D2594C">
          <w:rPr>
            <w:lang w:val="en-US"/>
          </w:rPr>
          <w:t>.</w:t>
        </w:r>
      </w:ins>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186" w:name="_Toc352784490"/>
      <w:bookmarkStart w:id="187" w:name="_Ref353029623"/>
      <w:bookmarkStart w:id="188" w:name="_Toc365125961"/>
      <w:r w:rsidRPr="00BE280E">
        <w:rPr>
          <w:rStyle w:val="TabelaChar"/>
          <w:b/>
          <w:sz w:val="24"/>
          <w:lang w:val="en-US"/>
        </w:rPr>
        <w:t>Open Provenance Model</w:t>
      </w:r>
      <w:bookmarkEnd w:id="186"/>
      <w:bookmarkEnd w:id="187"/>
      <w:bookmarkEnd w:id="188"/>
    </w:p>
    <w:p w:rsidR="0095542E" w:rsidRPr="002E07E3"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r w:rsidR="00B47F8E">
        <w:rPr>
          <w:lang w:val="en-US"/>
        </w:rPr>
        <w:t xml:space="preserve"> mainly</w:t>
      </w:r>
      <w:r w:rsidRPr="001E187B">
        <w:rPr>
          <w:lang w:val="en-US"/>
        </w:rPr>
        <w:t xml:space="preserve"> resulted from the first two challenges and </w:t>
      </w:r>
      <w:r w:rsidR="00BF1312">
        <w:rPr>
          <w:lang w:val="en-US"/>
        </w:rPr>
        <w:t xml:space="preserve">was used on the third challenge. The </w:t>
      </w:r>
      <w:r w:rsidRPr="00BF1312">
        <w:rPr>
          <w:lang w:val="en-US"/>
        </w:rPr>
        <w:t>1</w:t>
      </w:r>
      <w:r w:rsidRPr="00BF1312">
        <w:rPr>
          <w:vertAlign w:val="superscript"/>
          <w:lang w:val="en-US"/>
        </w:rPr>
        <w:t>st</w:t>
      </w:r>
      <w:r w:rsidR="00BF1312">
        <w:rPr>
          <w:lang w:val="en-US"/>
        </w:rPr>
        <w:t xml:space="preserve"> c</w:t>
      </w:r>
      <w:r w:rsidRPr="00BF1312">
        <w:rPr>
          <w:lang w:val="en-US"/>
        </w:rPr>
        <w:t>hallenge</w:t>
      </w:r>
      <w:r w:rsidRPr="002E07E3">
        <w:rPr>
          <w:lang w:val="en-US"/>
        </w:rPr>
        <w:t xml:space="preserve"> </w:t>
      </w:r>
      <w:r w:rsidR="00BF1312">
        <w:rPr>
          <w:lang w:val="en-US"/>
        </w:rPr>
        <w:t>w</w:t>
      </w:r>
      <w:r w:rsidR="00B47F8E">
        <w:rPr>
          <w:lang w:val="en-US"/>
        </w:rPr>
        <w:t>as focused on</w:t>
      </w:r>
      <w:r>
        <w:rPr>
          <w:lang w:val="en-US"/>
        </w:rPr>
        <w:t xml:space="preserve"> providing</w:t>
      </w:r>
      <w:r w:rsidRPr="002E07E3">
        <w:rPr>
          <w:lang w:val="en-US"/>
        </w:rPr>
        <w:t xml:space="preserve"> a forum for the community to </w:t>
      </w:r>
      <w:r w:rsidRPr="002E07E3">
        <w:rPr>
          <w:lang w:val="en-US"/>
        </w:rPr>
        <w:lastRenderedPageBreak/>
        <w:t>understand the capabilities of different provenance systems and express their provenance representations.</w:t>
      </w:r>
      <w:r w:rsidR="00BF1312">
        <w:rPr>
          <w:lang w:val="en-US"/>
        </w:rPr>
        <w:t xml:space="preserve"> The </w:t>
      </w:r>
      <w:r w:rsidRPr="00BF1312">
        <w:rPr>
          <w:lang w:val="en-US"/>
        </w:rPr>
        <w:t>2</w:t>
      </w:r>
      <w:r w:rsidRPr="00BF1312">
        <w:rPr>
          <w:vertAlign w:val="superscript"/>
          <w:lang w:val="en-US"/>
        </w:rPr>
        <w:t>nd</w:t>
      </w:r>
      <w:r w:rsidRPr="00BF1312">
        <w:rPr>
          <w:lang w:val="en-US"/>
        </w:rPr>
        <w:t xml:space="preserve"> </w:t>
      </w:r>
      <w:r w:rsidR="00BF1312">
        <w:rPr>
          <w:lang w:val="en-US"/>
        </w:rPr>
        <w:t>c</w:t>
      </w:r>
      <w:r w:rsidRPr="00BF1312">
        <w:rPr>
          <w:lang w:val="en-US"/>
        </w:rPr>
        <w:t>hallenge</w:t>
      </w:r>
      <w:r w:rsidR="00BF1312">
        <w:rPr>
          <w:lang w:val="en-US"/>
        </w:rPr>
        <w:t xml:space="preserve"> was a</w:t>
      </w:r>
      <w:r w:rsidRPr="002E07E3">
        <w:rPr>
          <w:lang w:val="en-US"/>
        </w:rPr>
        <w:t xml:space="preserve">imed </w:t>
      </w:r>
      <w:r>
        <w:rPr>
          <w:lang w:val="en-US"/>
        </w:rPr>
        <w:t>at</w:t>
      </w:r>
      <w:r w:rsidRPr="002E07E3">
        <w:rPr>
          <w:lang w:val="en-US"/>
        </w:rPr>
        <w:t xml:space="preserve"> establish</w:t>
      </w:r>
      <w:r>
        <w:rPr>
          <w:lang w:val="en-US"/>
        </w:rPr>
        <w:t>ing</w:t>
      </w:r>
      <w:r w:rsidRPr="002E07E3">
        <w:rPr>
          <w:lang w:val="en-US"/>
        </w:rPr>
        <w:t xml:space="preserve"> interoperability between systems through exc</w:t>
      </w:r>
      <w:r w:rsidR="00BF1312">
        <w:rPr>
          <w:lang w:val="en-US"/>
        </w:rPr>
        <w:t xml:space="preserve">hange of provenance information. With the OPM development, the </w:t>
      </w:r>
      <w:r w:rsidRPr="00BF1312">
        <w:rPr>
          <w:lang w:val="en-US"/>
        </w:rPr>
        <w:t>3</w:t>
      </w:r>
      <w:r w:rsidRPr="00BF1312">
        <w:rPr>
          <w:vertAlign w:val="superscript"/>
          <w:lang w:val="en-US"/>
        </w:rPr>
        <w:t>rd</w:t>
      </w:r>
      <w:r w:rsidRPr="00BF1312">
        <w:rPr>
          <w:lang w:val="en-US"/>
        </w:rPr>
        <w:t xml:space="preserve"> </w:t>
      </w:r>
      <w:r w:rsidR="00BF1312">
        <w:rPr>
          <w:lang w:val="en-US"/>
        </w:rPr>
        <w:t>c</w:t>
      </w:r>
      <w:r w:rsidRPr="00BF1312">
        <w:rPr>
          <w:lang w:val="en-US"/>
        </w:rPr>
        <w:t>hallenge</w:t>
      </w:r>
      <w:r w:rsidR="00BF1312">
        <w:rPr>
          <w:lang w:val="en-US"/>
        </w:rPr>
        <w:t xml:space="preserve"> was designed to e</w:t>
      </w:r>
      <w:r w:rsidRPr="002E07E3">
        <w:rPr>
          <w:lang w:val="en-US"/>
        </w:rPr>
        <w:t xml:space="preserve">valuate the OPM </w:t>
      </w:r>
      <w:r>
        <w:rPr>
          <w:lang w:val="en-US"/>
        </w:rPr>
        <w:t>in a practical setting</w:t>
      </w:r>
      <w:r w:rsidRPr="002E07E3">
        <w:rPr>
          <w:lang w:val="en-US"/>
        </w:rPr>
        <w:t xml:space="preserve">, from an interoperability </w:t>
      </w:r>
      <w:r>
        <w:rPr>
          <w:lang w:val="en-US"/>
        </w:rPr>
        <w:t>perspective</w:t>
      </w:r>
      <w:r w:rsidRPr="002E07E3">
        <w:rPr>
          <w:lang w:val="en-US"/>
        </w:rPr>
        <w:t>.</w:t>
      </w:r>
      <w:r w:rsidR="00BF1312">
        <w:rPr>
          <w:lang w:val="en-US"/>
        </w:rPr>
        <w:t xml:space="preserve"> The last challenge was </w:t>
      </w:r>
      <w:del w:id="189" w:author="Kohwalter" w:date="2013-08-21T15:36:00Z">
        <w:r w:rsidR="00BF1312" w:rsidDel="00066CB0">
          <w:rPr>
            <w:lang w:val="en-US"/>
          </w:rPr>
          <w:delText xml:space="preserve">interrupted </w:delText>
        </w:r>
      </w:del>
      <w:ins w:id="190" w:author="Kohwalter" w:date="2013-08-21T15:36:00Z">
        <w:r w:rsidR="00066CB0">
          <w:rPr>
            <w:lang w:val="en-US"/>
          </w:rPr>
          <w:t xml:space="preserve">cancelled </w:t>
        </w:r>
      </w:ins>
      <w:del w:id="191" w:author="Kohwalter" w:date="2013-08-21T15:37:00Z">
        <w:r w:rsidR="00BF1312" w:rsidDel="00066CB0">
          <w:rPr>
            <w:lang w:val="en-US"/>
          </w:rPr>
          <w:delText>due to the</w:delText>
        </w:r>
      </w:del>
      <w:ins w:id="192" w:author="Kohwalter" w:date="2013-08-21T15:37:00Z">
        <w:r w:rsidR="00066CB0">
          <w:rPr>
            <w:lang w:val="en-US"/>
          </w:rPr>
          <w:t xml:space="preserve">because the </w:t>
        </w:r>
        <w:r w:rsidR="00066CB0" w:rsidRPr="00BF1312">
          <w:rPr>
            <w:lang w:val="en-US"/>
          </w:rPr>
          <w:t>3</w:t>
        </w:r>
        <w:r w:rsidR="00066CB0" w:rsidRPr="00BF1312">
          <w:rPr>
            <w:vertAlign w:val="superscript"/>
            <w:lang w:val="en-US"/>
          </w:rPr>
          <w:t>rd</w:t>
        </w:r>
        <w:r w:rsidR="00066CB0">
          <w:rPr>
            <w:lang w:val="en-US"/>
          </w:rPr>
          <w:t xml:space="preserve"> challenge was still unsolve</w:t>
        </w:r>
      </w:ins>
      <w:ins w:id="193" w:author="Kohwalter" w:date="2013-08-21T15:38:00Z">
        <w:r w:rsidR="00066CB0">
          <w:rPr>
            <w:lang w:val="en-US"/>
          </w:rPr>
          <w:t xml:space="preserve">d and </w:t>
        </w:r>
      </w:ins>
      <w:ins w:id="194" w:author="Kohwalter" w:date="2013-08-21T15:39:00Z">
        <w:r w:rsidR="00066CB0">
          <w:rPr>
            <w:lang w:val="en-US"/>
          </w:rPr>
          <w:t>due to the</w:t>
        </w:r>
      </w:ins>
      <w:r w:rsidR="00BF1312">
        <w:rPr>
          <w:lang w:val="en-US"/>
        </w:rPr>
        <w:t xml:space="preserve"> successful launch of another provenance model (PROV) by the W3C group.</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D57FFC"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D57FFC" w:rsidRPr="001E187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D57FFC"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D57FFC"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D57FFC" w:rsidRPr="001E187B">
        <w:rPr>
          <w:lang w:val="en-US"/>
        </w:rPr>
        <w:fldChar w:fldCharType="separate"/>
      </w:r>
      <w:r w:rsidR="00214CC4" w:rsidRPr="00214CC4">
        <w:rPr>
          <w:rFonts w:cs="Times New Roman"/>
          <w:lang w:val="en-US"/>
        </w:rPr>
        <w:t>(2007)</w:t>
      </w:r>
      <w:r w:rsidR="00D57FFC"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195" w:name="_Toc352784491"/>
      <w:bookmarkStart w:id="196" w:name="_Toc365125962"/>
      <w:r>
        <w:rPr>
          <w:lang w:val="en-US"/>
        </w:rPr>
        <w:t>Types and Relations</w:t>
      </w:r>
      <w:bookmarkEnd w:id="195"/>
      <w:bookmarkEnd w:id="196"/>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D57FFC">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D57FFC">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D57FFC">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D57FFC"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D57FFC" w:rsidRPr="001E187B">
        <w:rPr>
          <w:lang w:val="en-US"/>
        </w:rPr>
        <w:fldChar w:fldCharType="separate"/>
      </w:r>
      <w:r w:rsidR="00214CC4" w:rsidRPr="00654D3C">
        <w:rPr>
          <w:rFonts w:cs="Times New Roman"/>
          <w:lang w:val="en-US"/>
        </w:rPr>
        <w:t>(2007)</w:t>
      </w:r>
      <w:r w:rsidR="00D57FFC" w:rsidRPr="001E187B">
        <w:rPr>
          <w:lang w:val="en-US"/>
        </w:rPr>
        <w:fldChar w:fldCharType="end"/>
      </w:r>
      <w:r w:rsidRPr="001E187B">
        <w:rPr>
          <w:lang w:val="en-US"/>
        </w:rPr>
        <w:t xml:space="preserve"> </w:t>
      </w:r>
      <w:r>
        <w:rPr>
          <w:lang w:val="en-US"/>
        </w:rPr>
        <w:t xml:space="preserve">and </w:t>
      </w:r>
      <w:r w:rsidR="00B47F8E">
        <w:rPr>
          <w:lang w:val="en-US"/>
        </w:rPr>
        <w:t xml:space="preserve">are </w:t>
      </w:r>
      <w:r w:rsidRPr="001E187B">
        <w:rPr>
          <w:lang w:val="en-US"/>
        </w:rPr>
        <w:t xml:space="preserve">described </w:t>
      </w:r>
      <w:r>
        <w:rPr>
          <w:lang w:val="en-US"/>
        </w:rPr>
        <w:t>at</w:t>
      </w:r>
      <w:r w:rsidRPr="001E187B">
        <w:rPr>
          <w:lang w:val="en-US"/>
        </w:rPr>
        <w:t xml:space="preserve"> </w:t>
      </w:r>
      <w:fldSimple w:instr=" REF _Ref335238586 \h  \* MERGEFORMAT ">
        <w:ins w:id="197" w:author="Kohwalter" w:date="2013-08-28T14:25:00Z">
          <w:r w:rsidR="002019AD" w:rsidRPr="001E187B">
            <w:rPr>
              <w:lang w:val="en-US"/>
            </w:rPr>
            <w:t xml:space="preserve">Figure </w:t>
          </w:r>
          <w:r w:rsidR="002019AD">
            <w:rPr>
              <w:lang w:val="en-US"/>
            </w:rPr>
            <w:t>6</w:t>
          </w:r>
        </w:ins>
        <w:del w:id="198" w:author="Kohwalter" w:date="2013-08-28T14:25:00Z">
          <w:r w:rsidR="007028C8" w:rsidRPr="001E187B" w:rsidDel="002019AD">
            <w:rPr>
              <w:lang w:val="en-US"/>
            </w:rPr>
            <w:delText xml:space="preserve">Figure </w:delText>
          </w:r>
          <w:r w:rsidR="007028C8" w:rsidDel="002019AD">
            <w:rPr>
              <w:lang w:val="en-US"/>
            </w:rPr>
            <w:delText>6</w:delText>
          </w:r>
        </w:del>
      </w:fldSimple>
      <w:r w:rsidRPr="007B76A3">
        <w:rPr>
          <w:lang w:val="en-US"/>
        </w:rPr>
        <w:t>.</w:t>
      </w:r>
      <w:r>
        <w:rPr>
          <w:lang w:val="en-US"/>
        </w:rPr>
        <w:t xml:space="preserve"> Using the OPM notation, it is possible to generate a provenance graph for the cake’s baking process, which is illustrated at </w:t>
      </w:r>
      <w:r w:rsidR="00D57FFC">
        <w:rPr>
          <w:lang w:val="en-US"/>
        </w:rPr>
        <w:fldChar w:fldCharType="begin"/>
      </w:r>
      <w:r>
        <w:rPr>
          <w:lang w:val="en-US"/>
        </w:rPr>
        <w:instrText xml:space="preserve"> REF _Ref355012147 \h </w:instrText>
      </w:r>
      <w:r w:rsidR="00D57FFC">
        <w:rPr>
          <w:lang w:val="en-US"/>
        </w:rPr>
      </w:r>
      <w:r w:rsidR="00D57FFC">
        <w:rPr>
          <w:lang w:val="en-US"/>
        </w:rPr>
        <w:fldChar w:fldCharType="separate"/>
      </w:r>
      <w:ins w:id="199" w:author="Kohwalter" w:date="2013-08-28T14:25:00Z">
        <w:r w:rsidR="002019AD" w:rsidRPr="003E57E3">
          <w:rPr>
            <w:lang w:val="en-US"/>
          </w:rPr>
          <w:t xml:space="preserve">Figure </w:t>
        </w:r>
        <w:r w:rsidR="002019AD">
          <w:rPr>
            <w:noProof/>
            <w:lang w:val="en-US"/>
          </w:rPr>
          <w:t>7</w:t>
        </w:r>
      </w:ins>
      <w:del w:id="200" w:author="Kohwalter" w:date="2013-08-28T14:25:00Z">
        <w:r w:rsidR="007028C8" w:rsidRPr="003E57E3" w:rsidDel="002019AD">
          <w:rPr>
            <w:lang w:val="en-US"/>
          </w:rPr>
          <w:delText xml:space="preserve">Figure </w:delText>
        </w:r>
        <w:r w:rsidR="007028C8" w:rsidDel="002019AD">
          <w:rPr>
            <w:noProof/>
            <w:lang w:val="en-US"/>
          </w:rPr>
          <w:delText>7</w:delText>
        </w:r>
      </w:del>
      <w:r w:rsidR="00D57FFC">
        <w:rPr>
          <w:lang w:val="en-US"/>
        </w:rPr>
        <w:fldChar w:fldCharType="end"/>
      </w:r>
      <w:r>
        <w:rPr>
          <w:lang w:val="en-US"/>
        </w:rPr>
        <w:t xml:space="preserve">. In the cake </w:t>
      </w:r>
      <w:r>
        <w:rPr>
          <w:lang w:val="en-US"/>
        </w:rPr>
        <w:lastRenderedPageBreak/>
        <w:t xml:space="preserve">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01" w:name="_Ref335238586"/>
      <w:bookmarkStart w:id="202" w:name="_Toc352776692"/>
      <w:bookmarkStart w:id="203" w:name="_Toc365125912"/>
      <w:r w:rsidRPr="001E187B">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6</w:t>
      </w:r>
      <w:r w:rsidR="00D57FFC">
        <w:rPr>
          <w:lang w:val="en-US"/>
        </w:rPr>
        <w:fldChar w:fldCharType="end"/>
      </w:r>
      <w:bookmarkEnd w:id="201"/>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D57FFC">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D57FFC">
        <w:rPr>
          <w:lang w:val="en-US"/>
        </w:rPr>
        <w:fldChar w:fldCharType="separate"/>
      </w:r>
      <w:r w:rsidR="00214CC4" w:rsidRPr="00214CC4">
        <w:rPr>
          <w:rFonts w:cs="Times New Roman"/>
        </w:rPr>
        <w:t>(2007)</w:t>
      </w:r>
      <w:r w:rsidR="00D57FFC">
        <w:rPr>
          <w:lang w:val="en-US"/>
        </w:rPr>
        <w:fldChar w:fldCharType="end"/>
      </w:r>
      <w:r w:rsidRPr="001E187B">
        <w:rPr>
          <w:lang w:val="en-US"/>
        </w:rPr>
        <w:t>.</w:t>
      </w:r>
      <w:bookmarkEnd w:id="202"/>
      <w:bookmarkEnd w:id="203"/>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204" w:name="_Ref355012147"/>
      <w:bookmarkStart w:id="205" w:name="_Toc365125913"/>
      <w:r w:rsidRPr="003E57E3">
        <w:rPr>
          <w:lang w:val="en-US"/>
        </w:rPr>
        <w:t xml:space="preserve">Figure </w:t>
      </w:r>
      <w:r w:rsidR="00D57FFC">
        <w:fldChar w:fldCharType="begin"/>
      </w:r>
      <w:r w:rsidRPr="003E57E3">
        <w:rPr>
          <w:lang w:val="en-US"/>
        </w:rPr>
        <w:instrText xml:space="preserve"> SEQ Figure \* ARABIC </w:instrText>
      </w:r>
      <w:r w:rsidR="00D57FFC">
        <w:fldChar w:fldCharType="separate"/>
      </w:r>
      <w:r w:rsidR="002019AD">
        <w:rPr>
          <w:noProof/>
          <w:lang w:val="en-US"/>
        </w:rPr>
        <w:t>7</w:t>
      </w:r>
      <w:r w:rsidR="00D57FFC">
        <w:fldChar w:fldCharType="end"/>
      </w:r>
      <w:bookmarkEnd w:id="204"/>
      <w:r w:rsidRPr="003E57E3">
        <w:rPr>
          <w:lang w:val="en-US"/>
        </w:rPr>
        <w:t xml:space="preserve">: A </w:t>
      </w:r>
      <w:r>
        <w:rPr>
          <w:lang w:val="en-US"/>
        </w:rPr>
        <w:t>simplified c</w:t>
      </w:r>
      <w:r w:rsidRPr="003E57E3">
        <w:rPr>
          <w:lang w:val="en-US"/>
        </w:rPr>
        <w:t>ake’s provenance graph.</w:t>
      </w:r>
      <w:bookmarkEnd w:id="205"/>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ins w:id="206" w:author="Kohwalter" w:date="2013-08-28T14:25:00Z">
          <w:r w:rsidR="002019AD" w:rsidRPr="001E187B">
            <w:rPr>
              <w:lang w:val="en-US"/>
            </w:rPr>
            <w:t xml:space="preserve">Figure </w:t>
          </w:r>
          <w:r w:rsidR="002019AD">
            <w:rPr>
              <w:lang w:val="en-US"/>
            </w:rPr>
            <w:t>6</w:t>
          </w:r>
        </w:ins>
        <w:del w:id="207" w:author="Kohwalter" w:date="2013-08-28T14:25:00Z">
          <w:r w:rsidR="007028C8" w:rsidRPr="001E187B" w:rsidDel="002019AD">
            <w:rPr>
              <w:lang w:val="en-US"/>
            </w:rPr>
            <w:delText xml:space="preserve">Figure </w:delText>
          </w:r>
          <w:r w:rsidR="007028C8" w:rsidDel="002019AD">
            <w:rPr>
              <w:lang w:val="en-US"/>
            </w:rPr>
            <w:delText>6</w:delText>
          </w:r>
        </w:del>
      </w:fldSimple>
      <w:r>
        <w:rPr>
          <w:lang w:val="en-US"/>
        </w:rPr>
        <w:t xml:space="preserve">, which represents a role. Roles are not defined in OPM but are instead defined by the </w:t>
      </w:r>
      <w:r>
        <w:rPr>
          <w:lang w:val="en-US"/>
        </w:rPr>
        <w:lastRenderedPageBreak/>
        <w:t xml:space="preserve">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w:t>
      </w:r>
      <w:r w:rsidR="002E6410">
        <w:rPr>
          <w:szCs w:val="24"/>
          <w:lang w:val="en-US"/>
        </w:rPr>
        <w:t xml:space="preserve"> first</w:t>
      </w:r>
      <w:r>
        <w:rPr>
          <w:szCs w:val="24"/>
          <w:lang w:val="en-US"/>
        </w:rPr>
        <w:t xml:space="preserve"> </w:t>
      </w:r>
      <w:r w:rsidRPr="0032772B">
        <w:rPr>
          <w:i/>
          <w:szCs w:val="24"/>
          <w:lang w:val="en-US"/>
        </w:rPr>
        <w:t>artifact</w:t>
      </w:r>
      <w:r>
        <w:rPr>
          <w:szCs w:val="24"/>
          <w:lang w:val="en-US"/>
        </w:rPr>
        <w:t xml:space="preserve"> had to be generated for</w:t>
      </w:r>
      <w:r w:rsidR="002E6410">
        <w:rPr>
          <w:szCs w:val="24"/>
          <w:lang w:val="en-US"/>
        </w:rPr>
        <w:t xml:space="preserve"> the second</w:t>
      </w:r>
      <w:r>
        <w:rPr>
          <w:szCs w:val="24"/>
          <w:lang w:val="en-US"/>
        </w:rPr>
        <w:t xml:space="preserve">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D57FFC">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D57FFC">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D57FFC">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D57FFC" w:rsidP="0095542E">
      <w:pPr>
        <w:rPr>
          <w:szCs w:val="24"/>
          <w:lang w:val="en-US"/>
        </w:rPr>
      </w:pPr>
      <w:fldSimple w:instr=" REF _Ref335238586 \h  \* MERGEFORMAT ">
        <w:ins w:id="208" w:author="Kohwalter" w:date="2013-08-28T14:25:00Z">
          <w:r w:rsidR="002019AD" w:rsidRPr="002019AD">
            <w:rPr>
              <w:szCs w:val="24"/>
              <w:lang w:val="en-US"/>
              <w:rPrChange w:id="209" w:author="Kohwalter" w:date="2013-08-28T14:25:00Z">
                <w:rPr>
                  <w:lang w:val="en-US"/>
                </w:rPr>
              </w:rPrChange>
            </w:rPr>
            <w:t>Figure 6</w:t>
          </w:r>
        </w:ins>
        <w:del w:id="210" w:author="Kohwalter" w:date="2013-08-28T14:25:00Z">
          <w:r w:rsidR="007028C8" w:rsidRPr="007028C8" w:rsidDel="002019AD">
            <w:rPr>
              <w:szCs w:val="24"/>
              <w:lang w:val="en-US"/>
            </w:rPr>
            <w:delText>Figure 6</w:delText>
          </w:r>
        </w:del>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211" w:name="_Toc365125963"/>
      <w:r>
        <w:rPr>
          <w:lang w:val="en-US"/>
        </w:rPr>
        <w:t>Inference</w:t>
      </w:r>
      <w:bookmarkEnd w:id="211"/>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D57FFC">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D57FFC">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D57FFC">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D57FFC">
        <w:rPr>
          <w:szCs w:val="24"/>
          <w:lang w:val="en-US"/>
        </w:rPr>
        <w:fldChar w:fldCharType="begin"/>
      </w:r>
      <w:r>
        <w:rPr>
          <w:szCs w:val="24"/>
          <w:lang w:val="en-US"/>
        </w:rPr>
        <w:instrText xml:space="preserve"> REF _Ref335234162 \h </w:instrText>
      </w:r>
      <w:r w:rsidR="00D57FFC">
        <w:rPr>
          <w:szCs w:val="24"/>
          <w:lang w:val="en-US"/>
        </w:rPr>
      </w:r>
      <w:r w:rsidR="00D57FFC">
        <w:rPr>
          <w:szCs w:val="24"/>
          <w:lang w:val="en-US"/>
        </w:rPr>
        <w:fldChar w:fldCharType="separate"/>
      </w:r>
      <w:ins w:id="212" w:author="Kohwalter" w:date="2013-08-28T14:25:00Z">
        <w:r w:rsidR="002019AD" w:rsidRPr="001E187B">
          <w:rPr>
            <w:lang w:val="en-US"/>
          </w:rPr>
          <w:t xml:space="preserve">Figure </w:t>
        </w:r>
        <w:r w:rsidR="002019AD">
          <w:rPr>
            <w:noProof/>
            <w:lang w:val="en-US"/>
          </w:rPr>
          <w:t>8</w:t>
        </w:r>
      </w:ins>
      <w:del w:id="213" w:author="Kohwalter" w:date="2013-08-28T14:25:00Z">
        <w:r w:rsidR="007028C8" w:rsidRPr="001E187B" w:rsidDel="002019AD">
          <w:rPr>
            <w:lang w:val="en-US"/>
          </w:rPr>
          <w:delText xml:space="preserve">Figure </w:delText>
        </w:r>
        <w:r w:rsidR="007028C8" w:rsidDel="002019AD">
          <w:rPr>
            <w:noProof/>
            <w:lang w:val="en-US"/>
          </w:rPr>
          <w:delText>8</w:delText>
        </w:r>
      </w:del>
      <w:r w:rsidR="00D57FFC">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14" w:name="_Ref335234162"/>
      <w:bookmarkStart w:id="215" w:name="_Toc352776693"/>
      <w:bookmarkStart w:id="216" w:name="_Toc365125914"/>
      <w:r w:rsidRPr="001E187B">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8</w:t>
      </w:r>
      <w:r w:rsidR="00D57FFC">
        <w:rPr>
          <w:lang w:val="en-US"/>
        </w:rPr>
        <w:fldChar w:fldCharType="end"/>
      </w:r>
      <w:bookmarkEnd w:id="214"/>
      <w:r w:rsidRPr="001E187B">
        <w:rPr>
          <w:lang w:val="en-US"/>
        </w:rPr>
        <w:t>: Artifact introdu</w:t>
      </w:r>
      <w:r>
        <w:rPr>
          <w:lang w:val="en-US"/>
        </w:rPr>
        <w:t>ction and elimination using the cake example.</w:t>
      </w:r>
      <w:bookmarkEnd w:id="215"/>
      <w:bookmarkEnd w:id="216"/>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D57FFC">
        <w:rPr>
          <w:lang w:val="en-US"/>
        </w:rPr>
        <w:fldChar w:fldCharType="begin"/>
      </w:r>
      <w:r>
        <w:rPr>
          <w:lang w:val="en-US"/>
        </w:rPr>
        <w:instrText xml:space="preserve"> REF _Ref335235276 \h </w:instrText>
      </w:r>
      <w:r w:rsidR="00D57FFC">
        <w:rPr>
          <w:lang w:val="en-US"/>
        </w:rPr>
      </w:r>
      <w:r w:rsidR="00D57FFC">
        <w:rPr>
          <w:lang w:val="en-US"/>
        </w:rPr>
        <w:fldChar w:fldCharType="separate"/>
      </w:r>
      <w:ins w:id="217" w:author="Kohwalter" w:date="2013-08-28T14:25:00Z">
        <w:r w:rsidR="002019AD" w:rsidRPr="00B45E81">
          <w:rPr>
            <w:lang w:val="en-US"/>
          </w:rPr>
          <w:t xml:space="preserve">Figure </w:t>
        </w:r>
        <w:r w:rsidR="002019AD">
          <w:rPr>
            <w:noProof/>
            <w:lang w:val="en-US"/>
          </w:rPr>
          <w:t>9</w:t>
        </w:r>
      </w:ins>
      <w:del w:id="218" w:author="Kohwalter" w:date="2013-08-28T14:25:00Z">
        <w:r w:rsidR="007028C8" w:rsidRPr="00B45E81" w:rsidDel="002019AD">
          <w:rPr>
            <w:lang w:val="en-US"/>
          </w:rPr>
          <w:delText xml:space="preserve">Figure </w:delText>
        </w:r>
        <w:r w:rsidR="007028C8" w:rsidDel="002019AD">
          <w:rPr>
            <w:noProof/>
            <w:lang w:val="en-US"/>
          </w:rPr>
          <w:delText>9</w:delText>
        </w:r>
      </w:del>
      <w:r w:rsidR="00D57FFC">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w:t>
      </w:r>
      <w:r w:rsidRPr="001E187B">
        <w:rPr>
          <w:lang w:val="en-US"/>
        </w:rPr>
        <w:lastRenderedPageBreak/>
        <w:t xml:space="preserve">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219" w:name="_Ref335235276"/>
      <w:bookmarkStart w:id="220" w:name="_Toc352776694"/>
      <w:bookmarkStart w:id="221" w:name="_Toc365125915"/>
      <w:r w:rsidRPr="00B45E81">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9</w:t>
      </w:r>
      <w:r w:rsidR="00D57FFC">
        <w:rPr>
          <w:lang w:val="en-US"/>
        </w:rPr>
        <w:fldChar w:fldCharType="end"/>
      </w:r>
      <w:bookmarkEnd w:id="219"/>
      <w:r w:rsidRPr="00B45E81">
        <w:rPr>
          <w:lang w:val="en-US"/>
        </w:rPr>
        <w:t>: Process introduction</w:t>
      </w:r>
      <w:r>
        <w:rPr>
          <w:lang w:val="en-US"/>
        </w:rPr>
        <w:t xml:space="preserve"> and elimination in the cake example</w:t>
      </w:r>
      <w:r w:rsidRPr="00B45E81">
        <w:rPr>
          <w:lang w:val="en-US"/>
        </w:rPr>
        <w:t>.</w:t>
      </w:r>
      <w:bookmarkEnd w:id="220"/>
      <w:bookmarkEnd w:id="221"/>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D57FFC">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D57FFC">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D57FFC">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r w:rsidR="009B6A14">
        <w:rPr>
          <w:szCs w:val="24"/>
          <w:lang w:val="en-US"/>
        </w:rPr>
        <w:t xml:space="preserve">in order </w:t>
      </w:r>
      <w:r>
        <w:rPr>
          <w:szCs w:val="24"/>
          <w:lang w:val="en-US"/>
        </w:rPr>
        <w:t xml:space="preserve">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D57FFC">
        <w:rPr>
          <w:szCs w:val="24"/>
          <w:lang w:val="en-US"/>
        </w:rPr>
        <w:fldChar w:fldCharType="begin"/>
      </w:r>
      <w:r>
        <w:rPr>
          <w:szCs w:val="24"/>
          <w:lang w:val="en-US"/>
        </w:rPr>
        <w:instrText xml:space="preserve"> REF _Ref355017013 \h </w:instrText>
      </w:r>
      <w:r w:rsidR="00D57FFC">
        <w:rPr>
          <w:szCs w:val="24"/>
          <w:lang w:val="en-US"/>
        </w:rPr>
      </w:r>
      <w:r w:rsidR="00D57FFC">
        <w:rPr>
          <w:szCs w:val="24"/>
          <w:lang w:val="en-US"/>
        </w:rPr>
        <w:fldChar w:fldCharType="separate"/>
      </w:r>
      <w:ins w:id="222" w:author="Kohwalter" w:date="2013-08-28T14:25:00Z">
        <w:r w:rsidR="002019AD" w:rsidRPr="00F671ED">
          <w:rPr>
            <w:lang w:val="en-US"/>
          </w:rPr>
          <w:t xml:space="preserve">Figure </w:t>
        </w:r>
        <w:r w:rsidR="002019AD">
          <w:rPr>
            <w:noProof/>
            <w:lang w:val="en-US"/>
          </w:rPr>
          <w:t>10</w:t>
        </w:r>
      </w:ins>
      <w:del w:id="223" w:author="Kohwalter" w:date="2013-08-28T14:25:00Z">
        <w:r w:rsidR="007028C8" w:rsidRPr="00F671ED" w:rsidDel="002019AD">
          <w:rPr>
            <w:lang w:val="en-US"/>
          </w:rPr>
          <w:delText xml:space="preserve">Figure </w:delText>
        </w:r>
        <w:r w:rsidR="007028C8" w:rsidDel="002019AD">
          <w:rPr>
            <w:noProof/>
            <w:lang w:val="en-US"/>
          </w:rPr>
          <w:delText>10</w:delText>
        </w:r>
      </w:del>
      <w:r w:rsidR="00D57FFC">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BF1312" w:rsidP="00723012">
      <w:pPr>
        <w:keepNext/>
        <w:ind w:firstLine="0"/>
      </w:pPr>
      <w:r>
        <w:rPr>
          <w:noProof/>
          <w:lang w:val="en-US"/>
        </w:rPr>
        <w:lastRenderedPageBreak/>
        <w:drawing>
          <wp:inline distT="0" distB="0" distL="0" distR="0">
            <wp:extent cx="5753100" cy="37719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224" w:name="_Ref355017013"/>
      <w:bookmarkStart w:id="225" w:name="_Toc365125916"/>
      <w:r w:rsidRPr="00F671ED">
        <w:rPr>
          <w:lang w:val="en-US"/>
        </w:rPr>
        <w:t xml:space="preserve">Figure </w:t>
      </w:r>
      <w:r w:rsidR="00D57FFC">
        <w:fldChar w:fldCharType="begin"/>
      </w:r>
      <w:r w:rsidRPr="00F671ED">
        <w:rPr>
          <w:lang w:val="en-US"/>
        </w:rPr>
        <w:instrText xml:space="preserve"> SEQ Figure \* ARABIC </w:instrText>
      </w:r>
      <w:r w:rsidR="00D57FFC">
        <w:fldChar w:fldCharType="separate"/>
      </w:r>
      <w:r w:rsidR="002019AD">
        <w:rPr>
          <w:noProof/>
          <w:lang w:val="en-US"/>
        </w:rPr>
        <w:t>10</w:t>
      </w:r>
      <w:r w:rsidR="00D57FFC">
        <w:fldChar w:fldCharType="end"/>
      </w:r>
      <w:bookmarkEnd w:id="224"/>
      <w:r w:rsidRPr="00F671ED">
        <w:rPr>
          <w:lang w:val="en-US"/>
        </w:rPr>
        <w:t>: Multi-step edges in</w:t>
      </w:r>
      <w:r>
        <w:rPr>
          <w:lang w:val="en-US"/>
        </w:rPr>
        <w:t xml:space="preserve"> the cake example.</w:t>
      </w:r>
      <w:bookmarkEnd w:id="225"/>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226" w:name="_Ref352684871"/>
      <w:bookmarkStart w:id="227" w:name="_Ref352684862"/>
      <w:bookmarkStart w:id="228" w:name="_Toc365125917"/>
      <w:bookmarkStart w:id="229" w:name="_Toc352776696"/>
      <w:r w:rsidRPr="00A21DEA">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11</w:t>
      </w:r>
      <w:r w:rsidR="00D57FFC">
        <w:rPr>
          <w:lang w:val="en-US"/>
        </w:rPr>
        <w:fldChar w:fldCharType="end"/>
      </w:r>
      <w:bookmarkEnd w:id="226"/>
      <w:r w:rsidRPr="00A21DEA">
        <w:rPr>
          <w:lang w:val="en-US"/>
        </w:rPr>
        <w:t>: OPM</w:t>
      </w:r>
      <w:r>
        <w:rPr>
          <w:lang w:val="en-US"/>
        </w:rPr>
        <w:t>’s</w:t>
      </w:r>
      <w:r w:rsidRPr="00A21DEA">
        <w:rPr>
          <w:lang w:val="en-US"/>
        </w:rPr>
        <w:t xml:space="preserve"> Layered Architecture</w:t>
      </w:r>
      <w:bookmarkEnd w:id="227"/>
      <w:r>
        <w:rPr>
          <w:lang w:val="en-US"/>
        </w:rPr>
        <w:t xml:space="preserve">. Adapted from MOREAU </w:t>
      </w:r>
      <w:r>
        <w:rPr>
          <w:i/>
          <w:lang w:val="en-US"/>
        </w:rPr>
        <w:t>et al</w:t>
      </w:r>
      <w:r>
        <w:rPr>
          <w:lang w:val="en-US"/>
        </w:rPr>
        <w:t xml:space="preserve"> </w:t>
      </w:r>
      <w:r w:rsidR="00D57FFC">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D57FFC">
        <w:rPr>
          <w:lang w:val="en-US"/>
        </w:rPr>
        <w:fldChar w:fldCharType="separate"/>
      </w:r>
      <w:bookmarkEnd w:id="229"/>
      <w:r w:rsidR="00214CC4" w:rsidRPr="00214CC4">
        <w:rPr>
          <w:rFonts w:cs="Times New Roman"/>
          <w:lang w:val="en-US"/>
        </w:rPr>
        <w:t>(2007)</w:t>
      </w:r>
      <w:bookmarkEnd w:id="228"/>
      <w:r w:rsidR="00D57FFC">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D57FFC">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D57FFC">
        <w:rPr>
          <w:rStyle w:val="TabelaChar"/>
          <w:rFonts w:cstheme="majorBidi"/>
          <w:b w:val="0"/>
          <w:sz w:val="24"/>
          <w:lang w:val="en-US"/>
        </w:rPr>
      </w:r>
      <w:r w:rsidR="00D57FFC">
        <w:rPr>
          <w:rStyle w:val="TabelaChar"/>
          <w:rFonts w:cstheme="majorBidi"/>
          <w:b w:val="0"/>
          <w:sz w:val="24"/>
          <w:lang w:val="en-US"/>
        </w:rPr>
        <w:fldChar w:fldCharType="separate"/>
      </w:r>
      <w:ins w:id="230" w:author="Kohwalter" w:date="2013-08-28T14:25:00Z">
        <w:r w:rsidR="002019AD" w:rsidRPr="00A21DEA">
          <w:rPr>
            <w:lang w:val="en-US"/>
          </w:rPr>
          <w:t xml:space="preserve">Figure </w:t>
        </w:r>
        <w:r w:rsidR="002019AD">
          <w:rPr>
            <w:noProof/>
            <w:lang w:val="en-US"/>
          </w:rPr>
          <w:t>11</w:t>
        </w:r>
      </w:ins>
      <w:del w:id="231" w:author="Kohwalter" w:date="2013-08-28T14:25:00Z">
        <w:r w:rsidR="007028C8" w:rsidRPr="00A21DEA" w:rsidDel="002019AD">
          <w:rPr>
            <w:lang w:val="en-US"/>
          </w:rPr>
          <w:delText xml:space="preserve">Figure </w:delText>
        </w:r>
        <w:r w:rsidR="007028C8" w:rsidDel="002019AD">
          <w:rPr>
            <w:noProof/>
            <w:lang w:val="en-US"/>
          </w:rPr>
          <w:delText>11</w:delText>
        </w:r>
      </w:del>
      <w:r w:rsidR="00D57FFC">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D57FF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D57FFC">
        <w:rPr>
          <w:rStyle w:val="TabelaChar"/>
          <w:rFonts w:cstheme="majorBidi"/>
          <w:b w:val="0"/>
          <w:sz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D57FFC">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D57FF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D57FFC">
        <w:rPr>
          <w:rStyle w:val="TabelaChar"/>
          <w:rFonts w:cstheme="majorBidi"/>
          <w:b w:val="0"/>
          <w:sz w:val="24"/>
          <w:lang w:val="en-US"/>
        </w:rPr>
        <w:fldChar w:fldCharType="separate"/>
      </w:r>
      <w:r w:rsidR="00214CC4" w:rsidRPr="00C021FC">
        <w:rPr>
          <w:rFonts w:cs="Times New Roman"/>
          <w:szCs w:val="24"/>
          <w:lang w:val="en-US"/>
        </w:rPr>
        <w:t xml:space="preserve">(MOREAU; GROTH; </w:t>
      </w:r>
      <w:r w:rsidR="00214CC4" w:rsidRPr="00C021FC">
        <w:rPr>
          <w:rFonts w:cs="Times New Roman"/>
          <w:i/>
          <w:iCs/>
          <w:szCs w:val="24"/>
          <w:lang w:val="en-US"/>
        </w:rPr>
        <w:t>et al.</w:t>
      </w:r>
      <w:r w:rsidR="00214CC4" w:rsidRPr="00C021FC">
        <w:rPr>
          <w:rFonts w:cs="Times New Roman"/>
          <w:szCs w:val="24"/>
          <w:lang w:val="en-US"/>
        </w:rPr>
        <w:t>, 2010)</w:t>
      </w:r>
      <w:r w:rsidR="00D57FFC">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D57FF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D57FFC">
        <w:rPr>
          <w:rStyle w:val="TabelaChar"/>
          <w:rFonts w:cstheme="majorBidi"/>
          <w:b w:val="0"/>
          <w:sz w:val="24"/>
          <w:lang w:val="en-US"/>
        </w:rPr>
        <w:fldChar w:fldCharType="separate"/>
      </w:r>
      <w:r w:rsidR="00214CC4" w:rsidRPr="00214CC4">
        <w:rPr>
          <w:rFonts w:cs="Times New Roman"/>
          <w:lang w:val="en-US"/>
        </w:rPr>
        <w:t>(ZHAO, 2010)</w:t>
      </w:r>
      <w:r w:rsidR="00D57FFC">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D57FF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D57FFC">
        <w:rPr>
          <w:rStyle w:val="TabelaChar"/>
          <w:rFonts w:cstheme="majorBidi"/>
          <w:b w:val="0"/>
          <w:sz w:val="24"/>
          <w:lang w:val="en-US"/>
        </w:rPr>
        <w:fldChar w:fldCharType="separate"/>
      </w:r>
      <w:r w:rsidR="00214CC4" w:rsidRPr="00C021FC">
        <w:rPr>
          <w:rFonts w:cs="Times New Roman"/>
          <w:szCs w:val="24"/>
          <w:lang w:val="en-US"/>
        </w:rPr>
        <w:t xml:space="preserve">(MOREAU; DING; </w:t>
      </w:r>
      <w:r w:rsidR="00214CC4" w:rsidRPr="00C021FC">
        <w:rPr>
          <w:rFonts w:cs="Times New Roman"/>
          <w:i/>
          <w:iCs/>
          <w:szCs w:val="24"/>
          <w:lang w:val="en-US"/>
        </w:rPr>
        <w:t>et al.</w:t>
      </w:r>
      <w:r w:rsidR="00214CC4" w:rsidRPr="00C021FC">
        <w:rPr>
          <w:rFonts w:cs="Times New Roman"/>
          <w:szCs w:val="24"/>
          <w:lang w:val="en-US"/>
        </w:rPr>
        <w:t>, 2010)</w:t>
      </w:r>
      <w:r w:rsidR="00D57FFC">
        <w:rPr>
          <w:rStyle w:val="TabelaChar"/>
          <w:rFonts w:cstheme="majorBidi"/>
          <w:b w:val="0"/>
          <w:sz w:val="24"/>
          <w:lang w:val="en-US"/>
        </w:rPr>
        <w:fldChar w:fldCharType="end"/>
      </w:r>
      <w:r>
        <w:rPr>
          <w:rStyle w:val="TabelaChar"/>
          <w:rFonts w:cstheme="majorBidi"/>
          <w:b w:val="0"/>
          <w:sz w:val="24"/>
          <w:lang w:val="en-US"/>
        </w:rPr>
        <w:t xml:space="preserve">. Those are the only </w:t>
      </w:r>
      <w:ins w:id="232" w:author="Kohwalter" w:date="2013-08-21T15:40:00Z">
        <w:r w:rsidR="00066CB0">
          <w:rPr>
            <w:rStyle w:val="TabelaChar"/>
            <w:rFonts w:cstheme="majorBidi"/>
            <w:b w:val="0"/>
            <w:sz w:val="24"/>
            <w:lang w:val="en-US"/>
          </w:rPr>
          <w:t xml:space="preserve">produced </w:t>
        </w:r>
      </w:ins>
      <w:r>
        <w:rPr>
          <w:rStyle w:val="TabelaChar"/>
          <w:rFonts w:cstheme="majorBidi"/>
          <w:b w:val="0"/>
          <w:sz w:val="24"/>
          <w:lang w:val="en-US"/>
        </w:rPr>
        <w:t>specifications</w:t>
      </w:r>
      <w:del w:id="233" w:author="Kohwalter" w:date="2013-08-21T15:40:00Z">
        <w:r w:rsidDel="00066CB0">
          <w:rPr>
            <w:rStyle w:val="TabelaChar"/>
            <w:rFonts w:cstheme="majorBidi"/>
            <w:b w:val="0"/>
            <w:sz w:val="24"/>
            <w:lang w:val="en-US"/>
          </w:rPr>
          <w:delText xml:space="preserve"> produced</w:delText>
        </w:r>
      </w:del>
      <w:r>
        <w:rPr>
          <w:rStyle w:val="TabelaChar"/>
          <w:rFonts w:cstheme="majorBidi"/>
          <w:b w:val="0"/>
          <w:sz w:val="24"/>
          <w:lang w:val="en-US"/>
        </w:rPr>
        <w:t xml:space="preserve">, along with the </w:t>
      </w:r>
      <w:r>
        <w:rPr>
          <w:rStyle w:val="TabelaChar"/>
          <w:rFonts w:cstheme="majorBidi"/>
          <w:b w:val="0"/>
          <w:i/>
          <w:sz w:val="24"/>
          <w:lang w:val="en-US"/>
        </w:rPr>
        <w:t xml:space="preserve">Open Provenance Model Java Library </w:t>
      </w:r>
      <w:r w:rsidR="00D57FFC">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D57FFC">
        <w:rPr>
          <w:rStyle w:val="TabelaChar"/>
          <w:rFonts w:cstheme="majorBidi"/>
          <w:b w:val="0"/>
          <w:i/>
          <w:sz w:val="24"/>
          <w:lang w:val="en-US"/>
        </w:rPr>
        <w:fldChar w:fldCharType="separate"/>
      </w:r>
      <w:r w:rsidR="00214CC4" w:rsidRPr="00214CC4">
        <w:rPr>
          <w:rFonts w:cs="Times New Roman"/>
          <w:lang w:val="en-US"/>
        </w:rPr>
        <w:t>(MOREAU, 2010b)</w:t>
      </w:r>
      <w:r w:rsidR="00D57FFC">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D57FF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D57FFC">
        <w:rPr>
          <w:rStyle w:val="TabelaChar"/>
          <w:rFonts w:cstheme="majorBidi"/>
          <w:b w:val="0"/>
          <w:sz w:val="24"/>
          <w:lang w:val="en-US"/>
        </w:rPr>
        <w:fldChar w:fldCharType="separate"/>
      </w:r>
      <w:r w:rsidR="00214CC4" w:rsidRPr="00214CC4">
        <w:rPr>
          <w:rFonts w:cs="Times New Roman"/>
          <w:lang w:val="en-US"/>
        </w:rPr>
        <w:t>(MOREAU, 2010a)</w:t>
      </w:r>
      <w:r w:rsidR="00D57FFC">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234" w:name="_Toc352784494"/>
      <w:bookmarkStart w:id="235" w:name="_Ref353029653"/>
      <w:bookmarkStart w:id="236" w:name="_Toc365125964"/>
      <w:r w:rsidRPr="00BE280E">
        <w:rPr>
          <w:rStyle w:val="TabelaChar"/>
          <w:b/>
          <w:sz w:val="24"/>
          <w:lang w:val="en-US"/>
        </w:rPr>
        <w:t>PROV</w:t>
      </w:r>
      <w:bookmarkEnd w:id="234"/>
      <w:bookmarkEnd w:id="235"/>
      <w:bookmarkEnd w:id="236"/>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D57FFC">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D57FFC">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D57FFC">
        <w:rPr>
          <w:lang w:val="en-US"/>
        </w:rPr>
        <w:fldChar w:fldCharType="end"/>
      </w:r>
      <w:r>
        <w:rPr>
          <w:lang w:val="en-US"/>
        </w:rPr>
        <w:t>. The goal of this provenance model is similar to OPM</w:t>
      </w:r>
      <w:del w:id="237" w:author="Kohwalter" w:date="2013-08-21T15:40:00Z">
        <w:r w:rsidDel="00066CB0">
          <w:rPr>
            <w:lang w:val="en-US"/>
          </w:rPr>
          <w:delText>’s</w:delText>
        </w:r>
      </w:del>
      <w:r>
        <w:rPr>
          <w:lang w:val="en-US"/>
        </w:rPr>
        <w:t xml:space="preserve">, allowing provenance information to be exchanged among systems using a common provenance model, while also enabling the provenance representation by a provenance graph </w:t>
      </w:r>
      <w:r w:rsidR="00D57FFC">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D57FFC">
        <w:rPr>
          <w:lang w:val="en-US"/>
        </w:rPr>
        <w:fldChar w:fldCharType="separate"/>
      </w:r>
      <w:r w:rsidR="00214CC4" w:rsidRPr="00214CC4">
        <w:rPr>
          <w:rFonts w:cs="Times New Roman"/>
          <w:lang w:val="en-US"/>
        </w:rPr>
        <w:t>(GROTH; MOREAU, 2010)</w:t>
      </w:r>
      <w:r w:rsidR="00D57FFC">
        <w:rPr>
          <w:lang w:val="en-US"/>
        </w:rPr>
        <w:fldChar w:fldCharType="end"/>
      </w:r>
      <w:r>
        <w:rPr>
          <w:lang w:val="en-US"/>
        </w:rPr>
        <w:t>.</w:t>
      </w:r>
      <w:del w:id="238" w:author="Kohwalter" w:date="2013-08-21T15:40:00Z">
        <w:r w:rsidDel="00066CB0">
          <w:rPr>
            <w:lang w:val="en-US"/>
          </w:rPr>
          <w:delText>.</w:delText>
        </w:r>
      </w:del>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D57FFC">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D57FFC">
        <w:rPr>
          <w:lang w:val="en-US"/>
        </w:rPr>
        <w:fldChar w:fldCharType="separate"/>
      </w:r>
      <w:r w:rsidR="00214CC4" w:rsidRPr="00C021FC">
        <w:rPr>
          <w:rFonts w:cs="Times New Roman"/>
          <w:szCs w:val="24"/>
          <w:lang w:val="en-US"/>
        </w:rPr>
        <w:t xml:space="preserve">(MILES </w:t>
      </w:r>
      <w:r w:rsidR="00214CC4" w:rsidRPr="00C021FC">
        <w:rPr>
          <w:rFonts w:cs="Times New Roman"/>
          <w:i/>
          <w:iCs/>
          <w:szCs w:val="24"/>
          <w:lang w:val="en-US"/>
        </w:rPr>
        <w:t>et al.</w:t>
      </w:r>
      <w:r w:rsidR="00214CC4" w:rsidRPr="00C021FC">
        <w:rPr>
          <w:rFonts w:cs="Times New Roman"/>
          <w:szCs w:val="24"/>
          <w:lang w:val="en-US"/>
        </w:rPr>
        <w:t>, 2010)</w:t>
      </w:r>
      <w:r w:rsidR="00D57FFC">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D57FFC">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D57FFC">
        <w:rPr>
          <w:i/>
        </w:rPr>
        <w:fldChar w:fldCharType="separate"/>
      </w:r>
      <w:r w:rsidR="00214CC4" w:rsidRPr="00214CC4">
        <w:rPr>
          <w:rFonts w:cs="Times New Roman"/>
          <w:lang w:val="en-US"/>
        </w:rPr>
        <w:t>(GROTH; MOREAU, 2010)</w:t>
      </w:r>
      <w:r w:rsidR="00D57FFC">
        <w:rPr>
          <w:i/>
        </w:rPr>
        <w:fldChar w:fldCharType="end"/>
      </w:r>
      <w:r w:rsidRPr="005F6E44">
        <w:rPr>
          <w:lang w:val="en-US"/>
        </w:rPr>
        <w:t xml:space="preserve">, PROV </w:t>
      </w:r>
      <w:r w:rsidRPr="005F6E44">
        <w:rPr>
          <w:i/>
          <w:lang w:val="en-US"/>
        </w:rPr>
        <w:t xml:space="preserve">Primer (PROV-PRIMER) </w:t>
      </w:r>
      <w:r w:rsidR="00D57FFC">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D57FFC">
        <w:fldChar w:fldCharType="separate"/>
      </w:r>
      <w:r w:rsidR="00214CC4" w:rsidRPr="00214CC4">
        <w:rPr>
          <w:rFonts w:cs="Times New Roman"/>
          <w:lang w:val="en-US"/>
        </w:rPr>
        <w:t>(GIL; MILES, 2010)</w:t>
      </w:r>
      <w:r w:rsidR="00D57FFC">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D57FFC">
        <w:fldChar w:fldCharType="begin"/>
      </w:r>
      <w:r w:rsidR="00214CC4">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D57FFC">
        <w:fldChar w:fldCharType="separate"/>
      </w:r>
      <w:r w:rsidR="00214CC4" w:rsidRPr="00C021FC">
        <w:rPr>
          <w:rFonts w:cs="Times New Roman"/>
          <w:szCs w:val="24"/>
          <w:lang w:val="en-US"/>
        </w:rPr>
        <w:t xml:space="preserve">(LEBO </w:t>
      </w:r>
      <w:r w:rsidR="00214CC4" w:rsidRPr="00C021FC">
        <w:rPr>
          <w:rFonts w:cs="Times New Roman"/>
          <w:i/>
          <w:iCs/>
          <w:szCs w:val="24"/>
          <w:lang w:val="en-US"/>
        </w:rPr>
        <w:t>et al.</w:t>
      </w:r>
      <w:r w:rsidR="00214CC4" w:rsidRPr="00C021FC">
        <w:rPr>
          <w:rFonts w:cs="Times New Roman"/>
          <w:szCs w:val="24"/>
          <w:lang w:val="en-US"/>
        </w:rPr>
        <w:t>, 2010)</w:t>
      </w:r>
      <w:r w:rsidR="00D57FFC">
        <w:fldChar w:fldCharType="end"/>
      </w:r>
      <w:r w:rsidRPr="005F6E44">
        <w:rPr>
          <w:lang w:val="en-US"/>
        </w:rPr>
        <w:t xml:space="preserve">, PROV </w:t>
      </w:r>
      <w:r w:rsidRPr="005F6E44">
        <w:rPr>
          <w:i/>
          <w:lang w:val="en-US"/>
        </w:rPr>
        <w:t xml:space="preserve">Data Model (PROV-DM) </w:t>
      </w:r>
      <w:r w:rsidR="00D57FFC">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D57FFC">
        <w:fldChar w:fldCharType="separate"/>
      </w:r>
      <w:r w:rsidR="00214CC4" w:rsidRPr="00214CC4">
        <w:rPr>
          <w:rFonts w:cs="Times New Roman"/>
          <w:lang w:val="en-US"/>
        </w:rPr>
        <w:t>(MOREAU; MISSIER, 2010a)</w:t>
      </w:r>
      <w:r w:rsidR="00D57FFC">
        <w:fldChar w:fldCharType="end"/>
      </w:r>
      <w:r w:rsidRPr="005F6E44">
        <w:rPr>
          <w:lang w:val="en-US"/>
        </w:rPr>
        <w:t xml:space="preserve">, PROV </w:t>
      </w:r>
      <w:r w:rsidRPr="005F6E44">
        <w:rPr>
          <w:i/>
          <w:lang w:val="en-US"/>
        </w:rPr>
        <w:t xml:space="preserve">Constraints (PROV-CONSTRAINTS) </w:t>
      </w:r>
      <w:r w:rsidR="00D57FFC">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D57FFC">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D57FFC">
        <w:fldChar w:fldCharType="end"/>
      </w:r>
      <w:r w:rsidRPr="005F6E44">
        <w:rPr>
          <w:lang w:val="en-US"/>
        </w:rPr>
        <w:t xml:space="preserve">, PROV </w:t>
      </w:r>
      <w:r w:rsidRPr="005F6E44">
        <w:rPr>
          <w:i/>
          <w:lang w:val="en-US"/>
        </w:rPr>
        <w:t xml:space="preserve">Notation (PROV-N) </w:t>
      </w:r>
      <w:r w:rsidR="00D57FFC">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D57FFC">
        <w:fldChar w:fldCharType="separate"/>
      </w:r>
      <w:r w:rsidR="00214CC4" w:rsidRPr="00214CC4">
        <w:rPr>
          <w:rFonts w:cs="Times New Roman"/>
          <w:lang w:val="en-US"/>
        </w:rPr>
        <w:t>(MOREAU; MISSIER, 2010b)</w:t>
      </w:r>
      <w:r w:rsidR="00D57FFC">
        <w:fldChar w:fldCharType="end"/>
      </w:r>
      <w:r w:rsidRPr="005F6E44">
        <w:rPr>
          <w:lang w:val="en-US"/>
        </w:rPr>
        <w:t xml:space="preserve">, PROV XML (PROV-XML) </w:t>
      </w:r>
      <w:r w:rsidR="00D57FFC">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D57FFC">
        <w:fldChar w:fldCharType="separate"/>
      </w:r>
      <w:r w:rsidR="00214CC4" w:rsidRPr="00C021FC">
        <w:rPr>
          <w:rFonts w:cs="Times New Roman"/>
          <w:szCs w:val="24"/>
          <w:lang w:val="en-US"/>
        </w:rPr>
        <w:t xml:space="preserve">(HUA </w:t>
      </w:r>
      <w:r w:rsidR="00214CC4" w:rsidRPr="00C021FC">
        <w:rPr>
          <w:rFonts w:cs="Times New Roman"/>
          <w:i/>
          <w:iCs/>
          <w:szCs w:val="24"/>
          <w:lang w:val="en-US"/>
        </w:rPr>
        <w:t>et al.</w:t>
      </w:r>
      <w:r w:rsidR="00214CC4" w:rsidRPr="00C021FC">
        <w:rPr>
          <w:rFonts w:cs="Times New Roman"/>
          <w:szCs w:val="24"/>
          <w:lang w:val="en-US"/>
        </w:rPr>
        <w:t>, 2010)</w:t>
      </w:r>
      <w:r w:rsidR="00D57FFC">
        <w:fldChar w:fldCharType="end"/>
      </w:r>
      <w:r w:rsidRPr="005F6E44">
        <w:rPr>
          <w:lang w:val="en-US"/>
        </w:rPr>
        <w:t xml:space="preserve">, PROV </w:t>
      </w:r>
      <w:r w:rsidRPr="005F6E44">
        <w:rPr>
          <w:i/>
          <w:lang w:val="en-US"/>
        </w:rPr>
        <w:t xml:space="preserve">Dublin Core Mapping (PROV-DC) </w:t>
      </w:r>
      <w:r w:rsidR="00D57FFC">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D57FFC">
        <w:rPr>
          <w:i/>
        </w:rPr>
        <w:fldChar w:fldCharType="separate"/>
      </w:r>
      <w:r w:rsidR="00214CC4" w:rsidRPr="00C021FC">
        <w:rPr>
          <w:rFonts w:cs="Times New Roman"/>
          <w:szCs w:val="24"/>
          <w:lang w:val="en-US"/>
        </w:rPr>
        <w:t xml:space="preserve">(GARIJO </w:t>
      </w:r>
      <w:r w:rsidR="00214CC4" w:rsidRPr="00C021FC">
        <w:rPr>
          <w:rFonts w:cs="Times New Roman"/>
          <w:i/>
          <w:iCs/>
          <w:szCs w:val="24"/>
          <w:lang w:val="en-US"/>
        </w:rPr>
        <w:t>et al.</w:t>
      </w:r>
      <w:r w:rsidR="00214CC4" w:rsidRPr="00C021FC">
        <w:rPr>
          <w:rFonts w:cs="Times New Roman"/>
          <w:szCs w:val="24"/>
          <w:lang w:val="en-US"/>
        </w:rPr>
        <w:t>, 2010)</w:t>
      </w:r>
      <w:r w:rsidR="00D57FFC">
        <w:rPr>
          <w:i/>
        </w:rPr>
        <w:fldChar w:fldCharType="end"/>
      </w:r>
      <w:r w:rsidRPr="005F6E44">
        <w:rPr>
          <w:lang w:val="en-US"/>
        </w:rPr>
        <w:t xml:space="preserve">, PROV </w:t>
      </w:r>
      <w:r w:rsidRPr="005F6E44">
        <w:rPr>
          <w:i/>
          <w:lang w:val="en-US"/>
        </w:rPr>
        <w:t xml:space="preserve">Links </w:t>
      </w:r>
      <w:r w:rsidR="00D57FFC">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D57FFC">
        <w:rPr>
          <w:i/>
        </w:rPr>
        <w:fldChar w:fldCharType="separate"/>
      </w:r>
      <w:r w:rsidR="00214CC4" w:rsidRPr="00214CC4">
        <w:rPr>
          <w:rFonts w:cs="Times New Roman"/>
          <w:lang w:val="en-US"/>
        </w:rPr>
        <w:t>(MOREAU; LEBO, 2010)</w:t>
      </w:r>
      <w:r w:rsidR="00D57FFC">
        <w:rPr>
          <w:i/>
        </w:rPr>
        <w:fldChar w:fldCharType="end"/>
      </w:r>
      <w:r w:rsidRPr="005F6E44">
        <w:rPr>
          <w:lang w:val="en-US"/>
        </w:rPr>
        <w:t xml:space="preserve">, PROV </w:t>
      </w:r>
      <w:r w:rsidRPr="005F6E44">
        <w:rPr>
          <w:i/>
          <w:lang w:val="en-US"/>
        </w:rPr>
        <w:t xml:space="preserve">Access and Query (PROV-AQ) </w:t>
      </w:r>
      <w:r w:rsidR="00D57FFC">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D57FFC">
        <w:fldChar w:fldCharType="separate"/>
      </w:r>
      <w:r w:rsidR="00214CC4" w:rsidRPr="00C021FC">
        <w:rPr>
          <w:rFonts w:cs="Times New Roman"/>
          <w:szCs w:val="24"/>
          <w:lang w:val="en-US"/>
        </w:rPr>
        <w:t xml:space="preserve">(WEITZNER </w:t>
      </w:r>
      <w:r w:rsidR="00214CC4" w:rsidRPr="00C021FC">
        <w:rPr>
          <w:rFonts w:cs="Times New Roman"/>
          <w:i/>
          <w:iCs/>
          <w:szCs w:val="24"/>
          <w:lang w:val="en-US"/>
        </w:rPr>
        <w:t>et al.</w:t>
      </w:r>
      <w:r w:rsidR="00214CC4" w:rsidRPr="00C021FC">
        <w:rPr>
          <w:rFonts w:cs="Times New Roman"/>
          <w:szCs w:val="24"/>
          <w:lang w:val="en-US"/>
        </w:rPr>
        <w:t>, 2008)</w:t>
      </w:r>
      <w:r w:rsidR="00D57FFC">
        <w:fldChar w:fldCharType="end"/>
      </w:r>
      <w:r w:rsidRPr="005F6E44">
        <w:rPr>
          <w:lang w:val="en-US"/>
        </w:rPr>
        <w:t xml:space="preserve">, PROV </w:t>
      </w:r>
      <w:r w:rsidRPr="005F6E44">
        <w:rPr>
          <w:i/>
          <w:lang w:val="en-US"/>
        </w:rPr>
        <w:t xml:space="preserve">Dictionary (PROV-DICTIONARY) </w:t>
      </w:r>
      <w:r w:rsidR="00D57FFC">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D57FFC">
        <w:rPr>
          <w:i/>
        </w:rPr>
        <w:fldChar w:fldCharType="separate"/>
      </w:r>
      <w:r w:rsidR="00214CC4" w:rsidRPr="00C021FC">
        <w:rPr>
          <w:rFonts w:cs="Times New Roman"/>
          <w:szCs w:val="24"/>
          <w:lang w:val="en-US"/>
        </w:rPr>
        <w:t xml:space="preserve">(MISSIER </w:t>
      </w:r>
      <w:r w:rsidR="00214CC4" w:rsidRPr="00C021FC">
        <w:rPr>
          <w:rFonts w:cs="Times New Roman"/>
          <w:i/>
          <w:iCs/>
          <w:szCs w:val="24"/>
          <w:lang w:val="en-US"/>
        </w:rPr>
        <w:t>et al.</w:t>
      </w:r>
      <w:r w:rsidR="00214CC4" w:rsidRPr="00C021FC">
        <w:rPr>
          <w:rFonts w:cs="Times New Roman"/>
          <w:szCs w:val="24"/>
          <w:lang w:val="en-US"/>
        </w:rPr>
        <w:t>, 2010)</w:t>
      </w:r>
      <w:r w:rsidR="00D57FFC">
        <w:rPr>
          <w:i/>
        </w:rPr>
        <w:fldChar w:fldCharType="end"/>
      </w:r>
      <w:r w:rsidRPr="005F6E44">
        <w:rPr>
          <w:lang w:val="en-US"/>
        </w:rPr>
        <w:t xml:space="preserve">, PROV </w:t>
      </w:r>
      <w:r w:rsidRPr="005F6E44">
        <w:rPr>
          <w:i/>
          <w:lang w:val="en-US"/>
        </w:rPr>
        <w:t xml:space="preserve">Semantics (PROV-SEM) </w:t>
      </w:r>
      <w:r w:rsidR="00D57FFC">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D57FFC">
        <w:rPr>
          <w:i/>
        </w:rPr>
        <w:fldChar w:fldCharType="separate"/>
      </w:r>
      <w:r w:rsidR="00214CC4" w:rsidRPr="00214CC4">
        <w:rPr>
          <w:rFonts w:cs="Times New Roman"/>
          <w:lang w:val="en-US"/>
        </w:rPr>
        <w:t>(CHENEY, 2010)</w:t>
      </w:r>
      <w:r w:rsidR="00D57FFC">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D57FFC">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D57FFC">
        <w:rPr>
          <w:i/>
        </w:rPr>
        <w:fldChar w:fldCharType="separate"/>
      </w:r>
      <w:r w:rsidR="00214CC4" w:rsidRPr="00C021FC">
        <w:rPr>
          <w:rFonts w:cs="Times New Roman"/>
          <w:szCs w:val="24"/>
          <w:lang w:val="en-US"/>
        </w:rPr>
        <w:t xml:space="preserve">(GROTH </w:t>
      </w:r>
      <w:r w:rsidR="00214CC4" w:rsidRPr="00C021FC">
        <w:rPr>
          <w:rFonts w:cs="Times New Roman"/>
          <w:i/>
          <w:iCs/>
          <w:szCs w:val="24"/>
          <w:lang w:val="en-US"/>
        </w:rPr>
        <w:t>et al.</w:t>
      </w:r>
      <w:r w:rsidR="00214CC4" w:rsidRPr="00C021FC">
        <w:rPr>
          <w:rFonts w:cs="Times New Roman"/>
          <w:szCs w:val="24"/>
          <w:lang w:val="en-US"/>
        </w:rPr>
        <w:t>, 2012)</w:t>
      </w:r>
      <w:r w:rsidR="00D57FFC">
        <w:rPr>
          <w:i/>
        </w:rPr>
        <w:fldChar w:fldCharType="end"/>
      </w:r>
      <w:r>
        <w:rPr>
          <w:lang w:val="en-US"/>
        </w:rPr>
        <w:t xml:space="preserve"> .</w:t>
      </w:r>
    </w:p>
    <w:p w:rsidR="0095542E" w:rsidRDefault="00D57FFC"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ins w:id="239" w:author="Kohwalter" w:date="2013-08-28T14:25:00Z">
        <w:r w:rsidR="002019AD" w:rsidRPr="002D2142">
          <w:rPr>
            <w:lang w:val="en-US"/>
          </w:rPr>
          <w:t xml:space="preserve">Figure </w:t>
        </w:r>
        <w:r w:rsidR="002019AD">
          <w:rPr>
            <w:noProof/>
            <w:lang w:val="en-US"/>
          </w:rPr>
          <w:t>12</w:t>
        </w:r>
      </w:ins>
      <w:del w:id="240" w:author="Kohwalter" w:date="2013-08-28T14:25:00Z">
        <w:r w:rsidR="007028C8" w:rsidRPr="002D2142" w:rsidDel="002019AD">
          <w:rPr>
            <w:lang w:val="en-US"/>
          </w:rPr>
          <w:delText xml:space="preserve">Figure </w:delText>
        </w:r>
        <w:r w:rsidR="007028C8" w:rsidDel="002019AD">
          <w:rPr>
            <w:noProof/>
            <w:lang w:val="en-US"/>
          </w:rPr>
          <w:delText>12</w:delText>
        </w:r>
      </w:del>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241" w:name="_Ref352760846"/>
      <w:bookmarkStart w:id="242" w:name="_Toc365125918"/>
      <w:bookmarkStart w:id="243" w:name="_Toc352776697"/>
      <w:r w:rsidRPr="002D2142">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12</w:t>
      </w:r>
      <w:r w:rsidR="00D57FFC">
        <w:rPr>
          <w:lang w:val="en-US"/>
        </w:rPr>
        <w:fldChar w:fldCharType="end"/>
      </w:r>
      <w:bookmarkEnd w:id="241"/>
      <w:r w:rsidRPr="002D2142">
        <w:rPr>
          <w:lang w:val="en-US"/>
        </w:rPr>
        <w:t xml:space="preserve">: PROV organization. </w:t>
      </w:r>
      <w:r>
        <w:rPr>
          <w:lang w:val="en-US"/>
        </w:rPr>
        <w:t>Adapted from GROTH and MOREAU</w:t>
      </w:r>
      <w:r w:rsidRPr="002D2142">
        <w:rPr>
          <w:lang w:val="en-US"/>
        </w:rPr>
        <w:t xml:space="preserve"> </w:t>
      </w:r>
      <w:r w:rsidR="00D57FFC">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D57FFC">
        <w:fldChar w:fldCharType="separate"/>
      </w:r>
      <w:bookmarkEnd w:id="243"/>
      <w:r w:rsidR="00214CC4" w:rsidRPr="00214CC4">
        <w:rPr>
          <w:rFonts w:cs="Times New Roman"/>
          <w:lang w:val="en-US"/>
        </w:rPr>
        <w:t>(2010)</w:t>
      </w:r>
      <w:bookmarkEnd w:id="242"/>
      <w:r w:rsidR="00D57FFC">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w:t>
      </w:r>
      <w:del w:id="244" w:author="Kohwalter" w:date="2013-08-21T15:41:00Z">
        <w:r w:rsidDel="00066CB0">
          <w:rPr>
            <w:lang w:val="en-US"/>
          </w:rPr>
          <w:delText>Lastly</w:delText>
        </w:r>
      </w:del>
      <w:ins w:id="245" w:author="Kohwalter" w:date="2013-08-21T15:41:00Z">
        <w:r w:rsidR="00066CB0">
          <w:rPr>
            <w:lang w:val="en-US"/>
          </w:rPr>
          <w:t>Mainly</w:t>
        </w:r>
      </w:ins>
      <w:r>
        <w:rPr>
          <w:lang w:val="en-US"/>
        </w:rPr>
        <w:t xml:space="preserve">, it </w:t>
      </w:r>
      <w:del w:id="246" w:author="Kohwalter" w:date="2013-08-21T15:41:00Z">
        <w:r w:rsidDel="00066CB0">
          <w:rPr>
            <w:lang w:val="en-US"/>
          </w:rPr>
          <w:delText>can be</w:delText>
        </w:r>
      </w:del>
      <w:ins w:id="247" w:author="Kohwalter" w:date="2013-08-21T15:41:00Z">
        <w:r w:rsidR="00066CB0">
          <w:rPr>
            <w:lang w:val="en-US"/>
          </w:rPr>
          <w:t>is</w:t>
        </w:r>
      </w:ins>
      <w:r>
        <w:rPr>
          <w:lang w:val="en-US"/>
        </w:rPr>
        <w:t xml:space="preserve"> used to show the necessary steps to reproduce something. The PROV model specification accommodates these usages of provenance and provides three different ways to capture information according to the user’s perspective of provenance </w:t>
      </w:r>
      <w:r w:rsidR="00D57FFC">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D57FFC">
        <w:rPr>
          <w:lang w:val="en-US"/>
        </w:rPr>
        <w:fldChar w:fldCharType="separate"/>
      </w:r>
      <w:r w:rsidR="00214CC4" w:rsidRPr="00214CC4">
        <w:rPr>
          <w:rFonts w:cs="Times New Roman"/>
          <w:lang w:val="en-US"/>
        </w:rPr>
        <w:t>(GIL; MILES, 2010)</w:t>
      </w:r>
      <w:r w:rsidR="00D57FFC">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248" w:name="_Toc352784495"/>
      <w:bookmarkStart w:id="249" w:name="_Toc365125965"/>
      <w:r>
        <w:rPr>
          <w:lang w:val="en-US"/>
        </w:rPr>
        <w:t xml:space="preserve">Types and </w:t>
      </w:r>
      <w:bookmarkEnd w:id="248"/>
      <w:r w:rsidR="007F10B7">
        <w:rPr>
          <w:lang w:val="en-US"/>
        </w:rPr>
        <w:t>Relations</w:t>
      </w:r>
      <w:bookmarkEnd w:id="249"/>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D57FFC">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D57FFC">
        <w:rPr>
          <w:lang w:val="en-US"/>
        </w:rPr>
        <w:fldChar w:fldCharType="separate"/>
      </w:r>
      <w:r w:rsidR="00214CC4" w:rsidRPr="00214CC4">
        <w:rPr>
          <w:rFonts w:cs="Times New Roman"/>
          <w:lang w:val="en-US"/>
        </w:rPr>
        <w:t>(GIL; MILES, 2010)</w:t>
      </w:r>
      <w:r w:rsidR="00D57FFC">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D57FFC">
        <w:rPr>
          <w:lang w:val="en-US"/>
        </w:rPr>
        <w:fldChar w:fldCharType="begin"/>
      </w:r>
      <w:r>
        <w:rPr>
          <w:lang w:val="en-US"/>
        </w:rPr>
        <w:instrText xml:space="preserve"> REF _Ref352767570 \h </w:instrText>
      </w:r>
      <w:r w:rsidR="00D57FFC">
        <w:rPr>
          <w:lang w:val="en-US"/>
        </w:rPr>
      </w:r>
      <w:r w:rsidR="00D57FFC">
        <w:rPr>
          <w:lang w:val="en-US"/>
        </w:rPr>
        <w:fldChar w:fldCharType="separate"/>
      </w:r>
      <w:ins w:id="250" w:author="Kohwalter" w:date="2013-08-28T14:25:00Z">
        <w:r w:rsidR="002019AD" w:rsidRPr="009E1563">
          <w:rPr>
            <w:lang w:val="en-US"/>
          </w:rPr>
          <w:t xml:space="preserve">Figure </w:t>
        </w:r>
        <w:r w:rsidR="002019AD">
          <w:rPr>
            <w:noProof/>
            <w:lang w:val="en-US"/>
          </w:rPr>
          <w:t>13</w:t>
        </w:r>
      </w:ins>
      <w:del w:id="251" w:author="Kohwalter" w:date="2013-08-28T14:25:00Z">
        <w:r w:rsidR="007028C8" w:rsidRPr="009E1563" w:rsidDel="002019AD">
          <w:rPr>
            <w:lang w:val="en-US"/>
          </w:rPr>
          <w:delText xml:space="preserve">Figure </w:delText>
        </w:r>
        <w:r w:rsidR="007028C8" w:rsidDel="002019AD">
          <w:rPr>
            <w:noProof/>
            <w:lang w:val="en-US"/>
          </w:rPr>
          <w:delText>13</w:delText>
        </w:r>
      </w:del>
      <w:r w:rsidR="00D57FFC">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D57FFC">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D57FFC">
        <w:rPr>
          <w:lang w:val="en-US"/>
        </w:rPr>
        <w:fldChar w:fldCharType="separate"/>
      </w:r>
      <w:r w:rsidR="00214CC4" w:rsidRPr="00214CC4">
        <w:rPr>
          <w:rFonts w:cs="Times New Roman"/>
          <w:lang w:val="en-US"/>
        </w:rPr>
        <w:t>(MOREAU; MISSIER, 2010a)</w:t>
      </w:r>
      <w:r w:rsidR="00D57FFC">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252" w:name="_Ref352767570"/>
      <w:bookmarkStart w:id="253" w:name="_Toc352776698"/>
      <w:bookmarkStart w:id="254" w:name="_Toc365125919"/>
      <w:r w:rsidRPr="009E1563">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13</w:t>
      </w:r>
      <w:r w:rsidR="00D57FFC">
        <w:rPr>
          <w:lang w:val="en-US"/>
        </w:rPr>
        <w:fldChar w:fldCharType="end"/>
      </w:r>
      <w:bookmarkEnd w:id="252"/>
      <w:r w:rsidRPr="009E1563">
        <w:rPr>
          <w:lang w:val="en-US"/>
        </w:rPr>
        <w:t xml:space="preserve">: PROV Entities and </w:t>
      </w:r>
      <w:r>
        <w:rPr>
          <w:lang w:val="en-US"/>
        </w:rPr>
        <w:t xml:space="preserve">possible </w:t>
      </w:r>
      <w:r w:rsidRPr="009E1563">
        <w:rPr>
          <w:lang w:val="en-US"/>
        </w:rPr>
        <w:t>relations</w:t>
      </w:r>
      <w:r>
        <w:rPr>
          <w:lang w:val="en-US"/>
        </w:rPr>
        <w:t>.</w:t>
      </w:r>
      <w:bookmarkEnd w:id="253"/>
      <w:r>
        <w:rPr>
          <w:lang w:val="en-US"/>
        </w:rPr>
        <w:t xml:space="preserve"> Adapted from GIL and MILES </w:t>
      </w:r>
      <w:r w:rsidR="00D57FFC">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D57FFC">
        <w:rPr>
          <w:lang w:val="en-US"/>
        </w:rPr>
        <w:fldChar w:fldCharType="separate"/>
      </w:r>
      <w:r w:rsidR="00214CC4" w:rsidRPr="00DF46EF">
        <w:rPr>
          <w:rFonts w:cs="Times New Roman"/>
          <w:lang w:val="en-US"/>
        </w:rPr>
        <w:t>(2010)</w:t>
      </w:r>
      <w:bookmarkEnd w:id="254"/>
      <w:r w:rsidR="00D57FFC">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255" w:name="_Toc352784496"/>
      <w:bookmarkStart w:id="256" w:name="_Toc365125966"/>
      <w:r>
        <w:rPr>
          <w:lang w:val="en-US"/>
        </w:rPr>
        <w:t>Further Notations</w:t>
      </w:r>
      <w:bookmarkEnd w:id="255"/>
      <w:bookmarkEnd w:id="256"/>
    </w:p>
    <w:p w:rsidR="0095542E" w:rsidRDefault="0095542E" w:rsidP="0095542E">
      <w:pPr>
        <w:rPr>
          <w:lang w:val="en-US"/>
        </w:rPr>
      </w:pPr>
      <w:r>
        <w:rPr>
          <w:lang w:val="en-US"/>
        </w:rPr>
        <w:t>Besides the relations mentioned in the previous subsection, the PROV model has support for a few more</w:t>
      </w:r>
      <w:r w:rsidR="00E751E0">
        <w:rPr>
          <w:lang w:val="en-US"/>
        </w:rPr>
        <w:t xml:space="preserve"> features</w:t>
      </w:r>
      <w:r>
        <w:rPr>
          <w:lang w:val="en-US"/>
        </w:rPr>
        <w:t xml:space="preserv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D57FFC">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D57FFC">
        <w:rPr>
          <w:lang w:val="en-US"/>
        </w:rPr>
        <w:fldChar w:fldCharType="separate"/>
      </w:r>
      <w:r w:rsidR="00214CC4" w:rsidRPr="00214CC4">
        <w:rPr>
          <w:rFonts w:cs="Times New Roman"/>
          <w:lang w:val="en-US"/>
        </w:rPr>
        <w:t>(2010a)</w:t>
      </w:r>
      <w:r w:rsidR="00D57FFC">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r w:rsidR="00E57F77">
        <w:rPr>
          <w:lang w:val="en-US"/>
        </w:rPr>
        <w:t xml:space="preserve">possible </w:t>
      </w:r>
      <w:r>
        <w:rPr>
          <w:lang w:val="en-US"/>
        </w:rPr>
        <w:t xml:space="preserve">example is </w:t>
      </w:r>
      <w:r w:rsidR="00E57F77">
        <w:rPr>
          <w:lang w:val="en-US"/>
        </w:rPr>
        <w:t>planning,</w:t>
      </w:r>
      <w:r>
        <w:rPr>
          <w:lang w:val="en-US"/>
        </w:rPr>
        <w:t xml:space="preserve"> used by agents. A plan</w:t>
      </w:r>
      <w:r w:rsidR="00E57F77">
        <w:rPr>
          <w:lang w:val="en-US"/>
        </w:rPr>
        <w:t>ning</w:t>
      </w:r>
      <w:r>
        <w:rPr>
          <w:lang w:val="en-US"/>
        </w:rPr>
        <w:t xml:space="preserve">, which in PROV can be represented as an entity, is a set of necessary steps to be taken in order to achieve the proposed goal. </w:t>
      </w:r>
      <w:r w:rsidR="00D57FFC">
        <w:rPr>
          <w:lang w:val="en-US"/>
        </w:rPr>
        <w:fldChar w:fldCharType="begin"/>
      </w:r>
      <w:r>
        <w:rPr>
          <w:lang w:val="en-US"/>
        </w:rPr>
        <w:instrText xml:space="preserve"> REF _Ref352774073 \h </w:instrText>
      </w:r>
      <w:r w:rsidR="00D57FFC">
        <w:rPr>
          <w:lang w:val="en-US"/>
        </w:rPr>
      </w:r>
      <w:r w:rsidR="00D57FFC">
        <w:rPr>
          <w:lang w:val="en-US"/>
        </w:rPr>
        <w:fldChar w:fldCharType="separate"/>
      </w:r>
      <w:ins w:id="257" w:author="Kohwalter" w:date="2013-08-28T14:25:00Z">
        <w:r w:rsidR="002019AD" w:rsidRPr="0052234F">
          <w:rPr>
            <w:lang w:val="en-US"/>
          </w:rPr>
          <w:t xml:space="preserve">Figure </w:t>
        </w:r>
        <w:r w:rsidR="002019AD">
          <w:rPr>
            <w:noProof/>
            <w:lang w:val="en-US"/>
          </w:rPr>
          <w:t>14</w:t>
        </w:r>
      </w:ins>
      <w:del w:id="258" w:author="Kohwalter" w:date="2013-08-28T14:25:00Z">
        <w:r w:rsidR="007028C8" w:rsidRPr="0052234F" w:rsidDel="002019AD">
          <w:rPr>
            <w:lang w:val="en-US"/>
          </w:rPr>
          <w:delText xml:space="preserve">Figure </w:delText>
        </w:r>
        <w:r w:rsidR="007028C8" w:rsidDel="002019AD">
          <w:rPr>
            <w:noProof/>
            <w:lang w:val="en-US"/>
          </w:rPr>
          <w:delText>14</w:delText>
        </w:r>
      </w:del>
      <w:r w:rsidR="00D57FFC">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w:t>
      </w:r>
      <w:r w:rsidR="002E6410">
        <w:rPr>
          <w:i/>
          <w:lang w:val="en-US"/>
        </w:rPr>
        <w:t>ControlledBy</w:t>
      </w:r>
      <w:proofErr w:type="spellEnd"/>
      <w:r>
        <w:rPr>
          <w:lang w:val="en-US"/>
        </w:rPr>
        <w:t xml:space="preserve">, from an </w:t>
      </w:r>
      <w:r w:rsidRPr="0052234F">
        <w:rPr>
          <w:i/>
          <w:lang w:val="en-US"/>
        </w:rPr>
        <w:t>agent</w:t>
      </w:r>
      <w:r>
        <w:rPr>
          <w:lang w:val="en-US"/>
        </w:rPr>
        <w:t xml:space="preserve"> (</w:t>
      </w:r>
      <w:r w:rsidR="002E6410">
        <w:rPr>
          <w:lang w:val="en-US"/>
        </w:rPr>
        <w:t>Cook</w:t>
      </w:r>
      <w:r>
        <w:rPr>
          <w:lang w:val="en-US"/>
        </w:rPr>
        <w:t xml:space="preserve">) and an </w:t>
      </w:r>
      <w:r w:rsidRPr="0052234F">
        <w:rPr>
          <w:i/>
          <w:lang w:val="en-US"/>
        </w:rPr>
        <w:t>activity</w:t>
      </w:r>
      <w:r>
        <w:rPr>
          <w:lang w:val="en-US"/>
        </w:rPr>
        <w:t xml:space="preserve"> (</w:t>
      </w:r>
      <w:r w:rsidR="002E6410">
        <w:rPr>
          <w:lang w:val="en-US"/>
        </w:rPr>
        <w:t>Mix</w:t>
      </w:r>
      <w:r>
        <w:rPr>
          <w:lang w:val="en-US"/>
        </w:rPr>
        <w:t xml:space="preserve">), with an </w:t>
      </w:r>
      <w:r w:rsidRPr="0052234F">
        <w:rPr>
          <w:i/>
          <w:lang w:val="en-US"/>
        </w:rPr>
        <w:t>entity</w:t>
      </w:r>
      <w:r w:rsidR="002E6410">
        <w:rPr>
          <w:lang w:val="en-US"/>
        </w:rPr>
        <w:t xml:space="preserve"> (I</w:t>
      </w:r>
      <w:r>
        <w:rPr>
          <w:lang w:val="en-US"/>
        </w:rPr>
        <w:t>nstructions</w:t>
      </w:r>
      <w:r w:rsidR="002E6410">
        <w:rPr>
          <w:lang w:val="en-US"/>
        </w:rPr>
        <w:t>: Recipe</w:t>
      </w:r>
      <w:r>
        <w:rPr>
          <w:lang w:val="en-US"/>
        </w:rPr>
        <w:t>).</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259" w:name="_Ref352774073"/>
      <w:bookmarkStart w:id="260" w:name="_Toc352776699"/>
      <w:bookmarkStart w:id="261" w:name="_Toc365125920"/>
      <w:r w:rsidRPr="0052234F">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14</w:t>
      </w:r>
      <w:r w:rsidR="00D57FFC">
        <w:rPr>
          <w:lang w:val="en-US"/>
        </w:rPr>
        <w:fldChar w:fldCharType="end"/>
      </w:r>
      <w:bookmarkEnd w:id="259"/>
      <w:r w:rsidRPr="0052234F">
        <w:rPr>
          <w:lang w:val="en-US"/>
        </w:rPr>
        <w:t xml:space="preserve">: Using </w:t>
      </w:r>
      <w:r w:rsidRPr="0062039C">
        <w:rPr>
          <w:i/>
          <w:lang w:val="en-US"/>
        </w:rPr>
        <w:t>Expanded Relations</w:t>
      </w:r>
      <w:r>
        <w:rPr>
          <w:lang w:val="en-US"/>
        </w:rPr>
        <w:t xml:space="preserve"> in the cake example.</w:t>
      </w:r>
      <w:bookmarkEnd w:id="260"/>
      <w:bookmarkEnd w:id="261"/>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D57FFC">
        <w:rPr>
          <w:lang w:val="en-US"/>
        </w:rPr>
        <w:fldChar w:fldCharType="begin"/>
      </w:r>
      <w:r>
        <w:rPr>
          <w:lang w:val="en-US"/>
        </w:rPr>
        <w:instrText xml:space="preserve"> REF _Ref352775643 \h </w:instrText>
      </w:r>
      <w:r w:rsidR="00D57FFC">
        <w:rPr>
          <w:lang w:val="en-US"/>
        </w:rPr>
      </w:r>
      <w:r w:rsidR="00D57FFC">
        <w:rPr>
          <w:lang w:val="en-US"/>
        </w:rPr>
        <w:fldChar w:fldCharType="separate"/>
      </w:r>
      <w:ins w:id="262" w:author="Kohwalter" w:date="2013-08-28T14:25:00Z">
        <w:r w:rsidR="002019AD" w:rsidRPr="005E2DA9">
          <w:rPr>
            <w:lang w:val="en-US"/>
          </w:rPr>
          <w:t xml:space="preserve">Table </w:t>
        </w:r>
        <w:r w:rsidR="002019AD">
          <w:rPr>
            <w:noProof/>
            <w:lang w:val="en-US"/>
          </w:rPr>
          <w:t>2</w:t>
        </w:r>
      </w:ins>
      <w:del w:id="263" w:author="Kohwalter" w:date="2013-08-28T14:25:00Z">
        <w:r w:rsidR="007028C8" w:rsidRPr="005E2DA9" w:rsidDel="002019AD">
          <w:rPr>
            <w:lang w:val="en-US"/>
          </w:rPr>
          <w:delText xml:space="preserve">Table </w:delText>
        </w:r>
        <w:r w:rsidR="007028C8" w:rsidDel="002019AD">
          <w:rPr>
            <w:noProof/>
            <w:lang w:val="en-US"/>
          </w:rPr>
          <w:delText>2</w:delText>
        </w:r>
      </w:del>
      <w:r w:rsidR="00D57FFC">
        <w:rPr>
          <w:lang w:val="en-US"/>
        </w:rPr>
        <w:fldChar w:fldCharType="end"/>
      </w:r>
      <w:r>
        <w:rPr>
          <w:lang w:val="en-US"/>
        </w:rPr>
        <w:t xml:space="preserve"> describes which construct</w:t>
      </w:r>
      <w:r w:rsidR="00E57F77">
        <w:rPr>
          <w:lang w:val="en-US"/>
        </w:rPr>
        <w:t>ions</w:t>
      </w:r>
      <w:r>
        <w:rPr>
          <w:lang w:val="en-US"/>
        </w:rPr>
        <w:t xml:space="preserve">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264" w:name="_Ref352775643"/>
      <w:bookmarkStart w:id="265" w:name="_Toc352776626"/>
      <w:bookmarkStart w:id="266" w:name="_Toc361124159"/>
      <w:r w:rsidRPr="005E2DA9">
        <w:rPr>
          <w:lang w:val="en-US"/>
        </w:rPr>
        <w:t xml:space="preserve">Table </w:t>
      </w:r>
      <w:r w:rsidR="00D57FFC">
        <w:fldChar w:fldCharType="begin"/>
      </w:r>
      <w:r w:rsidRPr="005E2DA9">
        <w:rPr>
          <w:lang w:val="en-US"/>
        </w:rPr>
        <w:instrText xml:space="preserve"> SEQ Table \* ARABIC </w:instrText>
      </w:r>
      <w:r w:rsidR="00D57FFC">
        <w:fldChar w:fldCharType="separate"/>
      </w:r>
      <w:r w:rsidR="002019AD">
        <w:rPr>
          <w:noProof/>
          <w:lang w:val="en-US"/>
        </w:rPr>
        <w:t>2</w:t>
      </w:r>
      <w:r w:rsidR="00D57FFC">
        <w:fldChar w:fldCharType="end"/>
      </w:r>
      <w:bookmarkEnd w:id="264"/>
      <w:r w:rsidRPr="005E2DA9">
        <w:rPr>
          <w:noProof/>
          <w:lang w:val="en-US"/>
        </w:rPr>
        <w:t>: PROV optional attributes</w:t>
      </w:r>
      <w:bookmarkEnd w:id="265"/>
      <w:r w:rsidRPr="005E2DA9">
        <w:rPr>
          <w:noProof/>
          <w:lang w:val="en-US"/>
        </w:rPr>
        <w:t xml:space="preserve">. </w:t>
      </w:r>
      <w:r>
        <w:rPr>
          <w:noProof/>
          <w:lang w:val="en-US"/>
        </w:rPr>
        <w:t xml:space="preserve">Adapted from MOREAU and MISSIER </w:t>
      </w:r>
      <w:r w:rsidR="00D57FFC">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D57FFC">
        <w:rPr>
          <w:noProof/>
          <w:lang w:val="en-US"/>
        </w:rPr>
        <w:fldChar w:fldCharType="separate"/>
      </w:r>
      <w:bookmarkEnd w:id="266"/>
      <w:r w:rsidR="00214CC4" w:rsidRPr="00214CC4">
        <w:rPr>
          <w:rFonts w:cs="Times New Roman"/>
          <w:lang w:val="en-US"/>
        </w:rPr>
        <w:t>(2010a)</w:t>
      </w:r>
      <w:r w:rsidR="00D57FFC">
        <w:rPr>
          <w:noProof/>
          <w:lang w:val="en-US"/>
        </w:rPr>
        <w:fldChar w:fldCharType="end"/>
      </w:r>
    </w:p>
    <w:tbl>
      <w:tblPr>
        <w:tblStyle w:val="MediumGrid3-Accent1"/>
        <w:tblW w:w="0" w:type="auto"/>
        <w:tblLook w:val="04A0"/>
      </w:tblPr>
      <w:tblGrid>
        <w:gridCol w:w="1121"/>
        <w:gridCol w:w="6021"/>
        <w:gridCol w:w="2117"/>
      </w:tblGrid>
      <w:tr w:rsidR="0095542E" w:rsidTr="004A61E6">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sidRPr="00605FFB">
              <w:rPr>
                <w:sz w:val="20"/>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rPr>
            </w:pPr>
            <w:r w:rsidRPr="00605FFB">
              <w:rPr>
                <w:sz w:val="20"/>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rPr>
            </w:pPr>
            <w:r>
              <w:rPr>
                <w:sz w:val="20"/>
              </w:rPr>
              <w:t xml:space="preserve">Allowed </w:t>
            </w:r>
            <w:r w:rsidRPr="00605FFB">
              <w:rPr>
                <w:sz w:val="20"/>
              </w:rPr>
              <w:t>Value</w:t>
            </w:r>
            <w:r>
              <w:rPr>
                <w:sz w:val="20"/>
              </w:rPr>
              <w:t>s</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sz w:val="20"/>
              </w:rPr>
              <w:t>Any</w:t>
            </w:r>
            <w:r>
              <w:rPr>
                <w:sz w:val="20"/>
              </w:rPr>
              <w:t xml:space="preserve"> construct</w:t>
            </w:r>
            <w:r w:rsidR="00E57F77">
              <w:rPr>
                <w:sz w:val="20"/>
              </w:rPr>
              <w:t>ion</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V</w:t>
            </w:r>
            <w:r w:rsidRPr="00605FFB">
              <w:rPr>
                <w:i/>
                <w:sz w:val="20"/>
              </w:rPr>
              <w:t>alue</w:t>
            </w:r>
            <w:r w:rsidRPr="00605FFB">
              <w:rPr>
                <w:sz w:val="20"/>
              </w:rPr>
              <w:t xml:space="preserve"> of type </w:t>
            </w:r>
            <w:r w:rsidRPr="00605FFB">
              <w:rPr>
                <w:i/>
                <w:sz w:val="20"/>
              </w:rPr>
              <w:t>String</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i/>
                <w:sz w:val="20"/>
              </w:rPr>
              <w:t>Entity</w:t>
            </w:r>
            <w:r w:rsidRPr="00605FFB">
              <w:rPr>
                <w:sz w:val="20"/>
              </w:rPr>
              <w:t xml:space="preserve">, </w:t>
            </w:r>
            <w:r w:rsidRPr="00605FFB">
              <w:rPr>
                <w:i/>
                <w:sz w:val="20"/>
              </w:rPr>
              <w:t>Activity</w:t>
            </w:r>
            <w:r w:rsidRPr="00605FFB">
              <w:rPr>
                <w:sz w:val="20"/>
              </w:rPr>
              <w:t xml:space="preserve">, </w:t>
            </w:r>
            <w:r w:rsidRPr="00605FFB">
              <w:rPr>
                <w:i/>
                <w:sz w:val="20"/>
              </w:rPr>
              <w:t>Agent</w:t>
            </w:r>
            <w:r w:rsidRPr="00605FFB">
              <w:rPr>
                <w:sz w:val="20"/>
              </w:rPr>
              <w:t xml:space="preserve">, </w:t>
            </w: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r</w:t>
            </w:r>
            <w:r w:rsidRPr="00605FFB">
              <w:rPr>
                <w:sz w:val="20"/>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Association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t</w:t>
            </w:r>
            <w:r w:rsidRPr="00605FFB">
              <w:rPr>
                <w:sz w:val="20"/>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sz w:val="20"/>
              </w:rPr>
              <w:t>Any</w:t>
            </w:r>
            <w:r>
              <w:rPr>
                <w:sz w:val="20"/>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v</w:t>
            </w:r>
            <w:r w:rsidRPr="00605FFB">
              <w:rPr>
                <w:sz w:val="20"/>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bl>
    <w:p w:rsidR="0095542E" w:rsidRDefault="0095542E" w:rsidP="0095542E">
      <w:pPr>
        <w:pStyle w:val="Heading3"/>
        <w:rPr>
          <w:lang w:val="en-US"/>
        </w:rPr>
      </w:pPr>
      <w:bookmarkStart w:id="267" w:name="_Toc352784497"/>
      <w:bookmarkStart w:id="268" w:name="_Toc365125967"/>
      <w:r>
        <w:rPr>
          <w:lang w:val="en-US"/>
        </w:rPr>
        <w:t>Time Information</w:t>
      </w:r>
      <w:bookmarkEnd w:id="267"/>
      <w:bookmarkEnd w:id="268"/>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D57FFC">
        <w:rPr>
          <w:lang w:val="en-US"/>
        </w:rPr>
        <w:fldChar w:fldCharType="begin"/>
      </w:r>
      <w:r>
        <w:rPr>
          <w:lang w:val="en-US"/>
        </w:rPr>
        <w:instrText xml:space="preserve"> REF _Ref352777030 \h </w:instrText>
      </w:r>
      <w:r w:rsidR="00D57FFC">
        <w:rPr>
          <w:lang w:val="en-US"/>
        </w:rPr>
      </w:r>
      <w:r w:rsidR="00D57FFC">
        <w:rPr>
          <w:lang w:val="en-US"/>
        </w:rPr>
        <w:fldChar w:fldCharType="separate"/>
      </w:r>
      <w:ins w:id="269" w:author="Kohwalter" w:date="2013-08-28T14:25:00Z">
        <w:r w:rsidR="002019AD" w:rsidRPr="007023D0">
          <w:rPr>
            <w:lang w:val="en-US"/>
          </w:rPr>
          <w:t xml:space="preserve">Figure </w:t>
        </w:r>
        <w:r w:rsidR="002019AD">
          <w:rPr>
            <w:noProof/>
            <w:lang w:val="en-US"/>
          </w:rPr>
          <w:t>15</w:t>
        </w:r>
      </w:ins>
      <w:del w:id="270" w:author="Kohwalter" w:date="2013-08-28T14:25:00Z">
        <w:r w:rsidR="007028C8" w:rsidRPr="007023D0" w:rsidDel="002019AD">
          <w:rPr>
            <w:lang w:val="en-US"/>
          </w:rPr>
          <w:delText xml:space="preserve">Figure </w:delText>
        </w:r>
        <w:r w:rsidR="007028C8" w:rsidDel="002019AD">
          <w:rPr>
            <w:noProof/>
            <w:lang w:val="en-US"/>
          </w:rPr>
          <w:delText>15</w:delText>
        </w:r>
      </w:del>
      <w:r w:rsidR="00D57FFC">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271" w:name="_Ref352777030"/>
      <w:bookmarkStart w:id="272" w:name="_Toc352776701"/>
      <w:bookmarkStart w:id="273" w:name="_Toc365125921"/>
      <w:r w:rsidRPr="007023D0">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15</w:t>
      </w:r>
      <w:r w:rsidR="00D57FFC">
        <w:rPr>
          <w:lang w:val="en-US"/>
        </w:rPr>
        <w:fldChar w:fldCharType="end"/>
      </w:r>
      <w:bookmarkEnd w:id="271"/>
      <w:r w:rsidRPr="007023D0">
        <w:rPr>
          <w:noProof/>
          <w:lang w:val="en-US"/>
        </w:rPr>
        <w:t>: Time information</w:t>
      </w:r>
      <w:bookmarkEnd w:id="272"/>
      <w:r>
        <w:rPr>
          <w:noProof/>
          <w:lang w:val="en-US"/>
        </w:rPr>
        <w:t xml:space="preserve"> using the cake example.</w:t>
      </w:r>
      <w:bookmarkEnd w:id="273"/>
    </w:p>
    <w:p w:rsidR="0095542E" w:rsidRDefault="0095542E" w:rsidP="0095542E">
      <w:pPr>
        <w:pStyle w:val="Heading3"/>
        <w:rPr>
          <w:lang w:val="en-US"/>
        </w:rPr>
      </w:pPr>
      <w:bookmarkStart w:id="274" w:name="_Toc352784498"/>
      <w:bookmarkStart w:id="275" w:name="_Toc365125968"/>
      <w:r>
        <w:rPr>
          <w:lang w:val="en-US"/>
        </w:rPr>
        <w:t>Inference</w:t>
      </w:r>
      <w:bookmarkEnd w:id="274"/>
      <w:bookmarkEnd w:id="275"/>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D57FFC">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D57FFC">
        <w:rPr>
          <w:lang w:val="en-US"/>
        </w:rPr>
        <w:fldChar w:fldCharType="separate"/>
      </w:r>
      <w:r w:rsidR="00214CC4" w:rsidRPr="00DF46EF">
        <w:rPr>
          <w:rFonts w:cs="Times New Roman"/>
          <w:lang w:val="en-US"/>
        </w:rPr>
        <w:t>(2010)</w:t>
      </w:r>
      <w:r w:rsidR="00D57FFC">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D57FFC">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D57FFC">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D57FFC">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D57FFC">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D57FFC">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D57FFC">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276" w:name="_Toc352784499"/>
      <w:bookmarkStart w:id="277" w:name="_Ref353029704"/>
      <w:bookmarkStart w:id="278" w:name="_Toc365125969"/>
      <w:r w:rsidRPr="001E187B">
        <w:rPr>
          <w:lang w:val="en-US"/>
        </w:rPr>
        <w:lastRenderedPageBreak/>
        <w:t>Comparison Between Models</w:t>
      </w:r>
      <w:bookmarkEnd w:id="276"/>
      <w:bookmarkEnd w:id="277"/>
      <w:bookmarkEnd w:id="278"/>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r w:rsidR="00BA1530">
        <w:rPr>
          <w:lang w:val="en-US"/>
        </w:rPr>
        <w:t xml:space="preserve">of </w:t>
      </w:r>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sidR="0087420C">
        <w:rPr>
          <w:lang w:val="en-US"/>
        </w:rPr>
        <w:t xml:space="preserve"> </w:t>
      </w:r>
      <w:r w:rsidR="00D57FFC">
        <w:rPr>
          <w:lang w:val="en-US"/>
        </w:rPr>
        <w:fldChar w:fldCharType="begin"/>
      </w:r>
      <w:r w:rsidR="0087420C">
        <w:rPr>
          <w:lang w:val="en-US"/>
        </w:rPr>
        <w:instrText xml:space="preserve"> REF _Ref353025208 \h </w:instrText>
      </w:r>
      <w:r w:rsidR="00D57FFC">
        <w:rPr>
          <w:lang w:val="en-US"/>
        </w:rPr>
      </w:r>
      <w:r w:rsidR="00D57FFC">
        <w:rPr>
          <w:lang w:val="en-US"/>
        </w:rPr>
        <w:fldChar w:fldCharType="separate"/>
      </w:r>
      <w:ins w:id="279" w:author="Kohwalter" w:date="2013-08-28T14:25:00Z">
        <w:r w:rsidR="002019AD" w:rsidRPr="002019AD">
          <w:rPr>
            <w:lang w:val="en-US"/>
            <w:rPrChange w:id="280" w:author="Kohwalter" w:date="2013-08-28T14:25:00Z">
              <w:rPr/>
            </w:rPrChange>
          </w:rPr>
          <w:t xml:space="preserve">Table </w:t>
        </w:r>
        <w:r w:rsidR="002019AD" w:rsidRPr="002019AD">
          <w:rPr>
            <w:noProof/>
            <w:lang w:val="en-US"/>
            <w:rPrChange w:id="281" w:author="Kohwalter" w:date="2013-08-28T14:25:00Z">
              <w:rPr>
                <w:noProof/>
              </w:rPr>
            </w:rPrChange>
          </w:rPr>
          <w:t>3</w:t>
        </w:r>
      </w:ins>
      <w:del w:id="282" w:author="Kohwalter" w:date="2013-08-28T14:25:00Z">
        <w:r w:rsidR="007028C8" w:rsidRPr="007028C8" w:rsidDel="002019AD">
          <w:rPr>
            <w:lang w:val="en-US"/>
          </w:rPr>
          <w:delText xml:space="preserve">Table </w:delText>
        </w:r>
        <w:r w:rsidR="007028C8" w:rsidRPr="007028C8" w:rsidDel="002019AD">
          <w:rPr>
            <w:noProof/>
            <w:lang w:val="en-US"/>
          </w:rPr>
          <w:delText>3</w:delText>
        </w:r>
      </w:del>
      <w:r w:rsidR="00D57FFC">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56715F" w:rsidRDefault="0056715F" w:rsidP="0095542E">
      <w:pPr>
        <w:rPr>
          <w:lang w:val="en-US"/>
        </w:rPr>
      </w:pPr>
    </w:p>
    <w:p w:rsidR="0095542E" w:rsidRDefault="0095542E" w:rsidP="00723012">
      <w:pPr>
        <w:pStyle w:val="Caption"/>
        <w:keepNext/>
        <w:ind w:firstLine="0"/>
      </w:pPr>
      <w:bookmarkStart w:id="283" w:name="_Ref353025208"/>
      <w:bookmarkStart w:id="284" w:name="_Toc361124160"/>
      <w:proofErr w:type="spellStart"/>
      <w:r>
        <w:lastRenderedPageBreak/>
        <w:t>Table</w:t>
      </w:r>
      <w:proofErr w:type="spellEnd"/>
      <w:r>
        <w:t xml:space="preserve"> </w:t>
      </w:r>
      <w:r w:rsidR="00D57FFC">
        <w:fldChar w:fldCharType="begin"/>
      </w:r>
      <w:r w:rsidR="00CF35A8">
        <w:instrText xml:space="preserve"> SEQ Table \* ARABIC </w:instrText>
      </w:r>
      <w:r w:rsidR="00D57FFC">
        <w:fldChar w:fldCharType="separate"/>
      </w:r>
      <w:r w:rsidR="002019AD">
        <w:rPr>
          <w:noProof/>
        </w:rPr>
        <w:t>3</w:t>
      </w:r>
      <w:r w:rsidR="00D57FFC">
        <w:fldChar w:fldCharType="end"/>
      </w:r>
      <w:bookmarkEnd w:id="283"/>
      <w:r>
        <w:rPr>
          <w:noProof/>
        </w:rPr>
        <w:t xml:space="preserve">: </w:t>
      </w:r>
      <w:r w:rsidRPr="00A654C7">
        <w:rPr>
          <w:noProof/>
        </w:rPr>
        <w:t>OPM x PROV</w:t>
      </w:r>
      <w:bookmarkEnd w:id="284"/>
    </w:p>
    <w:tbl>
      <w:tblPr>
        <w:tblStyle w:val="MediumShading1-Accent1"/>
        <w:tblW w:w="0" w:type="auto"/>
        <w:jc w:val="center"/>
        <w:tblLook w:val="04A0"/>
      </w:tblPr>
      <w:tblGrid>
        <w:gridCol w:w="1866"/>
        <w:gridCol w:w="2038"/>
      </w:tblGrid>
      <w:tr w:rsidR="0095542E" w:rsidRPr="00FB1EF7" w:rsidTr="0087420C">
        <w:trPr>
          <w:cnfStyle w:val="100000000000"/>
          <w:trHeight w:val="215"/>
          <w:jc w:val="center"/>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87420C">
        <w:trPr>
          <w:cnfStyle w:val="000000100000"/>
          <w:trHeight w:val="243"/>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8B77B0" w:rsidRDefault="00C1564B" w:rsidP="0095542E">
      <w:pPr>
        <w:rPr>
          <w:lang w:val="en-US"/>
        </w:rPr>
      </w:pPr>
      <w:r>
        <w:rPr>
          <w:lang w:val="en-US"/>
        </w:rPr>
        <w:t xml:space="preserve">Aside from these differences in naming and existing relations, both models have core similarities. </w:t>
      </w:r>
      <w:r w:rsidR="004B2C42">
        <w:rPr>
          <w:lang w:val="en-US"/>
        </w:rPr>
        <w:t>They</w:t>
      </w:r>
      <w:r>
        <w:rPr>
          <w:lang w:val="en-US"/>
        </w:rPr>
        <w:t xml:space="preserve"> </w:t>
      </w:r>
      <w:r w:rsidR="004B2C42">
        <w:rPr>
          <w:lang w:val="en-US"/>
        </w:rPr>
        <w:t>distinguish</w:t>
      </w:r>
      <w:r>
        <w:rPr>
          <w:lang w:val="en-US"/>
        </w:rPr>
        <w:t xml:space="preserve"> entities in three categories: artifact/entity, process/activity, and agent. </w:t>
      </w:r>
      <w:r w:rsidR="004B2C42">
        <w:rPr>
          <w:lang w:val="en-US"/>
        </w:rPr>
        <w:t>However,</w:t>
      </w:r>
      <w:r>
        <w:rPr>
          <w:lang w:val="en-US"/>
        </w:rPr>
        <w:t xml:space="preserve"> the major difference is that OPM stopped writing specifications for its features</w:t>
      </w:r>
      <w:r w:rsidR="004B2C42">
        <w:rPr>
          <w:lang w:val="en-US"/>
        </w:rPr>
        <w:t xml:space="preserve"> possibly</w:t>
      </w:r>
      <w:r>
        <w:rPr>
          <w:lang w:val="en-US"/>
        </w:rPr>
        <w:t xml:space="preserve"> because the PROV model emerged, which core OPM researches were involved in its </w:t>
      </w:r>
      <w:r w:rsidR="004B2C42">
        <w:rPr>
          <w:lang w:val="en-US"/>
        </w:rPr>
        <w:t>conception</w:t>
      </w:r>
      <w:r>
        <w:rPr>
          <w:lang w:val="en-US"/>
        </w:rPr>
        <w:t>. Even though they are</w:t>
      </w:r>
      <w:r w:rsidR="008B4D4A">
        <w:rPr>
          <w:lang w:val="en-US"/>
        </w:rPr>
        <w:t xml:space="preserve"> treated as</w:t>
      </w:r>
      <w:r>
        <w:rPr>
          <w:lang w:val="en-US"/>
        </w:rPr>
        <w:t xml:space="preserve"> different provenance models, </w:t>
      </w:r>
      <w:r w:rsidR="004B2C42">
        <w:rPr>
          <w:lang w:val="en-US"/>
        </w:rPr>
        <w:t xml:space="preserve">I see them as different stages of development, where OPM is the equivalent of an alpha build and PROV the release of the </w:t>
      </w:r>
      <w:r w:rsidR="008B4D4A">
        <w:rPr>
          <w:lang w:val="en-US"/>
        </w:rPr>
        <w:t>provenance model</w:t>
      </w:r>
      <w:r w:rsidR="004B2C42">
        <w:rPr>
          <w:lang w:val="en-US"/>
        </w:rPr>
        <w:t>.</w:t>
      </w:r>
    </w:p>
    <w:p w:rsidR="0095542E" w:rsidRPr="001E187B" w:rsidRDefault="0095542E" w:rsidP="0095542E">
      <w:pPr>
        <w:pStyle w:val="Heading2"/>
        <w:rPr>
          <w:lang w:val="en-US"/>
        </w:rPr>
      </w:pPr>
      <w:bookmarkStart w:id="285" w:name="_Toc352784500"/>
      <w:bookmarkStart w:id="286" w:name="_Ref360904486"/>
      <w:bookmarkStart w:id="287" w:name="_Toc365125970"/>
      <w:r w:rsidRPr="001E187B">
        <w:rPr>
          <w:lang w:val="en-US"/>
        </w:rPr>
        <w:t>Final Considerations</w:t>
      </w:r>
      <w:bookmarkEnd w:id="285"/>
      <w:bookmarkEnd w:id="286"/>
      <w:bookmarkEnd w:id="287"/>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w:t>
      </w:r>
      <w:ins w:id="288" w:author="Kohwalter" w:date="2013-08-24T16:36:00Z">
        <w:r w:rsidR="0011055E">
          <w:rPr>
            <w:lang w:val="en-US"/>
          </w:rPr>
          <w:t>flux</w:t>
        </w:r>
      </w:ins>
      <w:del w:id="289" w:author="Kohwalter" w:date="2013-08-24T16:36:00Z">
        <w:r w:rsidDel="0011055E">
          <w:rPr>
            <w:lang w:val="en-US"/>
          </w:rPr>
          <w:delText>flow</w:delText>
        </w:r>
      </w:del>
      <w:r>
        <w:rPr>
          <w:lang w:val="en-US"/>
        </w:rPr>
        <w:t xml:space="preserve"> in a provenance graph: </w:t>
      </w:r>
    </w:p>
    <w:p w:rsidR="0095542E" w:rsidRDefault="0095542E" w:rsidP="0095542E">
      <w:pPr>
        <w:pStyle w:val="ListParagraph"/>
        <w:numPr>
          <w:ilvl w:val="0"/>
          <w:numId w:val="21"/>
        </w:numPr>
        <w:rPr>
          <w:lang w:val="en-US"/>
        </w:rPr>
      </w:pPr>
      <w:r>
        <w:rPr>
          <w:lang w:val="en-US"/>
        </w:rPr>
        <w:lastRenderedPageBreak/>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w:t>
      </w:r>
      <w:ins w:id="290" w:author="Kohwalter" w:date="2013-08-24T16:37:00Z">
        <w:r w:rsidR="0011055E">
          <w:rPr>
            <w:lang w:val="en-US"/>
          </w:rPr>
          <w:t>flux</w:t>
        </w:r>
      </w:ins>
      <w:del w:id="291" w:author="Kohwalter" w:date="2013-08-24T16:37:00Z">
        <w:r w:rsidRPr="00FD2C4F" w:rsidDel="0011055E">
          <w:rPr>
            <w:lang w:val="en-US"/>
          </w:rPr>
          <w:delText>flow</w:delText>
        </w:r>
      </w:del>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w:t>
      </w:r>
      <w:ins w:id="292" w:author="Kohwalter" w:date="2013-08-24T16:37:00Z">
        <w:r w:rsidR="0011055E">
          <w:rPr>
            <w:lang w:val="en-US"/>
          </w:rPr>
          <w:t>flux</w:t>
        </w:r>
      </w:ins>
      <w:del w:id="293" w:author="Kohwalter" w:date="2013-08-24T16:37:00Z">
        <w:r w:rsidRPr="00FD2C4F" w:rsidDel="0011055E">
          <w:rPr>
            <w:lang w:val="en-US"/>
          </w:rPr>
          <w:delText>flow</w:delText>
        </w:r>
      </w:del>
      <w:r w:rsidRPr="00FD2C4F">
        <w:rPr>
          <w:lang w:val="en-US"/>
        </w:rPr>
        <w:t xml:space="preserve">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294" w:name="_Ref353029502"/>
      <w:r>
        <w:rPr>
          <w:lang w:val="en-US"/>
        </w:rPr>
        <w:br w:type="page"/>
      </w:r>
    </w:p>
    <w:p w:rsidR="0056035F" w:rsidRPr="001E187B" w:rsidRDefault="0056035F" w:rsidP="0056035F">
      <w:pPr>
        <w:pStyle w:val="Heading1"/>
        <w:rPr>
          <w:lang w:val="en-US"/>
        </w:rPr>
      </w:pPr>
      <w:bookmarkStart w:id="295" w:name="_Toc365125971"/>
      <w:r w:rsidRPr="001E187B">
        <w:rPr>
          <w:lang w:val="en-US"/>
        </w:rPr>
        <w:lastRenderedPageBreak/>
        <w:t xml:space="preserve">– </w:t>
      </w:r>
      <w:r w:rsidR="000D6AC9" w:rsidRPr="001E187B">
        <w:rPr>
          <w:lang w:val="en-US"/>
        </w:rPr>
        <w:t>Provenance in Games</w:t>
      </w:r>
      <w:bookmarkEnd w:id="294"/>
      <w:bookmarkEnd w:id="295"/>
    </w:p>
    <w:p w:rsidR="00D52EAC" w:rsidRDefault="00D52EAC" w:rsidP="00D52EAC">
      <w:pPr>
        <w:pStyle w:val="Heading2"/>
        <w:rPr>
          <w:lang w:val="en-US"/>
        </w:rPr>
      </w:pPr>
      <w:bookmarkStart w:id="296" w:name="_Toc354161731"/>
      <w:bookmarkStart w:id="297" w:name="_Toc365125972"/>
      <w:r>
        <w:rPr>
          <w:lang w:val="en-US"/>
        </w:rPr>
        <w:t>Introd</w:t>
      </w:r>
      <w:r w:rsidRPr="001E187B">
        <w:rPr>
          <w:lang w:val="en-US"/>
        </w:rPr>
        <w:t>u</w:t>
      </w:r>
      <w:r>
        <w:rPr>
          <w:lang w:val="en-US"/>
        </w:rPr>
        <w:t>c</w:t>
      </w:r>
      <w:r w:rsidRPr="001E187B">
        <w:rPr>
          <w:lang w:val="en-US"/>
        </w:rPr>
        <w:t>tion</w:t>
      </w:r>
      <w:bookmarkEnd w:id="296"/>
      <w:bookmarkEnd w:id="297"/>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w:t>
      </w:r>
      <w:ins w:id="298" w:author="Kohwalter" w:date="2013-08-24T16:37:00Z">
        <w:r w:rsidR="0011055E">
          <w:rPr>
            <w:lang w:val="en-US"/>
          </w:rPr>
          <w:t>flux</w:t>
        </w:r>
      </w:ins>
      <w:del w:id="299" w:author="Kohwalter" w:date="2013-08-24T16:37:00Z">
        <w:r w:rsidRPr="0096178A" w:rsidDel="0011055E">
          <w:rPr>
            <w:lang w:val="en-US"/>
          </w:rPr>
          <w:delText>flow</w:delText>
        </w:r>
      </w:del>
      <w:r w:rsidRPr="0096178A">
        <w:rPr>
          <w:lang w:val="en-US"/>
        </w:rPr>
        <w:t xml:space="preserve">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w:t>
      </w:r>
      <w:r w:rsidR="001D3B7E">
        <w:rPr>
          <w:lang w:val="en-US"/>
        </w:rPr>
        <w:t xml:space="preserve">or game balancing </w:t>
      </w:r>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D57FFC"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D57FFC" w:rsidRPr="003A6B92">
        <w:fldChar w:fldCharType="separate"/>
      </w:r>
      <w:r w:rsidR="00214CC4" w:rsidRPr="00214CC4">
        <w:rPr>
          <w:rFonts w:cs="Times New Roman"/>
          <w:lang w:val="en-US"/>
        </w:rPr>
        <w:t>(CHIALVO; BAK, 1999; CLARK, 1950)</w:t>
      </w:r>
      <w:r w:rsidR="00D57FFC"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understanding of the game </w:t>
      </w:r>
      <w:ins w:id="300" w:author="Kohwalter" w:date="2013-08-24T16:37:00Z">
        <w:r w:rsidR="0011055E">
          <w:rPr>
            <w:lang w:val="en-US"/>
          </w:rPr>
          <w:t>flux</w:t>
        </w:r>
      </w:ins>
      <w:del w:id="301" w:author="Kohwalter" w:date="2013-08-24T16:37:00Z">
        <w:r w:rsidRPr="0096178A" w:rsidDel="0011055E">
          <w:rPr>
            <w:lang w:val="en-US"/>
          </w:rPr>
          <w:delText>flow</w:delText>
        </w:r>
      </w:del>
      <w:r w:rsidRPr="0096178A">
        <w:rPr>
          <w:lang w:val="en-US"/>
        </w:rPr>
        <w:t xml:space="preserve">,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w:t>
      </w:r>
      <w:ins w:id="302" w:author="Kohwalter" w:date="2013-08-24T16:37:00Z">
        <w:r w:rsidR="0011055E">
          <w:rPr>
            <w:lang w:val="en-US"/>
          </w:rPr>
          <w:t>flux</w:t>
        </w:r>
      </w:ins>
      <w:del w:id="303" w:author="Kohwalter" w:date="2013-08-24T16:37:00Z">
        <w:r w:rsidRPr="0096178A" w:rsidDel="0011055E">
          <w:rPr>
            <w:lang w:val="en-US"/>
          </w:rPr>
          <w:delText>flow</w:delText>
        </w:r>
      </w:del>
      <w:r w:rsidRPr="0096178A">
        <w:rPr>
          <w:lang w:val="en-US"/>
        </w:rPr>
        <w:t xml:space="preserve">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 xml:space="preserve">allow the </w:t>
      </w:r>
      <w:r w:rsidR="006B68FE">
        <w:rPr>
          <w:lang w:val="en-US"/>
        </w:rPr>
        <w:t xml:space="preserve">designer, the </w:t>
      </w:r>
      <w:r w:rsidRPr="0096178A">
        <w:rPr>
          <w:lang w:val="en-US"/>
        </w:rPr>
        <w:t>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 game session</w:t>
      </w:r>
      <w:r w:rsidR="0074116E">
        <w:rPr>
          <w:lang w:val="en-US"/>
        </w:rPr>
        <w:t>s</w:t>
      </w:r>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D57FFC"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D57FFC" w:rsidRPr="003A6B92">
        <w:fldChar w:fldCharType="separate"/>
      </w:r>
      <w:r w:rsidR="00214CC4" w:rsidRPr="00C021FC">
        <w:rPr>
          <w:rFonts w:cs="Times New Roman"/>
          <w:szCs w:val="24"/>
          <w:lang w:val="en-US"/>
        </w:rPr>
        <w:t xml:space="preserve">(FREIRE </w:t>
      </w:r>
      <w:r w:rsidR="00214CC4" w:rsidRPr="00C021FC">
        <w:rPr>
          <w:rFonts w:cs="Times New Roman"/>
          <w:i/>
          <w:iCs/>
          <w:szCs w:val="24"/>
          <w:lang w:val="en-US"/>
        </w:rPr>
        <w:t>et al.</w:t>
      </w:r>
      <w:r w:rsidR="00214CC4" w:rsidRPr="00C021FC">
        <w:rPr>
          <w:rFonts w:cs="Times New Roman"/>
          <w:szCs w:val="24"/>
          <w:lang w:val="en-US"/>
        </w:rPr>
        <w:t>, 2008)</w:t>
      </w:r>
      <w:r w:rsidR="00D57FFC"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 xml:space="preserve">game </w:t>
      </w:r>
      <w:ins w:id="304" w:author="Kohwalter" w:date="2013-08-24T16:37:00Z">
        <w:r w:rsidR="0011055E">
          <w:rPr>
            <w:lang w:val="en-US"/>
          </w:rPr>
          <w:t>flux</w:t>
        </w:r>
      </w:ins>
      <w:del w:id="305" w:author="Kohwalter" w:date="2013-08-24T16:37:00Z">
        <w:r w:rsidRPr="0096178A" w:rsidDel="0011055E">
          <w:rPr>
            <w:lang w:val="en-US"/>
          </w:rPr>
          <w:delText>flow</w:delText>
        </w:r>
      </w:del>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r w:rsidR="0074116E">
        <w:rPr>
          <w:lang w:val="en-US"/>
        </w:rPr>
        <w:t xml:space="preserve">our novel proposal of </w:t>
      </w:r>
      <w:r>
        <w:rPr>
          <w:lang w:val="en-US"/>
        </w:rPr>
        <w:t>the</w:t>
      </w:r>
      <w:r w:rsidRPr="0096178A">
        <w:rPr>
          <w:lang w:val="en-US"/>
        </w:rPr>
        <w:t xml:space="preserve"> </w:t>
      </w:r>
      <w:r w:rsidRPr="00F94124">
        <w:rPr>
          <w:i/>
          <w:lang w:val="en-US"/>
        </w:rPr>
        <w:t>Provenance in Games</w:t>
      </w:r>
      <w:r>
        <w:rPr>
          <w:lang w:val="en-US"/>
        </w:rPr>
        <w:t xml:space="preserve"> </w:t>
      </w:r>
      <w:r w:rsidR="00D57FFC">
        <w:rPr>
          <w:lang w:val="en-US"/>
        </w:rPr>
        <w:fldChar w:fldCharType="begin"/>
      </w:r>
      <w:r w:rsidR="00214CC4">
        <w:rPr>
          <w:lang w:val="en-US"/>
        </w:rPr>
        <w:instrText xml:space="preserve"> ADDIN ZOTERO_ITEM {"citationID":"2khmub25a9","properties":{"formattedCitation":"{\\rtf (KOHWALTER \\i et al.\\i0{}, 2012)}","plainCitation":"(KOHWALTER et al., 2012)"},"citationItems":[{"id":87,"uris":["http://zotero.org/users/1122386/items/9DCQB8VQ"],"uri":["http://zotero.org/users/1122386/items/9DCQB8VQ"]}]} </w:instrText>
      </w:r>
      <w:r w:rsidR="00D57FFC">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2012)</w:t>
      </w:r>
      <w:r w:rsidR="00D57FFC">
        <w:rPr>
          <w:lang w:val="en-US"/>
        </w:rPr>
        <w:fldChar w:fldCharType="end"/>
      </w:r>
      <w:r w:rsidR="002E6410">
        <w:rPr>
          <w:lang w:val="en-US"/>
        </w:rPr>
        <w:t xml:space="preserve"> </w:t>
      </w:r>
      <w:r>
        <w:rPr>
          <w:lang w:val="en-US"/>
        </w:rPr>
        <w:t xml:space="preserve">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 xml:space="preserve">game </w:t>
      </w:r>
      <w:del w:id="306" w:author="Kohwalter" w:date="2013-08-24T16:37:00Z">
        <w:r w:rsidRPr="00050A3D" w:rsidDel="0011055E">
          <w:rPr>
            <w:i/>
            <w:lang w:val="en-US"/>
          </w:rPr>
          <w:delText xml:space="preserve">flow </w:delText>
        </w:r>
      </w:del>
      <w:ins w:id="307" w:author="Kohwalter" w:date="2013-08-24T16:37:00Z">
        <w:r w:rsidR="0011055E">
          <w:rPr>
            <w:i/>
            <w:lang w:val="en-US"/>
          </w:rPr>
          <w:t>flux</w:t>
        </w:r>
        <w:r w:rsidR="0011055E" w:rsidRPr="00050A3D">
          <w:rPr>
            <w:i/>
            <w:lang w:val="en-US"/>
          </w:rPr>
          <w:t xml:space="preserve"> </w:t>
        </w:r>
      </w:ins>
      <w:r w:rsidRPr="00050A3D">
        <w:rPr>
          <w:i/>
          <w:lang w:val="en-US"/>
        </w:rPr>
        <w:t>log</w:t>
      </w:r>
      <w:r w:rsidRPr="0087188B">
        <w:rPr>
          <w:rStyle w:val="FootnoteReference"/>
        </w:rPr>
        <w:footnoteReference w:id="6"/>
      </w:r>
      <w:r>
        <w:rPr>
          <w:lang w:val="en-US"/>
        </w:rPr>
        <w:t xml:space="preserve">, and provenance visualization, which uses the </w:t>
      </w:r>
      <w:r w:rsidRPr="00050A3D">
        <w:rPr>
          <w:i/>
          <w:lang w:val="en-US"/>
        </w:rPr>
        <w:t xml:space="preserve">game </w:t>
      </w:r>
      <w:del w:id="310" w:author="Kohwalter" w:date="2013-08-24T16:37:00Z">
        <w:r w:rsidRPr="00050A3D" w:rsidDel="0011055E">
          <w:rPr>
            <w:i/>
            <w:lang w:val="en-US"/>
          </w:rPr>
          <w:delText xml:space="preserve">flow </w:delText>
        </w:r>
      </w:del>
      <w:ins w:id="311" w:author="Kohwalter" w:date="2013-08-24T16:37:00Z">
        <w:r w:rsidR="0011055E">
          <w:rPr>
            <w:i/>
            <w:lang w:val="en-US"/>
          </w:rPr>
          <w:t>flux</w:t>
        </w:r>
        <w:r w:rsidR="0011055E" w:rsidRPr="00050A3D">
          <w:rPr>
            <w:i/>
            <w:lang w:val="en-US"/>
          </w:rPr>
          <w:t xml:space="preserve"> </w:t>
        </w:r>
      </w:ins>
      <w:r w:rsidRPr="00050A3D">
        <w:rPr>
          <w:i/>
          <w:lang w:val="en-US"/>
        </w:rPr>
        <w:t>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D57FFC">
        <w:rPr>
          <w:lang w:val="en-US"/>
        </w:rPr>
        <w:fldChar w:fldCharType="begin"/>
      </w:r>
      <w:r>
        <w:rPr>
          <w:lang w:val="en-US"/>
        </w:rPr>
        <w:instrText xml:space="preserve"> REF _Ref360897584 \r \h </w:instrText>
      </w:r>
      <w:r w:rsidR="00D57FFC">
        <w:rPr>
          <w:lang w:val="en-US"/>
        </w:rPr>
      </w:r>
      <w:r w:rsidR="00D57FFC">
        <w:rPr>
          <w:lang w:val="en-US"/>
        </w:rPr>
        <w:fldChar w:fldCharType="separate"/>
      </w:r>
      <w:r w:rsidR="002019AD">
        <w:rPr>
          <w:lang w:val="en-US"/>
        </w:rPr>
        <w:t>4.2</w:t>
      </w:r>
      <w:r w:rsidR="00D57FFC">
        <w:rPr>
          <w:lang w:val="en-US"/>
        </w:rPr>
        <w:fldChar w:fldCharType="end"/>
      </w:r>
      <w:r>
        <w:rPr>
          <w:lang w:val="en-US"/>
        </w:rPr>
        <w:t xml:space="preserve"> explains the provenance gathering stage and the storage structured used to generate the </w:t>
      </w:r>
      <w:r w:rsidRPr="009940ED">
        <w:rPr>
          <w:i/>
          <w:lang w:val="en-US"/>
        </w:rPr>
        <w:t xml:space="preserve">game </w:t>
      </w:r>
      <w:del w:id="312" w:author="Kohwalter" w:date="2013-08-24T16:37:00Z">
        <w:r w:rsidRPr="009940ED" w:rsidDel="0011055E">
          <w:rPr>
            <w:i/>
            <w:lang w:val="en-US"/>
          </w:rPr>
          <w:delText xml:space="preserve">flow </w:delText>
        </w:r>
      </w:del>
      <w:ins w:id="313" w:author="Kohwalter" w:date="2013-08-24T16:37:00Z">
        <w:r w:rsidR="0011055E">
          <w:rPr>
            <w:i/>
            <w:lang w:val="en-US"/>
          </w:rPr>
          <w:t>flux</w:t>
        </w:r>
        <w:r w:rsidR="0011055E" w:rsidRPr="009940ED">
          <w:rPr>
            <w:i/>
            <w:lang w:val="en-US"/>
          </w:rPr>
          <w:t xml:space="preserve"> </w:t>
        </w:r>
      </w:ins>
      <w:r w:rsidRPr="009940ED">
        <w:rPr>
          <w:i/>
          <w:lang w:val="en-US"/>
        </w:rPr>
        <w:t>log</w:t>
      </w:r>
      <w:r>
        <w:rPr>
          <w:lang w:val="en-US"/>
        </w:rPr>
        <w:t xml:space="preserve">, while Section </w:t>
      </w:r>
      <w:r w:rsidR="00D57FFC">
        <w:rPr>
          <w:lang w:val="en-US"/>
        </w:rPr>
        <w:fldChar w:fldCharType="begin"/>
      </w:r>
      <w:r>
        <w:rPr>
          <w:lang w:val="en-US"/>
        </w:rPr>
        <w:instrText xml:space="preserve"> REF _Ref355251958 \r \h </w:instrText>
      </w:r>
      <w:r w:rsidR="00D57FFC">
        <w:rPr>
          <w:lang w:val="en-US"/>
        </w:rPr>
      </w:r>
      <w:r w:rsidR="00D57FFC">
        <w:rPr>
          <w:lang w:val="en-US"/>
        </w:rPr>
        <w:fldChar w:fldCharType="separate"/>
      </w:r>
      <w:r w:rsidR="002019AD">
        <w:rPr>
          <w:lang w:val="en-US"/>
        </w:rPr>
        <w:t>4.3</w:t>
      </w:r>
      <w:r w:rsidR="00D57FFC">
        <w:rPr>
          <w:lang w:val="en-US"/>
        </w:rPr>
        <w:fldChar w:fldCharType="end"/>
      </w:r>
      <w:r>
        <w:rPr>
          <w:lang w:val="en-US"/>
        </w:rPr>
        <w:t xml:space="preserve"> explains the provenance visualization stage. Lastly, Section </w:t>
      </w:r>
      <w:r w:rsidR="00D57FFC">
        <w:rPr>
          <w:lang w:val="en-US"/>
        </w:rPr>
        <w:fldChar w:fldCharType="begin"/>
      </w:r>
      <w:r>
        <w:rPr>
          <w:lang w:val="en-US"/>
        </w:rPr>
        <w:instrText xml:space="preserve"> REF _Ref355251961 \r \h </w:instrText>
      </w:r>
      <w:r w:rsidR="00D57FFC">
        <w:rPr>
          <w:lang w:val="en-US"/>
        </w:rPr>
      </w:r>
      <w:r w:rsidR="00D57FFC">
        <w:rPr>
          <w:lang w:val="en-US"/>
        </w:rPr>
        <w:fldChar w:fldCharType="separate"/>
      </w:r>
      <w:r w:rsidR="002019AD">
        <w:rPr>
          <w:lang w:val="en-US"/>
        </w:rPr>
        <w:t>4.4</w:t>
      </w:r>
      <w:r w:rsidR="00D57FFC">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314" w:name="_Ref360897584"/>
      <w:bookmarkStart w:id="315" w:name="_Toc365125973"/>
      <w:r w:rsidRPr="00D52EAC">
        <w:rPr>
          <w:rStyle w:val="TabelaChar"/>
          <w:rFonts w:cstheme="majorBidi"/>
          <w:b/>
          <w:color w:val="auto"/>
          <w:sz w:val="24"/>
        </w:rPr>
        <w:t>Provenance Gathering</w:t>
      </w:r>
      <w:bookmarkEnd w:id="314"/>
      <w:bookmarkEnd w:id="315"/>
    </w:p>
    <w:p w:rsidR="009C10C8" w:rsidRDefault="009C10C8" w:rsidP="00D52EAC">
      <w:pPr>
        <w:rPr>
          <w:lang w:val="en-US"/>
        </w:rPr>
      </w:pPr>
      <w:r>
        <w:rPr>
          <w:lang w:val="en-US"/>
        </w:rPr>
        <w:t>A typical game architecture is mainly composed of game objects and the game loop. All objects present in a game, from environment objects to characters, are inherently game objects. Game objects by themselves do not add characteristics to the game. Instead, they are containers that hold components that implement actual functionality, such as scripts</w:t>
      </w:r>
      <w:r w:rsidR="00F7083B">
        <w:rPr>
          <w:lang w:val="en-US"/>
        </w:rPr>
        <w:t xml:space="preserve"> (</w:t>
      </w:r>
      <w:r w:rsidR="00D57FFC" w:rsidRPr="00D57FFC">
        <w:rPr>
          <w:i/>
          <w:lang w:val="en-US"/>
          <w:rPrChange w:id="316" w:author="Kohwalter" w:date="2013-08-21T15:42:00Z">
            <w:rPr>
              <w:lang w:val="en-US"/>
            </w:rPr>
          </w:rPrChange>
        </w:rPr>
        <w:t>i.e.</w:t>
      </w:r>
      <w:r w:rsidR="00F7083B">
        <w:rPr>
          <w:lang w:val="en-US"/>
        </w:rPr>
        <w:t xml:space="preserve"> artificial intelligence, player controller),</w:t>
      </w:r>
      <w:r>
        <w:rPr>
          <w:lang w:val="en-US"/>
        </w:rPr>
        <w:t xml:space="preserve"> meshes</w:t>
      </w:r>
      <w:r w:rsidR="00F7083B">
        <w:rPr>
          <w:lang w:val="en-US"/>
        </w:rPr>
        <w:t xml:space="preserve"> (the object structure or “body”), physics, </w:t>
      </w:r>
      <w:r w:rsidR="00AF1A17">
        <w:rPr>
          <w:lang w:val="en-US"/>
        </w:rPr>
        <w:t xml:space="preserve">textures, animations, </w:t>
      </w:r>
      <w:r w:rsidR="00F7083B">
        <w:rPr>
          <w:lang w:val="en-US"/>
        </w:rPr>
        <w:t>and audio</w:t>
      </w:r>
      <w:r>
        <w:rPr>
          <w:lang w:val="en-US"/>
        </w:rPr>
        <w:t>.</w:t>
      </w:r>
      <w:r w:rsidR="00F7083B">
        <w:rPr>
          <w:lang w:val="en-US"/>
        </w:rPr>
        <w:t xml:space="preserve"> Meanwhile, the game loop is responsible for the sequence of events that occur in a game, allowing the game to keep running regardless of the user’s input. The game loop keeps the game alive, updating </w:t>
      </w:r>
      <w:r w:rsidR="00C25B48">
        <w:rPr>
          <w:lang w:val="en-US"/>
        </w:rPr>
        <w:t xml:space="preserve">game object states and executing </w:t>
      </w:r>
      <w:r w:rsidR="00AF1A17">
        <w:rPr>
          <w:lang w:val="en-US"/>
        </w:rPr>
        <w:t xml:space="preserve">their </w:t>
      </w:r>
      <w:r w:rsidR="00C25B48">
        <w:rPr>
          <w:lang w:val="en-US"/>
        </w:rPr>
        <w:t>actions</w:t>
      </w:r>
      <w:r w:rsidR="00F7083B">
        <w:rPr>
          <w:lang w:val="en-US"/>
        </w:rPr>
        <w:t>.</w:t>
      </w:r>
      <w:r w:rsidR="00C25B48">
        <w:rPr>
          <w:lang w:val="en-US"/>
        </w:rPr>
        <w:t xml:space="preserve"> Each </w:t>
      </w:r>
      <w:r w:rsidR="00AF1A17">
        <w:rPr>
          <w:lang w:val="en-US"/>
        </w:rPr>
        <w:t xml:space="preserve">script in a </w:t>
      </w:r>
      <w:r w:rsidR="00C25B48">
        <w:rPr>
          <w:lang w:val="en-US"/>
        </w:rPr>
        <w:t>game object</w:t>
      </w:r>
      <w:r w:rsidR="00AF1A17">
        <w:rPr>
          <w:lang w:val="en-US"/>
        </w:rPr>
        <w:t xml:space="preserve"> </w:t>
      </w:r>
      <w:r w:rsidR="00C25B48">
        <w:rPr>
          <w:lang w:val="en-US"/>
        </w:rPr>
        <w:t xml:space="preserve">has a function called </w:t>
      </w:r>
      <w:r w:rsidR="00AF1A17">
        <w:rPr>
          <w:lang w:val="en-US"/>
        </w:rPr>
        <w:t>U</w:t>
      </w:r>
      <w:r w:rsidR="00C25B48">
        <w:rPr>
          <w:lang w:val="en-US"/>
        </w:rPr>
        <w:t>pdate</w:t>
      </w:r>
      <w:r w:rsidR="00AF1A17">
        <w:rPr>
          <w:lang w:val="en-US"/>
        </w:rPr>
        <w:t>,</w:t>
      </w:r>
      <w:r w:rsidR="00C25B48">
        <w:rPr>
          <w:lang w:val="en-US"/>
        </w:rPr>
        <w:t xml:space="preserve"> which is used by the game loop</w:t>
      </w:r>
      <w:r w:rsidR="00AF1A17">
        <w:rPr>
          <w:lang w:val="en-US"/>
        </w:rPr>
        <w:t xml:space="preserve"> to execute their functions</w:t>
      </w:r>
      <w:r w:rsidR="00C25B48">
        <w:rPr>
          <w:lang w:val="en-US"/>
        </w:rPr>
        <w:t xml:space="preserve">. </w:t>
      </w:r>
      <w:r w:rsidR="00AF1A17">
        <w:rPr>
          <w:lang w:val="en-US"/>
        </w:rPr>
        <w:t>Every time the game loop is ticked, it executes the Update function from all scripts that belongs to the game objects present in the scene.</w:t>
      </w:r>
    </w:p>
    <w:p w:rsidR="00D52EAC" w:rsidRDefault="009C73C1" w:rsidP="00D52EAC">
      <w:pPr>
        <w:rPr>
          <w:lang w:val="en-US"/>
        </w:rPr>
      </w:pPr>
      <w:r>
        <w:rPr>
          <w:lang w:val="en-US"/>
        </w:rPr>
        <w:t xml:space="preserve">In this work, we propose a novel usage for provenance, in the game field. </w:t>
      </w:r>
      <w:r w:rsidR="00D52EAC" w:rsidRPr="001B32E7">
        <w:rPr>
          <w:lang w:val="en-US"/>
        </w:rPr>
        <w:t xml:space="preserve">In order to adopt provenance for the context of games, it is necessary to map each type of vertices of the provenance graph into elements that </w:t>
      </w:r>
      <w:r>
        <w:rPr>
          <w:lang w:val="en-US"/>
        </w:rPr>
        <w:t xml:space="preserve">typical </w:t>
      </w:r>
      <w:r w:rsidR="00D52EAC" w:rsidRPr="001B32E7">
        <w:rPr>
          <w:lang w:val="en-US"/>
        </w:rPr>
        <w:t xml:space="preserve">can be </w:t>
      </w:r>
      <w:r>
        <w:rPr>
          <w:lang w:val="en-US"/>
        </w:rPr>
        <w:t>found</w:t>
      </w:r>
      <w:r w:rsidRPr="001B32E7">
        <w:rPr>
          <w:lang w:val="en-US"/>
        </w:rPr>
        <w:t xml:space="preserve"> </w:t>
      </w:r>
      <w:r w:rsidR="00D52EAC" w:rsidRPr="001B32E7">
        <w:rPr>
          <w:lang w:val="en-US"/>
        </w:rPr>
        <w:t>in games.</w:t>
      </w:r>
      <w:r w:rsidR="00D52EAC" w:rsidRPr="001E187B">
        <w:rPr>
          <w:lang w:val="en-US"/>
        </w:rPr>
        <w:t xml:space="preserve"> As mentioned </w:t>
      </w:r>
      <w:r>
        <w:rPr>
          <w:lang w:val="en-US"/>
        </w:rPr>
        <w:t xml:space="preserve">in </w:t>
      </w:r>
      <w:r w:rsidR="00D52EAC">
        <w:rPr>
          <w:lang w:val="en-US"/>
        </w:rPr>
        <w:t>chapter</w:t>
      </w:r>
      <w:r w:rsidR="00D52EAC" w:rsidRPr="004A5976">
        <w:rPr>
          <w:lang w:val="en-US"/>
        </w:rPr>
        <w:t xml:space="preserve"> </w:t>
      </w:r>
      <w:r w:rsidR="00D52EAC" w:rsidRPr="004A5976">
        <w:rPr>
          <w:lang w:val="en-US"/>
        </w:rPr>
        <w:lastRenderedPageBreak/>
        <w:t>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w:t>
      </w:r>
      <w:ins w:id="317" w:author="Kohwalter" w:date="2013-08-21T15:43:00Z">
        <w:r w:rsidR="009447A2">
          <w:rPr>
            <w:lang w:val="en-US"/>
          </w:rPr>
          <w:t xml:space="preserve"> (enemy type of NPCs)</w:t>
        </w:r>
      </w:ins>
      <w:r w:rsidRPr="001B32E7">
        <w:rPr>
          <w:lang w:val="en-US"/>
        </w:rPr>
        <w:t xml:space="preserve">,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r w:rsidR="009C73C1">
        <w:rPr>
          <w:lang w:val="en-US"/>
        </w:rPr>
        <w:t>dynamic game objects</w:t>
      </w:r>
      <w:r w:rsidRPr="001B32E7">
        <w:rPr>
          <w:lang w:val="en-US"/>
        </w:rPr>
        <w:t xml:space="preserve">, while </w:t>
      </w:r>
      <w:r w:rsidRPr="001B32E7">
        <w:rPr>
          <w:i/>
          <w:lang w:val="en-US"/>
        </w:rPr>
        <w:t xml:space="preserve">entities </w:t>
      </w:r>
      <w:r w:rsidRPr="001B32E7">
        <w:rPr>
          <w:lang w:val="en-US"/>
        </w:rPr>
        <w:t xml:space="preserve">represent </w:t>
      </w:r>
      <w:r w:rsidR="009C73C1">
        <w:rPr>
          <w:lang w:val="en-US"/>
        </w:rPr>
        <w:t>static game</w:t>
      </w:r>
      <w:r w:rsidR="009C73C1" w:rsidRPr="001B32E7">
        <w:rPr>
          <w:lang w:val="en-US"/>
        </w:rPr>
        <w:t xml:space="preserve"> </w:t>
      </w:r>
      <w:r w:rsidRPr="001B32E7">
        <w:rPr>
          <w:lang w:val="en-US"/>
        </w:rPr>
        <w:t xml:space="preserve">objects. Lastly, </w:t>
      </w:r>
      <w:r w:rsidRPr="001B32E7">
        <w:rPr>
          <w:i/>
          <w:lang w:val="en-US"/>
        </w:rPr>
        <w:t>activities</w:t>
      </w:r>
      <w:r w:rsidRPr="001B32E7">
        <w:rPr>
          <w:lang w:val="en-US"/>
        </w:rPr>
        <w:t xml:space="preserve"> are defined as actions taken by agents or interactions with 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D57FFC">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D57FFC">
        <w:fldChar w:fldCharType="separate"/>
      </w:r>
      <w:r w:rsidR="00214CC4" w:rsidRPr="00214CC4">
        <w:rPr>
          <w:rFonts w:cs="Times New Roman"/>
          <w:lang w:val="en-US"/>
        </w:rPr>
        <w:t>(MORET, 1982)</w:t>
      </w:r>
      <w:r w:rsidR="00D57FFC">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ins w:id="318" w:author="Kohwalter" w:date="2013-08-28T14:25:00Z">
          <w:r w:rsidR="002019AD" w:rsidRPr="001E187B">
            <w:rPr>
              <w:lang w:val="en-US"/>
            </w:rPr>
            <w:t xml:space="preserve">Figure </w:t>
          </w:r>
          <w:r w:rsidR="002019AD">
            <w:rPr>
              <w:lang w:val="en-US"/>
            </w:rPr>
            <w:t>16</w:t>
          </w:r>
        </w:ins>
        <w:del w:id="319" w:author="Kohwalter" w:date="2013-08-28T14:25:00Z">
          <w:r w:rsidR="007028C8" w:rsidRPr="001E187B" w:rsidDel="002019AD">
            <w:rPr>
              <w:lang w:val="en-US"/>
            </w:rPr>
            <w:delText xml:space="preserve">Figure </w:delText>
          </w:r>
          <w:r w:rsidR="007028C8" w:rsidDel="002019AD">
            <w:rPr>
              <w:lang w:val="en-US"/>
            </w:rPr>
            <w:delText>16</w:delText>
          </w:r>
        </w:del>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the way it did. Therefore, with this assumption, the time of the action, the person who did it, and the effects of the action can be recorded for future analysis. </w:t>
      </w:r>
      <w:r w:rsidR="00AE74EC">
        <w:rPr>
          <w:lang w:val="en-US"/>
        </w:rPr>
        <w:t xml:space="preserve">With few adaptations on the </w:t>
      </w:r>
      <w:r w:rsidR="00AE74EC">
        <w:rPr>
          <w:lang w:val="en-US"/>
        </w:rPr>
        <w:lastRenderedPageBreak/>
        <w:t xml:space="preserve">information gathered, such as recording velocity, direction, and mass, it is possible to register physics aspects from the game. </w:t>
      </w:r>
    </w:p>
    <w:p w:rsidR="00153F68" w:rsidRDefault="00153F68" w:rsidP="00153F68">
      <w:pPr>
        <w:keepNext/>
        <w:framePr w:hSpace="187" w:wrap="around" w:hAnchor="text" w:yAlign="top"/>
        <w:ind w:firstLine="0"/>
        <w:jc w:val="center"/>
        <w:rPr>
          <w:lang w:val="en-US"/>
        </w:rPr>
      </w:pPr>
      <w:r w:rsidRPr="0093632D">
        <w:rPr>
          <w:noProof/>
          <w:lang w:val="en-US"/>
        </w:rPr>
        <w:drawing>
          <wp:inline distT="0" distB="0" distL="0" distR="0">
            <wp:extent cx="4114800" cy="3022892"/>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top"/>
        <w:ind w:firstLine="0"/>
        <w:rPr>
          <w:lang w:val="en-US"/>
        </w:rPr>
      </w:pPr>
      <w:bookmarkStart w:id="320" w:name="_Ref335238960"/>
      <w:bookmarkStart w:id="321" w:name="_Toc353465421"/>
      <w:bookmarkStart w:id="322" w:name="_Toc365125922"/>
      <w:r w:rsidRPr="001E187B">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16</w:t>
      </w:r>
      <w:r w:rsidR="00D57FFC">
        <w:rPr>
          <w:lang w:val="en-US"/>
        </w:rPr>
        <w:fldChar w:fldCharType="end"/>
      </w:r>
      <w:bookmarkEnd w:id="320"/>
      <w:r w:rsidRPr="001E187B">
        <w:rPr>
          <w:lang w:val="en-US"/>
        </w:rPr>
        <w:t xml:space="preserve">: Data model diagram. Gray classes represent </w:t>
      </w:r>
      <w:r>
        <w:rPr>
          <w:lang w:val="en-US"/>
        </w:rPr>
        <w:t xml:space="preserve">generic </w:t>
      </w:r>
      <w:r w:rsidRPr="001E187B">
        <w:rPr>
          <w:lang w:val="en-US"/>
        </w:rPr>
        <w:t>provenance classes.</w:t>
      </w:r>
      <w:bookmarkEnd w:id="321"/>
      <w:bookmarkEnd w:id="322"/>
    </w:p>
    <w:p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r w:rsidR="00B432FC">
        <w:rPr>
          <w:lang w:val="en-US"/>
        </w:rPr>
        <w:t xml:space="preserve">it </w:t>
      </w:r>
      <w:r>
        <w:rPr>
          <w:lang w:val="en-US"/>
        </w:rPr>
        <w:t>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 xml:space="preserve">game </w:t>
      </w:r>
      <w:del w:id="323" w:author="Kohwalter" w:date="2013-08-24T16:37:00Z">
        <w:r w:rsidRPr="001B32E7" w:rsidDel="0011055E">
          <w:rPr>
            <w:i/>
            <w:lang w:val="en-US"/>
          </w:rPr>
          <w:delText xml:space="preserve">flow </w:delText>
        </w:r>
      </w:del>
      <w:ins w:id="324" w:author="Kohwalter" w:date="2013-08-24T16:37:00Z">
        <w:r w:rsidR="0011055E">
          <w:rPr>
            <w:i/>
            <w:lang w:val="en-US"/>
          </w:rPr>
          <w:t>flux</w:t>
        </w:r>
        <w:r w:rsidR="0011055E" w:rsidRPr="001B32E7">
          <w:rPr>
            <w:i/>
            <w:lang w:val="en-US"/>
          </w:rPr>
          <w:t xml:space="preserve"> </w:t>
        </w:r>
      </w:ins>
      <w:r w:rsidRPr="001B32E7">
        <w:rPr>
          <w:i/>
          <w:lang w:val="en-US"/>
        </w:rPr>
        <w:t>log</w:t>
      </w:r>
      <w:r w:rsidRPr="001B32E7">
        <w:rPr>
          <w:lang w:val="en-US"/>
        </w:rPr>
        <w:t xml:space="preserve">, which in turn is used for generating the provenance graph. In other words, the information collected throughout the game session is the information displayed by the provenance graph for analysis. Thus, all relevant data should be registered, preferentially at </w:t>
      </w:r>
      <w:r w:rsidRPr="001B32E7">
        <w:rPr>
          <w:lang w:val="en-US"/>
        </w:rPr>
        <w:lastRenderedPageBreak/>
        <w:t>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325" w:name="_Toc365125974"/>
      <w:r w:rsidRPr="00D52EAC">
        <w:rPr>
          <w:rStyle w:val="TabelaChar"/>
          <w:rFonts w:cstheme="majorBidi"/>
          <w:b/>
          <w:color w:val="auto"/>
          <w:sz w:val="24"/>
        </w:rPr>
        <w:t>Storage Structure</w:t>
      </w:r>
      <w:bookmarkEnd w:id="325"/>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For events, it is use</w:t>
      </w:r>
      <w:r w:rsidR="002E6410">
        <w:rPr>
          <w:lang w:val="en-US"/>
        </w:rPr>
        <w:t>d</w:t>
      </w:r>
      <w:r>
        <w:rPr>
          <w:lang w:val="en-US"/>
        </w:rPr>
        <w:t xml:space="preserve"> an analogous approach, storing all events by trigger. </w:t>
      </w:r>
    </w:p>
    <w:p w:rsidR="00D52EAC" w:rsidRDefault="00D57FFC"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ins w:id="326" w:author="Kohwalter" w:date="2013-08-28T14:25:00Z">
        <w:r w:rsidR="002019AD" w:rsidRPr="001E187B">
          <w:rPr>
            <w:lang w:val="en-US"/>
          </w:rPr>
          <w:t xml:space="preserve">Figure </w:t>
        </w:r>
        <w:r w:rsidR="002019AD">
          <w:rPr>
            <w:noProof/>
            <w:lang w:val="en-US"/>
          </w:rPr>
          <w:t>17</w:t>
        </w:r>
      </w:ins>
      <w:del w:id="327" w:author="Kohwalter" w:date="2013-08-28T14:25:00Z">
        <w:r w:rsidR="007028C8" w:rsidRPr="001E187B" w:rsidDel="002019AD">
          <w:rPr>
            <w:lang w:val="en-US"/>
          </w:rPr>
          <w:delText xml:space="preserve">Figure </w:delText>
        </w:r>
        <w:r w:rsidR="007028C8" w:rsidDel="002019AD">
          <w:rPr>
            <w:noProof/>
            <w:lang w:val="en-US"/>
          </w:rPr>
          <w:delText>17</w:delText>
        </w:r>
      </w:del>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r w:rsidR="00620B72">
        <w:rPr>
          <w:lang w:val="en-US"/>
        </w:rPr>
        <w:t xml:space="preserve">in the example, </w:t>
      </w:r>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328" w:name="_Ref335239044"/>
      <w:bookmarkStart w:id="329" w:name="_Toc353465422"/>
      <w:bookmarkStart w:id="330" w:name="_Toc365125923"/>
      <w:r w:rsidRPr="001E187B">
        <w:rPr>
          <w:lang w:val="en-US"/>
        </w:rPr>
        <w:t xml:space="preserve">Figure </w:t>
      </w:r>
      <w:r w:rsidR="00D57FFC">
        <w:rPr>
          <w:lang w:val="en-US"/>
        </w:rPr>
        <w:fldChar w:fldCharType="begin"/>
      </w:r>
      <w:r>
        <w:rPr>
          <w:lang w:val="en-US"/>
        </w:rPr>
        <w:instrText xml:space="preserve"> SEQ Figure \* ARABIC </w:instrText>
      </w:r>
      <w:r w:rsidR="00D57FFC">
        <w:rPr>
          <w:lang w:val="en-US"/>
        </w:rPr>
        <w:fldChar w:fldCharType="separate"/>
      </w:r>
      <w:r w:rsidR="002019AD">
        <w:rPr>
          <w:noProof/>
          <w:lang w:val="en-US"/>
        </w:rPr>
        <w:t>17</w:t>
      </w:r>
      <w:r w:rsidR="00D57FFC">
        <w:rPr>
          <w:lang w:val="en-US"/>
        </w:rPr>
        <w:fldChar w:fldCharType="end"/>
      </w:r>
      <w:bookmarkEnd w:id="328"/>
      <w:r w:rsidRPr="001E187B">
        <w:rPr>
          <w:lang w:val="en-US"/>
        </w:rPr>
        <w:t xml:space="preserve">: </w:t>
      </w:r>
      <w:bookmarkEnd w:id="329"/>
      <w:r>
        <w:rPr>
          <w:lang w:val="en-US"/>
        </w:rPr>
        <w:t>Provenance representation of a combat</w:t>
      </w:r>
      <w:bookmarkEnd w:id="330"/>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w:t>
      </w:r>
      <w:r>
        <w:rPr>
          <w:lang w:val="en-US"/>
        </w:rPr>
        <w:lastRenderedPageBreak/>
        <w:t xml:space="preserve">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153F68" w:rsidRPr="00213CA9" w:rsidRDefault="00153F68" w:rsidP="00153F68">
      <w:pPr>
        <w:keepNext/>
        <w:framePr w:hSpace="187" w:wrap="around" w:hAnchor="text" w:yAlign="bottom"/>
        <w:ind w:firstLine="0"/>
        <w:rPr>
          <w:lang w:val="en-US"/>
        </w:rPr>
      </w:pPr>
      <w:r w:rsidRPr="00D52EAC">
        <w:rPr>
          <w:noProof/>
          <w:lang w:val="en-US"/>
        </w:rPr>
        <w:drawing>
          <wp:inline distT="0" distB="0" distL="0" distR="0">
            <wp:extent cx="5762625" cy="5856540"/>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bottom"/>
        <w:ind w:firstLine="0"/>
        <w:rPr>
          <w:lang w:val="en-US"/>
        </w:rPr>
      </w:pPr>
      <w:bookmarkStart w:id="331" w:name="_Ref360902353"/>
      <w:bookmarkStart w:id="332" w:name="_Toc365125924"/>
      <w:r w:rsidRPr="00526E67">
        <w:rPr>
          <w:lang w:val="en-US"/>
        </w:rPr>
        <w:t xml:space="preserve">Figure </w:t>
      </w:r>
      <w:r w:rsidR="00D57FFC">
        <w:fldChar w:fldCharType="begin"/>
      </w:r>
      <w:r w:rsidRPr="00526E67">
        <w:rPr>
          <w:lang w:val="en-US"/>
        </w:rPr>
        <w:instrText xml:space="preserve"> SEQ Figure \* ARABIC </w:instrText>
      </w:r>
      <w:r w:rsidR="00D57FFC">
        <w:fldChar w:fldCharType="separate"/>
      </w:r>
      <w:r w:rsidR="002019AD">
        <w:rPr>
          <w:noProof/>
          <w:lang w:val="en-US"/>
        </w:rPr>
        <w:t>18</w:t>
      </w:r>
      <w:r w:rsidR="00D57FFC">
        <w:fldChar w:fldCharType="end"/>
      </w:r>
      <w:bookmarkEnd w:id="331"/>
      <w:r w:rsidRPr="00526E67">
        <w:rPr>
          <w:lang w:val="en-US"/>
        </w:rPr>
        <w:t>: Step-by-step combat representation</w:t>
      </w:r>
      <w:bookmarkEnd w:id="332"/>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D57FFC">
        <w:rPr>
          <w:lang w:val="en-US"/>
        </w:rPr>
        <w:fldChar w:fldCharType="begin"/>
      </w:r>
      <w:r>
        <w:rPr>
          <w:lang w:val="en-US"/>
        </w:rPr>
        <w:instrText xml:space="preserve"> REF _Ref335239044 \h </w:instrText>
      </w:r>
      <w:r w:rsidR="00D57FFC">
        <w:rPr>
          <w:lang w:val="en-US"/>
        </w:rPr>
      </w:r>
      <w:r w:rsidR="00D57FFC">
        <w:rPr>
          <w:lang w:val="en-US"/>
        </w:rPr>
        <w:fldChar w:fldCharType="separate"/>
      </w:r>
      <w:ins w:id="333" w:author="Kohwalter" w:date="2013-08-28T14:25:00Z">
        <w:r w:rsidR="002019AD" w:rsidRPr="001E187B">
          <w:rPr>
            <w:lang w:val="en-US"/>
          </w:rPr>
          <w:t xml:space="preserve">Figure </w:t>
        </w:r>
        <w:r w:rsidR="002019AD">
          <w:rPr>
            <w:noProof/>
            <w:lang w:val="en-US"/>
          </w:rPr>
          <w:t>17</w:t>
        </w:r>
      </w:ins>
      <w:del w:id="334" w:author="Kohwalter" w:date="2013-08-28T14:25:00Z">
        <w:r w:rsidR="007028C8" w:rsidRPr="001E187B" w:rsidDel="002019AD">
          <w:rPr>
            <w:lang w:val="en-US"/>
          </w:rPr>
          <w:delText xml:space="preserve">Figure </w:delText>
        </w:r>
        <w:r w:rsidR="007028C8" w:rsidDel="002019AD">
          <w:rPr>
            <w:noProof/>
            <w:lang w:val="en-US"/>
          </w:rPr>
          <w:delText>17</w:delText>
        </w:r>
      </w:del>
      <w:r w:rsidR="00D57FFC">
        <w:rPr>
          <w:lang w:val="en-US"/>
        </w:rPr>
        <w:fldChar w:fldCharType="end"/>
      </w:r>
      <w:r>
        <w:rPr>
          <w:lang w:val="en-US"/>
        </w:rPr>
        <w:t xml:space="preserve"> and </w:t>
      </w:r>
      <w:r w:rsidR="00620B72">
        <w:rPr>
          <w:lang w:val="en-US"/>
        </w:rPr>
        <w:t xml:space="preserve">detailed </w:t>
      </w:r>
      <w:r>
        <w:rPr>
          <w:lang w:val="en-US"/>
        </w:rPr>
        <w:t xml:space="preserve">step by step in </w:t>
      </w:r>
      <w:r w:rsidR="00D57FFC">
        <w:rPr>
          <w:lang w:val="en-US"/>
        </w:rPr>
        <w:fldChar w:fldCharType="begin"/>
      </w:r>
      <w:r>
        <w:rPr>
          <w:lang w:val="en-US"/>
        </w:rPr>
        <w:instrText xml:space="preserve"> REF _Ref360902353 \h </w:instrText>
      </w:r>
      <w:r w:rsidR="00D57FFC">
        <w:rPr>
          <w:lang w:val="en-US"/>
        </w:rPr>
      </w:r>
      <w:r w:rsidR="00D57FFC">
        <w:rPr>
          <w:lang w:val="en-US"/>
        </w:rPr>
        <w:fldChar w:fldCharType="separate"/>
      </w:r>
      <w:ins w:id="335" w:author="Kohwalter" w:date="2013-08-28T14:25:00Z">
        <w:r w:rsidR="002019AD" w:rsidRPr="00526E67">
          <w:rPr>
            <w:lang w:val="en-US"/>
          </w:rPr>
          <w:t xml:space="preserve">Figure </w:t>
        </w:r>
        <w:r w:rsidR="002019AD">
          <w:rPr>
            <w:noProof/>
            <w:lang w:val="en-US"/>
          </w:rPr>
          <w:t>18</w:t>
        </w:r>
      </w:ins>
      <w:del w:id="336" w:author="Kohwalter" w:date="2013-08-28T14:25:00Z">
        <w:r w:rsidR="007028C8" w:rsidRPr="00526E67" w:rsidDel="002019AD">
          <w:rPr>
            <w:lang w:val="en-US"/>
          </w:rPr>
          <w:delText xml:space="preserve">Figure </w:delText>
        </w:r>
        <w:r w:rsidR="007028C8" w:rsidDel="002019AD">
          <w:rPr>
            <w:noProof/>
            <w:lang w:val="en-US"/>
          </w:rPr>
          <w:delText>18</w:delText>
        </w:r>
      </w:del>
      <w:r w:rsidR="00D57FFC">
        <w:rPr>
          <w:lang w:val="en-US"/>
        </w:rPr>
        <w:fldChar w:fldCharType="end"/>
      </w:r>
      <w:r>
        <w:rPr>
          <w:lang w:val="en-US"/>
        </w:rPr>
        <w:t xml:space="preserve">. At the beginning of the battle, the mage casts </w:t>
      </w:r>
      <w:r>
        <w:rPr>
          <w:lang w:val="en-US"/>
        </w:rPr>
        <w:lastRenderedPageBreak/>
        <w:t xml:space="preserve">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r w:rsidR="00620B72">
        <w:rPr>
          <w:lang w:val="en-US"/>
        </w:rPr>
        <w:t xml:space="preserve">the </w:t>
      </w:r>
      <w:r>
        <w:rPr>
          <w:lang w:val="en-US"/>
        </w:rPr>
        <w:t>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w:t>
      </w:r>
      <w:r w:rsidR="002E6410">
        <w:rPr>
          <w:lang w:val="en-US"/>
        </w:rPr>
        <w:t>by lists</w:t>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 xml:space="preserve">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w:t>
      </w:r>
      <w:r>
        <w:rPr>
          <w:lang w:val="en-US"/>
        </w:rPr>
        <w:lastRenderedPageBreak/>
        <w:t>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 xml:space="preserve">game </w:t>
      </w:r>
      <w:del w:id="337" w:author="Kohwalter" w:date="2013-08-24T16:38:00Z">
        <w:r w:rsidRPr="0044673D" w:rsidDel="0011055E">
          <w:rPr>
            <w:i/>
            <w:lang w:val="en-US"/>
          </w:rPr>
          <w:delText xml:space="preserve">flow </w:delText>
        </w:r>
      </w:del>
      <w:ins w:id="338"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that is used for the generation of a provenance graph. However, using the data structure presented in the previous paragraphs, the </w:t>
      </w:r>
      <w:r w:rsidRPr="0044673D">
        <w:rPr>
          <w:i/>
          <w:lang w:val="en-US"/>
        </w:rPr>
        <w:t xml:space="preserve">game </w:t>
      </w:r>
      <w:del w:id="339" w:author="Kohwalter" w:date="2013-08-24T16:38:00Z">
        <w:r w:rsidRPr="0044673D" w:rsidDel="0011055E">
          <w:rPr>
            <w:i/>
            <w:lang w:val="en-US"/>
          </w:rPr>
          <w:delText xml:space="preserve">flow </w:delText>
        </w:r>
      </w:del>
      <w:ins w:id="340"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might still be huge, increasing the size of the provenance graph. To reduce the graph’s size, it is possible to make inferences thus omitting</w:t>
      </w:r>
      <w:r w:rsidR="00606FFE">
        <w:rPr>
          <w:lang w:val="en-US"/>
        </w:rPr>
        <w:t xml:space="preserve"> or hiding</w:t>
      </w:r>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r w:rsidR="00606FFE">
        <w:rPr>
          <w:lang w:val="en-US"/>
        </w:rPr>
        <w:t>knowing that almost all are making similar movements</w:t>
      </w:r>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r w:rsidR="00606FFE">
        <w:rPr>
          <w:lang w:val="en-US"/>
        </w:rPr>
        <w:t xml:space="preserve">By doing </w:t>
      </w:r>
      <w:r>
        <w:rPr>
          <w:lang w:val="en-US"/>
        </w:rPr>
        <w:t xml:space="preserve">this, </w:t>
      </w:r>
      <w:r w:rsidR="00606FFE">
        <w:rPr>
          <w:lang w:val="en-US"/>
        </w:rPr>
        <w:t xml:space="preserve">we </w:t>
      </w:r>
      <w:r>
        <w:rPr>
          <w:lang w:val="en-US"/>
        </w:rPr>
        <w:t xml:space="preserve">filter </w:t>
      </w:r>
      <w:r>
        <w:rPr>
          <w:i/>
          <w:lang w:val="en-US"/>
        </w:rPr>
        <w:t>agents</w:t>
      </w:r>
      <w:r>
        <w:rPr>
          <w:lang w:val="en-US"/>
        </w:rPr>
        <w:t xml:space="preserve"> that are only there</w:t>
      </w:r>
      <w:r w:rsidR="00606FFE">
        <w:rPr>
          <w:lang w:val="en-US"/>
        </w:rPr>
        <w:t>, for instance,</w:t>
      </w:r>
      <w:r>
        <w:rPr>
          <w:lang w:val="en-US"/>
        </w:rPr>
        <w:t xml:space="preserve"> to simulate crowd </w:t>
      </w:r>
      <w:r w:rsidR="00D57FFC">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D57FFC">
        <w:rPr>
          <w:lang w:val="en-US"/>
        </w:rPr>
        <w:fldChar w:fldCharType="separate"/>
      </w:r>
      <w:r w:rsidR="00214CC4" w:rsidRPr="00C021FC">
        <w:rPr>
          <w:rFonts w:cs="Times New Roman"/>
          <w:szCs w:val="24"/>
          <w:lang w:val="en-US"/>
        </w:rPr>
        <w:t xml:space="preserve">(PASSOS </w:t>
      </w:r>
      <w:r w:rsidR="00214CC4" w:rsidRPr="00C021FC">
        <w:rPr>
          <w:rFonts w:cs="Times New Roman"/>
          <w:i/>
          <w:iCs/>
          <w:szCs w:val="24"/>
          <w:lang w:val="en-US"/>
        </w:rPr>
        <w:t>et al.</w:t>
      </w:r>
      <w:r w:rsidR="00214CC4" w:rsidRPr="00C021FC">
        <w:rPr>
          <w:rFonts w:cs="Times New Roman"/>
          <w:szCs w:val="24"/>
          <w:lang w:val="en-US"/>
        </w:rPr>
        <w:t>, 2009)</w:t>
      </w:r>
      <w:r w:rsidR="00D57FFC">
        <w:rPr>
          <w:lang w:val="en-US"/>
        </w:rPr>
        <w:fldChar w:fldCharType="end"/>
      </w:r>
      <w:r>
        <w:rPr>
          <w:lang w:val="en-US"/>
        </w:rPr>
        <w:t xml:space="preserve">. Another possible filter is for actions. </w:t>
      </w:r>
      <w:r w:rsidR="00606FFE">
        <w:rPr>
          <w:lang w:val="en-US"/>
        </w:rPr>
        <w:t>S</w:t>
      </w:r>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 xml:space="preserve">game </w:t>
      </w:r>
      <w:del w:id="341" w:author="Kohwalter" w:date="2013-08-24T16:38:00Z">
        <w:r w:rsidRPr="0044673D" w:rsidDel="0011055E">
          <w:rPr>
            <w:i/>
            <w:lang w:val="en-US"/>
          </w:rPr>
          <w:delText xml:space="preserve">flow </w:delText>
        </w:r>
      </w:del>
      <w:ins w:id="342"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 xml:space="preserve">game </w:t>
      </w:r>
      <w:del w:id="343" w:author="Kohwalter" w:date="2013-08-24T16:38:00Z">
        <w:r w:rsidRPr="0044673D" w:rsidDel="0011055E">
          <w:rPr>
            <w:i/>
            <w:lang w:val="en-US"/>
          </w:rPr>
          <w:delText xml:space="preserve">flow </w:delText>
        </w:r>
      </w:del>
      <w:ins w:id="344"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r w:rsidR="00AE74EC" w:rsidRPr="001E187B">
        <w:rPr>
          <w:lang w:val="en-US"/>
        </w:rPr>
        <w:t xml:space="preserve"> </w:t>
      </w:r>
    </w:p>
    <w:p w:rsidR="00D52EAC" w:rsidRPr="00397282" w:rsidRDefault="00D52EAC" w:rsidP="00D52EAC">
      <w:pPr>
        <w:pStyle w:val="Heading2"/>
        <w:rPr>
          <w:lang w:val="en-US"/>
        </w:rPr>
      </w:pPr>
      <w:bookmarkStart w:id="345" w:name="_Toc354161734"/>
      <w:bookmarkStart w:id="346" w:name="_Ref355251958"/>
      <w:bookmarkStart w:id="347" w:name="_Toc365125975"/>
      <w:r w:rsidRPr="001E187B">
        <w:rPr>
          <w:lang w:val="en-US"/>
        </w:rPr>
        <w:t>Provenance Visualization</w:t>
      </w:r>
      <w:bookmarkEnd w:id="345"/>
      <w:bookmarkEnd w:id="346"/>
      <w:bookmarkEnd w:id="347"/>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w:t>
      </w:r>
      <w:r>
        <w:rPr>
          <w:lang w:val="en-US"/>
        </w:rPr>
        <w:lastRenderedPageBreak/>
        <w:t>the previous section</w:t>
      </w:r>
      <w:r w:rsidRPr="001E187B">
        <w:rPr>
          <w:lang w:val="en-US"/>
        </w:rPr>
        <w:t xml:space="preserve">. However, not all stored information </w:t>
      </w:r>
      <w:r>
        <w:rPr>
          <w:lang w:val="en-US"/>
        </w:rPr>
        <w:t xml:space="preserve">in the </w:t>
      </w:r>
      <w:r w:rsidRPr="00647B5A">
        <w:rPr>
          <w:i/>
          <w:lang w:val="en-US"/>
        </w:rPr>
        <w:t xml:space="preserve">game </w:t>
      </w:r>
      <w:del w:id="348" w:author="Kohwalter" w:date="2013-08-24T16:38:00Z">
        <w:r w:rsidRPr="00647B5A" w:rsidDel="0011055E">
          <w:rPr>
            <w:i/>
            <w:lang w:val="en-US"/>
          </w:rPr>
          <w:delText xml:space="preserve">flow </w:delText>
        </w:r>
      </w:del>
      <w:ins w:id="349" w:author="Kohwalter" w:date="2013-08-24T16:38:00Z">
        <w:r w:rsidR="0011055E">
          <w:rPr>
            <w:i/>
            <w:lang w:val="en-US"/>
          </w:rPr>
          <w:t>flux</w:t>
        </w:r>
        <w:r w:rsidR="0011055E" w:rsidRPr="00647B5A">
          <w:rPr>
            <w:i/>
            <w:lang w:val="en-US"/>
          </w:rPr>
          <w:t xml:space="preserve"> </w:t>
        </w:r>
      </w:ins>
      <w:r w:rsidRPr="00647B5A">
        <w:rPr>
          <w:i/>
          <w:lang w:val="en-US"/>
        </w:rPr>
        <w:t>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w:t>
      </w:r>
      <w:r w:rsidR="00E96735">
        <w:rPr>
          <w:lang w:val="en-US"/>
        </w:rPr>
        <w:t>for a visual representation</w:t>
      </w:r>
      <w:r w:rsidR="00E96735" w:rsidRPr="0096178A">
        <w:rPr>
          <w:lang w:val="en-US"/>
        </w:rPr>
        <w:t xml:space="preserve"> </w:t>
      </w:r>
      <w:r w:rsidRPr="0096178A">
        <w:rPr>
          <w:lang w:val="en-US"/>
        </w:rPr>
        <w:t xml:space="preserve">of </w:t>
      </w:r>
      <w:r w:rsidR="002E6410">
        <w:rPr>
          <w:lang w:val="en-US"/>
        </w:rPr>
        <w:t xml:space="preserve">the </w:t>
      </w:r>
      <w:r w:rsidRPr="0096178A">
        <w:rPr>
          <w:lang w:val="en-US"/>
        </w:rPr>
        <w:t xml:space="preserve">generated </w:t>
      </w:r>
      <w:r w:rsidRPr="0044673D">
        <w:rPr>
          <w:i/>
          <w:lang w:val="en-US"/>
        </w:rPr>
        <w:t xml:space="preserve">game </w:t>
      </w:r>
      <w:del w:id="350" w:author="Kohwalter" w:date="2013-08-24T16:38:00Z">
        <w:r w:rsidRPr="0044673D" w:rsidDel="0011055E">
          <w:rPr>
            <w:i/>
            <w:lang w:val="en-US"/>
          </w:rPr>
          <w:delText xml:space="preserve">flow </w:delText>
        </w:r>
      </w:del>
      <w:ins w:id="351" w:author="Kohwalter" w:date="2013-08-24T16:38:00Z">
        <w:r w:rsidR="0011055E">
          <w:rPr>
            <w:i/>
            <w:lang w:val="en-US"/>
          </w:rPr>
          <w:t>flux</w:t>
        </w:r>
        <w:r w:rsidR="0011055E" w:rsidRPr="0044673D">
          <w:rPr>
            <w:i/>
            <w:lang w:val="en-US"/>
          </w:rPr>
          <w:t xml:space="preserve"> </w:t>
        </w:r>
      </w:ins>
      <w:r w:rsidRPr="0044673D">
        <w:rPr>
          <w:i/>
          <w:lang w:val="en-US"/>
        </w:rPr>
        <w:t>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 xml:space="preserve">game </w:t>
      </w:r>
      <w:del w:id="352" w:author="Kohwalter" w:date="2013-08-24T16:38:00Z">
        <w:r w:rsidRPr="0044673D" w:rsidDel="0011055E">
          <w:rPr>
            <w:i/>
            <w:lang w:val="en-US"/>
          </w:rPr>
          <w:delText xml:space="preserve">flow </w:delText>
        </w:r>
      </w:del>
      <w:ins w:id="353"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as described by the provenance gathering stage in Section </w:t>
      </w:r>
      <w:r w:rsidR="00D57FFC">
        <w:rPr>
          <w:lang w:val="en-US"/>
        </w:rPr>
        <w:fldChar w:fldCharType="begin"/>
      </w:r>
      <w:r>
        <w:rPr>
          <w:lang w:val="en-US"/>
        </w:rPr>
        <w:instrText xml:space="preserve"> REF _Ref360897584 \r \h </w:instrText>
      </w:r>
      <w:r w:rsidR="00D57FFC">
        <w:rPr>
          <w:lang w:val="en-US"/>
        </w:rPr>
      </w:r>
      <w:r w:rsidR="00D57FFC">
        <w:rPr>
          <w:lang w:val="en-US"/>
        </w:rPr>
        <w:fldChar w:fldCharType="separate"/>
      </w:r>
      <w:r w:rsidR="002019AD">
        <w:rPr>
          <w:lang w:val="en-US"/>
        </w:rPr>
        <w:t>4.2</w:t>
      </w:r>
      <w:r w:rsidR="00D57FFC">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 xml:space="preserve">game </w:t>
      </w:r>
      <w:del w:id="354" w:author="Kohwalter" w:date="2013-08-24T16:38:00Z">
        <w:r w:rsidRPr="002E5123" w:rsidDel="0011055E">
          <w:rPr>
            <w:i/>
            <w:lang w:val="en-US"/>
          </w:rPr>
          <w:delText xml:space="preserve">flow </w:delText>
        </w:r>
      </w:del>
      <w:ins w:id="355" w:author="Kohwalter" w:date="2013-08-24T16:38:00Z">
        <w:r w:rsidR="0011055E">
          <w:rPr>
            <w:i/>
            <w:lang w:val="en-US"/>
          </w:rPr>
          <w:t>flux</w:t>
        </w:r>
        <w:r w:rsidR="0011055E" w:rsidRPr="002E5123">
          <w:rPr>
            <w:i/>
            <w:lang w:val="en-US"/>
          </w:rPr>
          <w:t xml:space="preserve"> </w:t>
        </w:r>
      </w:ins>
      <w:r w:rsidRPr="002E5123">
        <w:rPr>
          <w:i/>
          <w:lang w:val="en-US"/>
        </w:rPr>
        <w:t>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t xml:space="preserve">At the end of the game session, or at any moment during it, the </w:t>
      </w:r>
      <w:r w:rsidRPr="0044673D">
        <w:rPr>
          <w:i/>
          <w:lang w:val="en-US"/>
        </w:rPr>
        <w:t xml:space="preserve">game </w:t>
      </w:r>
      <w:del w:id="356" w:author="Kohwalter" w:date="2013-08-24T16:38:00Z">
        <w:r w:rsidRPr="0044673D" w:rsidDel="0011055E">
          <w:rPr>
            <w:i/>
            <w:lang w:val="en-US"/>
          </w:rPr>
          <w:delText xml:space="preserve">flow </w:delText>
        </w:r>
      </w:del>
      <w:ins w:id="357" w:author="Kohwalter" w:date="2013-08-24T16:38:00Z">
        <w:r w:rsidR="0011055E">
          <w:rPr>
            <w:i/>
            <w:lang w:val="en-US"/>
          </w:rPr>
          <w:t>flux</w:t>
        </w:r>
        <w:r w:rsidR="0011055E" w:rsidRPr="0044673D">
          <w:rPr>
            <w:i/>
            <w:lang w:val="en-US"/>
          </w:rPr>
          <w:t xml:space="preserve"> </w:t>
        </w:r>
      </w:ins>
      <w:r w:rsidRPr="0044673D">
        <w:rPr>
          <w:i/>
          <w:lang w:val="en-US"/>
        </w:rPr>
        <w:t>log</w:t>
      </w:r>
      <w:r>
        <w:rPr>
          <w:lang w:val="en-US"/>
        </w:rPr>
        <w:t xml:space="preserve"> is generated containing all collected information of the session until that moment </w:t>
      </w:r>
      <w:r w:rsidR="006B643D">
        <w:rPr>
          <w:lang w:val="en-US"/>
        </w:rPr>
        <w:t xml:space="preserve">of </w:t>
      </w:r>
      <w:r>
        <w:rPr>
          <w:lang w:val="en-US"/>
        </w:rPr>
        <w:t xml:space="preserve">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 xml:space="preserve">game </w:t>
      </w:r>
      <w:del w:id="358" w:author="Kohwalter" w:date="2013-08-24T16:38:00Z">
        <w:r w:rsidDel="0011055E">
          <w:rPr>
            <w:i/>
            <w:lang w:val="en-US"/>
          </w:rPr>
          <w:delText xml:space="preserve">flow </w:delText>
        </w:r>
      </w:del>
      <w:ins w:id="359" w:author="Kohwalter" w:date="2013-08-24T16:38:00Z">
        <w:r w:rsidR="0011055E">
          <w:rPr>
            <w:i/>
            <w:lang w:val="en-US"/>
          </w:rPr>
          <w:t xml:space="preserve">flux </w:t>
        </w:r>
      </w:ins>
      <w:r>
        <w:rPr>
          <w:i/>
          <w:lang w:val="en-US"/>
        </w:rPr>
        <w:t>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 xml:space="preserve">game </w:t>
      </w:r>
      <w:del w:id="360" w:author="Kohwalter" w:date="2013-08-24T16:38:00Z">
        <w:r w:rsidDel="0011055E">
          <w:rPr>
            <w:i/>
            <w:lang w:val="en-US"/>
          </w:rPr>
          <w:delText xml:space="preserve">flow </w:delText>
        </w:r>
      </w:del>
      <w:ins w:id="361" w:author="Kohwalter" w:date="2013-08-24T16:38:00Z">
        <w:r w:rsidR="0011055E">
          <w:rPr>
            <w:i/>
            <w:lang w:val="en-US"/>
          </w:rPr>
          <w:t xml:space="preserve">flux </w:t>
        </w:r>
      </w:ins>
      <w:r>
        <w:rPr>
          <w:i/>
          <w:lang w:val="en-US"/>
        </w:rPr>
        <w:t>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 xml:space="preserve">game </w:t>
      </w:r>
      <w:del w:id="362" w:author="Kohwalter" w:date="2013-08-24T16:38:00Z">
        <w:r w:rsidRPr="003F298C" w:rsidDel="0011055E">
          <w:rPr>
            <w:i/>
            <w:lang w:val="en-US"/>
          </w:rPr>
          <w:delText xml:space="preserve">flow </w:delText>
        </w:r>
      </w:del>
      <w:ins w:id="363" w:author="Kohwalter" w:date="2013-08-24T16:38:00Z">
        <w:r w:rsidR="0011055E">
          <w:rPr>
            <w:i/>
            <w:lang w:val="en-US"/>
          </w:rPr>
          <w:t>flux</w:t>
        </w:r>
        <w:r w:rsidR="0011055E" w:rsidRPr="003F298C">
          <w:rPr>
            <w:i/>
            <w:lang w:val="en-US"/>
          </w:rPr>
          <w:t xml:space="preserve"> </w:t>
        </w:r>
      </w:ins>
      <w:r w:rsidRPr="003F298C">
        <w:rPr>
          <w:i/>
          <w:lang w:val="en-US"/>
        </w:rPr>
        <w:t>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6B643D" w:rsidP="00D52EAC">
      <w:pPr>
        <w:pStyle w:val="Heading3"/>
        <w:rPr>
          <w:lang w:val="en-US"/>
        </w:rPr>
      </w:pPr>
      <w:bookmarkStart w:id="364" w:name="_Toc354161735"/>
      <w:bookmarkStart w:id="365" w:name="_Toc365125976"/>
      <w:r>
        <w:rPr>
          <w:lang w:val="en-US"/>
        </w:rPr>
        <w:lastRenderedPageBreak/>
        <w:t xml:space="preserve">Vertex </w:t>
      </w:r>
      <w:bookmarkEnd w:id="364"/>
      <w:r w:rsidR="00AA1148">
        <w:rPr>
          <w:lang w:val="en-US"/>
        </w:rPr>
        <w:t>C</w:t>
      </w:r>
      <w:r>
        <w:rPr>
          <w:lang w:val="en-US"/>
        </w:rPr>
        <w:t>haracterization</w:t>
      </w:r>
      <w:bookmarkEnd w:id="365"/>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 xml:space="preserve">game </w:t>
      </w:r>
      <w:del w:id="366" w:author="Kohwalter" w:date="2013-08-24T16:38:00Z">
        <w:r w:rsidRPr="002F18F3" w:rsidDel="0011055E">
          <w:rPr>
            <w:i/>
            <w:lang w:val="en-US"/>
          </w:rPr>
          <w:delText xml:space="preserve">flow </w:delText>
        </w:r>
      </w:del>
      <w:ins w:id="367" w:author="Kohwalter" w:date="2013-08-24T16:38:00Z">
        <w:r w:rsidR="0011055E">
          <w:rPr>
            <w:i/>
            <w:lang w:val="en-US"/>
          </w:rPr>
          <w:t>flux</w:t>
        </w:r>
        <w:r w:rsidR="0011055E" w:rsidRPr="002F18F3">
          <w:rPr>
            <w:i/>
            <w:lang w:val="en-US"/>
          </w:rPr>
          <w:t xml:space="preserve"> </w:t>
        </w:r>
      </w:ins>
      <w:r w:rsidRPr="002F18F3">
        <w:rPr>
          <w:i/>
          <w:lang w:val="en-US"/>
        </w:rPr>
        <w:t>log</w:t>
      </w:r>
      <w:r>
        <w:rPr>
          <w:lang w:val="en-US"/>
        </w:rPr>
        <w:t xml:space="preserve">, certain features are used to aid the visualization and distinction of the information displayed from the </w:t>
      </w:r>
      <w:r>
        <w:rPr>
          <w:i/>
          <w:lang w:val="en-US"/>
        </w:rPr>
        <w:t xml:space="preserve">game </w:t>
      </w:r>
      <w:del w:id="368" w:author="Kohwalter" w:date="2013-08-24T16:38:00Z">
        <w:r w:rsidDel="0011055E">
          <w:rPr>
            <w:i/>
            <w:lang w:val="en-US"/>
          </w:rPr>
          <w:delText>flow</w:delText>
        </w:r>
        <w:r w:rsidRPr="00852356" w:rsidDel="0011055E">
          <w:rPr>
            <w:i/>
            <w:lang w:val="en-US"/>
          </w:rPr>
          <w:delText xml:space="preserve"> </w:delText>
        </w:r>
      </w:del>
      <w:ins w:id="369" w:author="Kohwalter" w:date="2013-08-24T16:38:00Z">
        <w:r w:rsidR="0011055E">
          <w:rPr>
            <w:i/>
            <w:lang w:val="en-US"/>
          </w:rPr>
          <w:t>flux</w:t>
        </w:r>
        <w:r w:rsidR="0011055E" w:rsidRPr="00852356">
          <w:rPr>
            <w:i/>
            <w:lang w:val="en-US"/>
          </w:rPr>
          <w:t xml:space="preserve"> </w:t>
        </w:r>
      </w:ins>
      <w:r w:rsidRPr="00852356">
        <w:rPr>
          <w:i/>
          <w:lang w:val="en-US"/>
        </w:rPr>
        <w:t>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As previously not</w:t>
      </w:r>
      <w:ins w:id="370" w:author="Kohwalter" w:date="2013-08-21T15:50:00Z">
        <w:r w:rsidR="00882794">
          <w:rPr>
            <w:lang w:val="en-US"/>
          </w:rPr>
          <w:t>ic</w:t>
        </w:r>
      </w:ins>
      <w:r w:rsidRPr="0096178A">
        <w:rPr>
          <w:lang w:val="en-US"/>
        </w:rPr>
        <w:t xml:space="preserve">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D57FFC">
        <w:fldChar w:fldCharType="begin"/>
      </w:r>
      <w:r w:rsidRPr="0096178A">
        <w:rPr>
          <w:lang w:val="en-US"/>
        </w:rPr>
        <w:instrText xml:space="preserve"> REF _Ref341710011 \h </w:instrText>
      </w:r>
      <w:r w:rsidR="00D57FFC">
        <w:fldChar w:fldCharType="separate"/>
      </w:r>
      <w:ins w:id="371" w:author="Kohwalter" w:date="2013-08-28T14:25:00Z">
        <w:r w:rsidR="002019AD" w:rsidRPr="0096178A">
          <w:rPr>
            <w:lang w:val="en-US"/>
          </w:rPr>
          <w:t xml:space="preserve">Figure </w:t>
        </w:r>
        <w:r w:rsidR="002019AD">
          <w:rPr>
            <w:noProof/>
            <w:lang w:val="en-US"/>
          </w:rPr>
          <w:t>19</w:t>
        </w:r>
      </w:ins>
      <w:del w:id="372" w:author="Kohwalter" w:date="2013-08-28T14:25:00Z">
        <w:r w:rsidR="007028C8" w:rsidRPr="0096178A" w:rsidDel="002019AD">
          <w:rPr>
            <w:lang w:val="en-US"/>
          </w:rPr>
          <w:delText xml:space="preserve">Figure </w:delText>
        </w:r>
        <w:r w:rsidR="007028C8" w:rsidDel="002019AD">
          <w:rPr>
            <w:noProof/>
            <w:lang w:val="en-US"/>
          </w:rPr>
          <w:delText>19</w:delText>
        </w:r>
      </w:del>
      <w:r w:rsidR="00D57FFC">
        <w:fldChar w:fldCharType="end"/>
      </w:r>
      <w:r w:rsidRPr="0096178A">
        <w:rPr>
          <w:lang w:val="en-US"/>
        </w:rPr>
        <w:t>.</w:t>
      </w:r>
      <w:r>
        <w:rPr>
          <w:lang w:val="en-US"/>
        </w:rPr>
        <w:t xml:space="preserve"> Also in </w:t>
      </w:r>
      <w:r w:rsidR="00D57FFC">
        <w:fldChar w:fldCharType="begin"/>
      </w:r>
      <w:r w:rsidRPr="0096178A">
        <w:rPr>
          <w:lang w:val="en-US"/>
        </w:rPr>
        <w:instrText xml:space="preserve"> REF _Ref341710011 \h </w:instrText>
      </w:r>
      <w:r w:rsidR="00D57FFC">
        <w:fldChar w:fldCharType="separate"/>
      </w:r>
      <w:ins w:id="373" w:author="Kohwalter" w:date="2013-08-28T14:25:00Z">
        <w:r w:rsidR="002019AD" w:rsidRPr="0096178A">
          <w:rPr>
            <w:lang w:val="en-US"/>
          </w:rPr>
          <w:t xml:space="preserve">Figure </w:t>
        </w:r>
        <w:r w:rsidR="002019AD">
          <w:rPr>
            <w:noProof/>
            <w:lang w:val="en-US"/>
          </w:rPr>
          <w:t>19</w:t>
        </w:r>
      </w:ins>
      <w:del w:id="374" w:author="Kohwalter" w:date="2013-08-28T14:25:00Z">
        <w:r w:rsidR="007028C8" w:rsidRPr="0096178A" w:rsidDel="002019AD">
          <w:rPr>
            <w:lang w:val="en-US"/>
          </w:rPr>
          <w:delText xml:space="preserve">Figure </w:delText>
        </w:r>
        <w:r w:rsidR="007028C8" w:rsidDel="002019AD">
          <w:rPr>
            <w:noProof/>
            <w:lang w:val="en-US"/>
          </w:rPr>
          <w:delText>19</w:delText>
        </w:r>
      </w:del>
      <w:r w:rsidR="00D57FFC">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w:t>
      </w:r>
      <w:r w:rsidR="006B643D">
        <w:rPr>
          <w:lang w:val="en-US"/>
        </w:rPr>
        <w:t xml:space="preserve">be </w:t>
      </w:r>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D57FFC">
        <w:fldChar w:fldCharType="begin"/>
      </w:r>
      <w:r w:rsidRPr="0096178A">
        <w:rPr>
          <w:lang w:val="en-US"/>
        </w:rPr>
        <w:instrText xml:space="preserve"> REF _Ref341710011 \h </w:instrText>
      </w:r>
      <w:r w:rsidR="00D57FFC">
        <w:fldChar w:fldCharType="separate"/>
      </w:r>
      <w:ins w:id="375" w:author="Kohwalter" w:date="2013-08-28T14:25:00Z">
        <w:r w:rsidR="002019AD" w:rsidRPr="0096178A">
          <w:rPr>
            <w:lang w:val="en-US"/>
          </w:rPr>
          <w:t xml:space="preserve">Figure </w:t>
        </w:r>
        <w:r w:rsidR="002019AD">
          <w:rPr>
            <w:noProof/>
            <w:lang w:val="en-US"/>
          </w:rPr>
          <w:t>19</w:t>
        </w:r>
      </w:ins>
      <w:del w:id="376" w:author="Kohwalter" w:date="2013-08-28T14:25:00Z">
        <w:r w:rsidR="007028C8" w:rsidRPr="0096178A" w:rsidDel="002019AD">
          <w:rPr>
            <w:lang w:val="en-US"/>
          </w:rPr>
          <w:delText xml:space="preserve">Figure </w:delText>
        </w:r>
        <w:r w:rsidR="007028C8" w:rsidDel="002019AD">
          <w:rPr>
            <w:noProof/>
            <w:lang w:val="en-US"/>
          </w:rPr>
          <w:delText>19</w:delText>
        </w:r>
      </w:del>
      <w:r w:rsidR="00D57FFC">
        <w:fldChar w:fldCharType="end"/>
      </w:r>
      <w:r>
        <w:rPr>
          <w:lang w:val="en-US"/>
        </w:rPr>
        <w:t xml:space="preserve"> illustrates</w:t>
      </w:r>
      <w:r w:rsidRPr="002B7873">
        <w:rPr>
          <w:lang w:val="en-US"/>
        </w:rPr>
        <w:t xml:space="preserve"> that they </w:t>
      </w:r>
      <w:r w:rsidR="006B643D">
        <w:rPr>
          <w:lang w:val="en-US"/>
        </w:rPr>
        <w:t>have</w:t>
      </w:r>
      <w:r w:rsidRPr="002B7873">
        <w:rPr>
          <w:lang w:val="en-US"/>
        </w:rPr>
        <w:t xml:space="preserve"> different types</w:t>
      </w:r>
      <w:r>
        <w:rPr>
          <w:lang w:val="en-US"/>
        </w:rPr>
        <w:t xml:space="preserve">. This is useful because it is possible to distinguish a player from </w:t>
      </w:r>
      <w:r w:rsidR="006B643D">
        <w:rPr>
          <w:lang w:val="en-US"/>
        </w:rPr>
        <w:t xml:space="preserve">enemies </w:t>
      </w:r>
      <w:r>
        <w:rPr>
          <w:lang w:val="en-US"/>
        </w:rPr>
        <w:t xml:space="preserve">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377" w:name="_Ref341710011"/>
      <w:bookmarkStart w:id="378" w:name="_Toc353465424"/>
      <w:bookmarkStart w:id="379" w:name="_Toc365125925"/>
      <w:r w:rsidRPr="0096178A">
        <w:rPr>
          <w:lang w:val="en-US"/>
        </w:rPr>
        <w:t xml:space="preserve">Figure </w:t>
      </w:r>
      <w:r w:rsidR="00D57FFC">
        <w:fldChar w:fldCharType="begin"/>
      </w:r>
      <w:r w:rsidRPr="0096178A">
        <w:rPr>
          <w:lang w:val="en-US"/>
        </w:rPr>
        <w:instrText xml:space="preserve"> SEQ Figure \* ARABIC </w:instrText>
      </w:r>
      <w:r w:rsidR="00D57FFC">
        <w:fldChar w:fldCharType="separate"/>
      </w:r>
      <w:r w:rsidR="002019AD">
        <w:rPr>
          <w:noProof/>
          <w:lang w:val="en-US"/>
        </w:rPr>
        <w:t>19</w:t>
      </w:r>
      <w:r w:rsidR="00D57FFC">
        <w:fldChar w:fldCharType="end"/>
      </w:r>
      <w:bookmarkEnd w:id="377"/>
      <w:r>
        <w:rPr>
          <w:lang w:val="en-US"/>
        </w:rPr>
        <w:t>:</w:t>
      </w:r>
      <w:r w:rsidRPr="0096178A">
        <w:rPr>
          <w:lang w:val="en-US"/>
        </w:rPr>
        <w:t xml:space="preserve"> Example of a generated provenance graph</w:t>
      </w:r>
      <w:bookmarkEnd w:id="378"/>
      <w:bookmarkEnd w:id="379"/>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 xml:space="preserve">This </w:t>
      </w:r>
      <w:r>
        <w:rPr>
          <w:lang w:val="en-US"/>
        </w:rPr>
        <w:lastRenderedPageBreak/>
        <w:t>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D57FFC" w:rsidRPr="00FD0A60">
        <w:rPr>
          <w:lang w:val="en-US"/>
        </w:rPr>
        <w:fldChar w:fldCharType="begin"/>
      </w:r>
      <w:r w:rsidRPr="00FD0A60">
        <w:rPr>
          <w:lang w:val="en-US"/>
        </w:rPr>
        <w:instrText xml:space="preserve"> REF _Ref341710011 \h </w:instrText>
      </w:r>
      <w:r w:rsidR="00D57FFC" w:rsidRPr="00FD0A60">
        <w:rPr>
          <w:lang w:val="en-US"/>
        </w:rPr>
      </w:r>
      <w:r w:rsidR="00D57FFC" w:rsidRPr="00FD0A60">
        <w:rPr>
          <w:lang w:val="en-US"/>
        </w:rPr>
        <w:fldChar w:fldCharType="separate"/>
      </w:r>
      <w:ins w:id="380" w:author="Kohwalter" w:date="2013-08-28T14:25:00Z">
        <w:r w:rsidR="002019AD" w:rsidRPr="0096178A">
          <w:rPr>
            <w:lang w:val="en-US"/>
          </w:rPr>
          <w:t xml:space="preserve">Figure </w:t>
        </w:r>
        <w:r w:rsidR="002019AD">
          <w:rPr>
            <w:noProof/>
            <w:lang w:val="en-US"/>
          </w:rPr>
          <w:t>19</w:t>
        </w:r>
      </w:ins>
      <w:del w:id="381" w:author="Kohwalter" w:date="2013-08-28T14:25:00Z">
        <w:r w:rsidR="007028C8" w:rsidRPr="0096178A" w:rsidDel="002019AD">
          <w:rPr>
            <w:lang w:val="en-US"/>
          </w:rPr>
          <w:delText xml:space="preserve">Figure </w:delText>
        </w:r>
        <w:r w:rsidR="007028C8" w:rsidDel="002019AD">
          <w:rPr>
            <w:noProof/>
            <w:lang w:val="en-US"/>
          </w:rPr>
          <w:delText>19</w:delText>
        </w:r>
      </w:del>
      <w:r w:rsidR="00D57FFC"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382" w:name="_Toc354161736"/>
      <w:bookmarkStart w:id="383" w:name="_Toc365125977"/>
      <w:r>
        <w:rPr>
          <w:lang w:val="en-US"/>
        </w:rPr>
        <w:t>Filters</w:t>
      </w:r>
      <w:bookmarkEnd w:id="382"/>
      <w:bookmarkEnd w:id="383"/>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w:t>
      </w:r>
      <w:r>
        <w:rPr>
          <w:lang w:val="en-US"/>
        </w:rPr>
        <w:lastRenderedPageBreak/>
        <w:t>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D57FFC">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D57FFC">
        <w:fldChar w:fldCharType="separate"/>
      </w:r>
      <w:r w:rsidR="00214CC4" w:rsidRPr="00214CC4">
        <w:rPr>
          <w:rFonts w:cs="Times New Roman"/>
          <w:lang w:val="en-US"/>
        </w:rPr>
        <w:t>(DIEHL, 2007)</w:t>
      </w:r>
      <w:r w:rsidR="00D57FFC">
        <w:fldChar w:fldCharType="end"/>
      </w:r>
      <w:r w:rsidRPr="0096178A">
        <w:rPr>
          <w:lang w:val="en-US"/>
        </w:rPr>
        <w:t>, which indicates the status of the variable using red</w:t>
      </w:r>
      <w:r>
        <w:rPr>
          <w:lang w:val="en-US"/>
        </w:rPr>
        <w:t xml:space="preserve"> (</w:t>
      </w:r>
      <w:r w:rsidR="00D57FFC" w:rsidRPr="00D57FFC">
        <w:rPr>
          <w:i/>
          <w:lang w:val="en-US"/>
          <w:rPrChange w:id="384" w:author="Kohwalter" w:date="2013-08-21T15:51:00Z">
            <w:rPr>
              <w:lang w:val="en-US"/>
            </w:rPr>
          </w:rPrChange>
        </w:rPr>
        <w:t>i.e.</w:t>
      </w:r>
      <w:r>
        <w:rPr>
          <w:lang w:val="en-US"/>
        </w:rPr>
        <w:t xml:space="preserve"> below 40%)</w:t>
      </w:r>
      <w:r w:rsidRPr="0096178A">
        <w:rPr>
          <w:lang w:val="en-US"/>
        </w:rPr>
        <w:t>, yellow</w:t>
      </w:r>
      <w:r>
        <w:rPr>
          <w:lang w:val="en-US"/>
        </w:rPr>
        <w:t xml:space="preserve"> (</w:t>
      </w:r>
      <w:r w:rsidR="00D57FFC" w:rsidRPr="00D57FFC">
        <w:rPr>
          <w:i/>
          <w:lang w:val="en-US"/>
          <w:rPrChange w:id="385" w:author="Kohwalter" w:date="2013-08-21T15:51:00Z">
            <w:rPr>
              <w:lang w:val="en-US"/>
            </w:rPr>
          </w:rPrChange>
        </w:rPr>
        <w:t>i.e.</w:t>
      </w:r>
      <w:r>
        <w:rPr>
          <w:lang w:val="en-US"/>
        </w:rPr>
        <w:t xml:space="preserve"> between 40% and 75%)</w:t>
      </w:r>
      <w:r w:rsidRPr="0096178A">
        <w:rPr>
          <w:lang w:val="en-US"/>
        </w:rPr>
        <w:t>, or green color</w:t>
      </w:r>
      <w:r>
        <w:rPr>
          <w:lang w:val="en-US"/>
        </w:rPr>
        <w:t xml:space="preserve"> (</w:t>
      </w:r>
      <w:r w:rsidR="00D57FFC" w:rsidRPr="00D57FFC">
        <w:rPr>
          <w:i/>
          <w:lang w:val="en-US"/>
          <w:rPrChange w:id="386" w:author="Kohwalter" w:date="2013-08-21T15:51:00Z">
            <w:rPr>
              <w:lang w:val="en-US"/>
            </w:rPr>
          </w:rPrChange>
        </w:rPr>
        <w:t>i.e.</w:t>
      </w:r>
      <w:r>
        <w:rPr>
          <w:lang w:val="en-US"/>
        </w:rPr>
        <w:t xml:space="preserv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387" w:name="_Toc354161738"/>
      <w:bookmarkStart w:id="388" w:name="_Ref355251961"/>
      <w:bookmarkStart w:id="389" w:name="_Toc365125978"/>
      <w:r w:rsidRPr="001E187B">
        <w:rPr>
          <w:lang w:val="en-US"/>
        </w:rPr>
        <w:t>Final Considerations</w:t>
      </w:r>
      <w:bookmarkEnd w:id="387"/>
      <w:bookmarkEnd w:id="388"/>
      <w:bookmarkEnd w:id="389"/>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 xml:space="preserve">game </w:t>
      </w:r>
      <w:del w:id="390" w:author="Kohwalter" w:date="2013-08-24T16:38:00Z">
        <w:r w:rsidRPr="00517775" w:rsidDel="0011055E">
          <w:rPr>
            <w:i/>
            <w:lang w:val="en-US"/>
          </w:rPr>
          <w:delText xml:space="preserve">flow </w:delText>
        </w:r>
      </w:del>
      <w:ins w:id="391" w:author="Kohwalter" w:date="2013-08-24T16:38:00Z">
        <w:r w:rsidR="0011055E">
          <w:rPr>
            <w:i/>
            <w:lang w:val="en-US"/>
          </w:rPr>
          <w:t>flux</w:t>
        </w:r>
        <w:r w:rsidR="0011055E" w:rsidRPr="00517775">
          <w:rPr>
            <w:i/>
            <w:lang w:val="en-US"/>
          </w:rPr>
          <w:t xml:space="preserve"> </w:t>
        </w:r>
      </w:ins>
      <w:r w:rsidRPr="00517775">
        <w:rPr>
          <w:i/>
          <w:lang w:val="en-US"/>
        </w:rPr>
        <w:t>log</w:t>
      </w:r>
      <w:r>
        <w:rPr>
          <w:lang w:val="en-US"/>
        </w:rPr>
        <w:t xml:space="preserve">. The second stage, provenance visualization, is responsible for generating the provenance graph from a </w:t>
      </w:r>
      <w:r w:rsidRPr="00517775">
        <w:rPr>
          <w:i/>
          <w:lang w:val="en-US"/>
        </w:rPr>
        <w:t xml:space="preserve">game </w:t>
      </w:r>
      <w:del w:id="392" w:author="Kohwalter" w:date="2013-08-24T16:38:00Z">
        <w:r w:rsidRPr="00517775" w:rsidDel="0011055E">
          <w:rPr>
            <w:i/>
            <w:lang w:val="en-US"/>
          </w:rPr>
          <w:delText xml:space="preserve">flow </w:delText>
        </w:r>
      </w:del>
      <w:ins w:id="393" w:author="Kohwalter" w:date="2013-08-24T16:38:00Z">
        <w:r w:rsidR="0011055E">
          <w:rPr>
            <w:i/>
            <w:lang w:val="en-US"/>
          </w:rPr>
          <w:t>flux</w:t>
        </w:r>
        <w:r w:rsidR="0011055E" w:rsidRPr="00517775">
          <w:rPr>
            <w:i/>
            <w:lang w:val="en-US"/>
          </w:rPr>
          <w:t xml:space="preserve"> </w:t>
        </w:r>
      </w:ins>
      <w:r w:rsidRPr="00517775">
        <w:rPr>
          <w:i/>
          <w:lang w:val="en-US"/>
        </w:rPr>
        <w:t>log</w:t>
      </w:r>
      <w:r>
        <w:rPr>
          <w:lang w:val="en-US"/>
        </w:rPr>
        <w:t xml:space="preserve"> to visually represent the </w:t>
      </w:r>
      <w:r w:rsidR="00D416F1">
        <w:rPr>
          <w:lang w:val="en-US"/>
        </w:rPr>
        <w:t xml:space="preserve">gathered </w:t>
      </w:r>
      <w:proofErr w:type="spellStart"/>
      <w:r>
        <w:rPr>
          <w:lang w:val="en-US"/>
        </w:rPr>
        <w:t>gameplay</w:t>
      </w:r>
      <w:proofErr w:type="spellEnd"/>
      <w:r>
        <w:rPr>
          <w:lang w:val="en-US"/>
        </w:rPr>
        <w:t xml:space="preserve"> information. The provenance graph allows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D57FFC">
        <w:fldChar w:fldCharType="begin"/>
      </w:r>
      <w:r w:rsidR="00214CC4">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D57FFC">
        <w:fldChar w:fldCharType="separate"/>
      </w:r>
      <w:r w:rsidR="00214CC4" w:rsidRPr="00C021FC">
        <w:rPr>
          <w:rFonts w:cs="Times New Roman"/>
          <w:szCs w:val="24"/>
          <w:lang w:val="en-US"/>
        </w:rPr>
        <w:t xml:space="preserve">(BRISTOL, 1977; CIOS </w:t>
      </w:r>
      <w:r w:rsidR="00214CC4" w:rsidRPr="00C021FC">
        <w:rPr>
          <w:rFonts w:cs="Times New Roman"/>
          <w:i/>
          <w:iCs/>
          <w:szCs w:val="24"/>
          <w:lang w:val="en-US"/>
        </w:rPr>
        <w:t>et al.</w:t>
      </w:r>
      <w:r w:rsidR="00214CC4" w:rsidRPr="00C021FC">
        <w:rPr>
          <w:rFonts w:cs="Times New Roman"/>
          <w:szCs w:val="24"/>
          <w:lang w:val="en-US"/>
        </w:rPr>
        <w:t xml:space="preserve">, 1998; FAYYAD </w:t>
      </w:r>
      <w:r w:rsidR="00214CC4" w:rsidRPr="00C021FC">
        <w:rPr>
          <w:rFonts w:cs="Times New Roman"/>
          <w:i/>
          <w:iCs/>
          <w:szCs w:val="24"/>
          <w:lang w:val="en-US"/>
        </w:rPr>
        <w:t>et al.</w:t>
      </w:r>
      <w:r w:rsidR="00214CC4" w:rsidRPr="00C021FC">
        <w:rPr>
          <w:rFonts w:cs="Times New Roman"/>
          <w:szCs w:val="24"/>
          <w:lang w:val="en-US"/>
        </w:rPr>
        <w:t>, 1996; HAN; KAMBER, 2006; WITTEN; FRANK, 2005)</w:t>
      </w:r>
      <w:r w:rsidR="00D57FFC">
        <w:fldChar w:fldCharType="end"/>
      </w:r>
      <w:r>
        <w:rPr>
          <w:lang w:val="en-US"/>
        </w:rPr>
        <w:t xml:space="preserve"> and varies from games to games.</w:t>
      </w:r>
    </w:p>
    <w:p w:rsidR="00D52EAC" w:rsidRPr="00CE1FBC" w:rsidRDefault="00D52EAC" w:rsidP="00D52EAC">
      <w:pPr>
        <w:rPr>
          <w:lang w:val="en-US"/>
        </w:rPr>
      </w:pPr>
      <w:r>
        <w:rPr>
          <w:lang w:val="en-US"/>
        </w:rPr>
        <w:lastRenderedPageBreak/>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 xml:space="preserve">game </w:t>
      </w:r>
      <w:del w:id="394" w:author="Kohwalter" w:date="2013-08-24T16:38:00Z">
        <w:r w:rsidRPr="0071617E" w:rsidDel="0011055E">
          <w:rPr>
            <w:i/>
            <w:lang w:val="en-US"/>
          </w:rPr>
          <w:delText xml:space="preserve">flow </w:delText>
        </w:r>
      </w:del>
      <w:ins w:id="395" w:author="Kohwalter" w:date="2013-08-24T16:38:00Z">
        <w:r w:rsidR="0011055E">
          <w:rPr>
            <w:i/>
            <w:lang w:val="en-US"/>
          </w:rPr>
          <w:t>flux</w:t>
        </w:r>
        <w:r w:rsidR="0011055E" w:rsidRPr="0071617E">
          <w:rPr>
            <w:i/>
            <w:lang w:val="en-US"/>
          </w:rPr>
          <w:t xml:space="preserve"> </w:t>
        </w:r>
      </w:ins>
      <w:r w:rsidRPr="0071617E">
        <w:rPr>
          <w:i/>
          <w:lang w:val="en-US"/>
        </w:rPr>
        <w:t>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396" w:name="_Toc365125979"/>
      <w:r w:rsidRPr="0030598F">
        <w:rPr>
          <w:lang w:val="en-US"/>
        </w:rPr>
        <w:lastRenderedPageBreak/>
        <w:t>– Implementation</w:t>
      </w:r>
      <w:bookmarkEnd w:id="396"/>
    </w:p>
    <w:p w:rsidR="00BC61B6" w:rsidRPr="0030598F" w:rsidRDefault="00BC61B6" w:rsidP="00BC61B6">
      <w:pPr>
        <w:pStyle w:val="Heading2"/>
        <w:rPr>
          <w:lang w:val="en-US"/>
        </w:rPr>
      </w:pPr>
      <w:bookmarkStart w:id="397" w:name="_Toc365125980"/>
      <w:r w:rsidRPr="0030598F">
        <w:rPr>
          <w:lang w:val="en-US"/>
        </w:rPr>
        <w:t>Introduction</w:t>
      </w:r>
      <w:bookmarkEnd w:id="397"/>
    </w:p>
    <w:p w:rsidR="00BC61B6" w:rsidRDefault="00BC61B6" w:rsidP="00BC61B6">
      <w:pPr>
        <w:rPr>
          <w:lang w:val="en-US"/>
        </w:rPr>
      </w:pPr>
      <w:r>
        <w:rPr>
          <w:lang w:val="en-US"/>
        </w:rPr>
        <w:t>The</w:t>
      </w:r>
      <w:r w:rsidRPr="0096178A">
        <w:rPr>
          <w:lang w:val="en-US"/>
        </w:rPr>
        <w:t xml:space="preserve"> game </w:t>
      </w:r>
      <w:del w:id="398" w:author="Kohwalter" w:date="2013-08-24T16:38:00Z">
        <w:r w:rsidRPr="0096178A" w:rsidDel="0011055E">
          <w:rPr>
            <w:lang w:val="en-US"/>
          </w:rPr>
          <w:delText xml:space="preserve">flow </w:delText>
        </w:r>
      </w:del>
      <w:ins w:id="399" w:author="Kohwalter" w:date="2013-08-24T16:38:00Z">
        <w:r w:rsidR="0011055E">
          <w:rPr>
            <w:lang w:val="en-US"/>
          </w:rPr>
          <w:t>flu</w:t>
        </w:r>
      </w:ins>
      <w:ins w:id="400" w:author="Kohwalter" w:date="2013-08-24T16:39:00Z">
        <w:r w:rsidR="0011055E">
          <w:rPr>
            <w:lang w:val="en-US"/>
          </w:rPr>
          <w:t>x</w:t>
        </w:r>
      </w:ins>
      <w:ins w:id="401" w:author="Kohwalter" w:date="2013-08-24T16:38:00Z">
        <w:r w:rsidR="0011055E" w:rsidRPr="0096178A">
          <w:rPr>
            <w:lang w:val="en-US"/>
          </w:rPr>
          <w:t xml:space="preserve"> </w:t>
        </w:r>
      </w:ins>
      <w:r w:rsidRPr="0096178A">
        <w:rPr>
          <w:lang w:val="en-US"/>
        </w:rPr>
        <w:t>analysis deserve</w:t>
      </w:r>
      <w:r>
        <w:rPr>
          <w:lang w:val="en-US"/>
        </w:rPr>
        <w:t>s</w:t>
      </w:r>
      <w:r w:rsidRPr="0096178A">
        <w:rPr>
          <w:lang w:val="en-US"/>
        </w:rPr>
        <w:t xml:space="preserve"> particular attention for serious games </w:t>
      </w:r>
      <w:r w:rsidR="00D57FFC"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D57FFC" w:rsidRPr="003A6B92">
        <w:fldChar w:fldCharType="separate"/>
      </w:r>
      <w:r w:rsidR="00214CC4" w:rsidRPr="00214CC4">
        <w:rPr>
          <w:rFonts w:cs="Times New Roman"/>
          <w:lang w:val="en-US"/>
        </w:rPr>
        <w:t>(ABT, 1987)</w:t>
      </w:r>
      <w:r w:rsidR="00D57FFC" w:rsidRPr="003A6B92">
        <w:fldChar w:fldCharType="end"/>
      </w:r>
      <w:r w:rsidRPr="0096178A">
        <w:rPr>
          <w:lang w:val="en-US"/>
        </w:rPr>
        <w:t xml:space="preserve">, which are games used for purposes </w:t>
      </w:r>
      <w:r w:rsidR="00D30D88">
        <w:rPr>
          <w:lang w:val="en-US"/>
        </w:rPr>
        <w:t xml:space="preserve">that go beyond </w:t>
      </w:r>
      <w:r w:rsidRPr="0096178A">
        <w:rPr>
          <w:lang w:val="en-US"/>
        </w:rPr>
        <w:t xml:space="preserve">entertainment. Serious games have been used for aiding students to learn and understand concepts taught in classrooms </w:t>
      </w:r>
      <w:r w:rsidR="00D57FFC" w:rsidRPr="003A6B92">
        <w:fldChar w:fldCharType="begin"/>
      </w:r>
      <w:r w:rsidR="00214CC4">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D57FFC" w:rsidRPr="003A6B92">
        <w:fldChar w:fldCharType="separate"/>
      </w:r>
      <w:r w:rsidR="00214CC4" w:rsidRPr="00C021FC">
        <w:rPr>
          <w:rFonts w:cs="Times New Roman"/>
          <w:szCs w:val="24"/>
          <w:lang w:val="en-US"/>
        </w:rPr>
        <w:t xml:space="preserve">(BAKER </w:t>
      </w:r>
      <w:r w:rsidR="00214CC4" w:rsidRPr="00C021FC">
        <w:rPr>
          <w:rFonts w:cs="Times New Roman"/>
          <w:i/>
          <w:iCs/>
          <w:szCs w:val="24"/>
          <w:lang w:val="en-US"/>
        </w:rPr>
        <w:t>et al.</w:t>
      </w:r>
      <w:r w:rsidR="00214CC4" w:rsidRPr="00C021FC">
        <w:rPr>
          <w:rFonts w:cs="Times New Roman"/>
          <w:szCs w:val="24"/>
          <w:lang w:val="en-US"/>
        </w:rPr>
        <w:t xml:space="preserve">, 2003; KOHWALTER </w:t>
      </w:r>
      <w:r w:rsidR="00214CC4" w:rsidRPr="00C021FC">
        <w:rPr>
          <w:rFonts w:cs="Times New Roman"/>
          <w:i/>
          <w:iCs/>
          <w:szCs w:val="24"/>
          <w:lang w:val="en-US"/>
        </w:rPr>
        <w:t>et al.</w:t>
      </w:r>
      <w:r w:rsidR="00214CC4" w:rsidRPr="00C021FC">
        <w:rPr>
          <w:rFonts w:cs="Times New Roman"/>
          <w:szCs w:val="24"/>
          <w:lang w:val="en-US"/>
        </w:rPr>
        <w:t>, 2011; NAVARRO; VAN DER HOEK, 2004)</w:t>
      </w:r>
      <w:r w:rsidR="00D57FFC"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D57FFC"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D57FFC" w:rsidRPr="003A6B92">
        <w:fldChar w:fldCharType="separate"/>
      </w:r>
      <w:r w:rsidR="00214CC4" w:rsidRPr="00214CC4">
        <w:rPr>
          <w:rFonts w:cs="Times New Roman"/>
          <w:lang w:val="en-US"/>
        </w:rPr>
        <w:t>(PRENSKY, 2001)</w:t>
      </w:r>
      <w:r w:rsidR="00D57FFC" w:rsidRPr="003A6B92">
        <w:fldChar w:fldCharType="end"/>
      </w:r>
      <w:r w:rsidR="00373781" w:rsidRPr="00373781">
        <w:rPr>
          <w:lang w:val="en-US"/>
        </w:rPr>
        <w:t xml:space="preserve"> or within simu</w:t>
      </w:r>
      <w:r w:rsidR="00D30D88">
        <w:rPr>
          <w:lang w:val="en-US"/>
        </w:rPr>
        <w:t>lation of situations and scenarios, providing resources for training</w:t>
      </w:r>
      <w:r w:rsidRPr="0096178A">
        <w:rPr>
          <w:lang w:val="en-US"/>
        </w:rPr>
        <w:t>.</w:t>
      </w:r>
      <w:r w:rsidR="00D30D88">
        <w:rPr>
          <w:lang w:val="en-US"/>
        </w:rPr>
        <w:t xml:space="preserve"> Commonly, u</w:t>
      </w:r>
      <w:r w:rsidRPr="0096178A">
        <w:rPr>
          <w:lang w:val="en-US"/>
        </w:rPr>
        <w:t xml:space="preserve">nderstanding the educational results obtained in a serious game </w:t>
      </w:r>
      <w:r w:rsidR="0098655B">
        <w:rPr>
          <w:lang w:val="en-US"/>
        </w:rPr>
        <w:t>are</w:t>
      </w:r>
      <w:r w:rsidR="0098655B" w:rsidRPr="0096178A">
        <w:rPr>
          <w:lang w:val="en-US"/>
        </w:rPr>
        <w:t xml:space="preserve"> </w:t>
      </w:r>
      <w:r w:rsidRPr="0096178A">
        <w:rPr>
          <w:lang w:val="en-US"/>
        </w:rPr>
        <w:t xml:space="preserve">important to assimilate the knowledge and concepts passed in the game. In addition, examining the game </w:t>
      </w:r>
      <w:ins w:id="402" w:author="Kohwalter" w:date="2013-08-24T16:39:00Z">
        <w:r w:rsidR="0011055E">
          <w:rPr>
            <w:lang w:val="en-US"/>
          </w:rPr>
          <w:t>flux</w:t>
        </w:r>
      </w:ins>
      <w:del w:id="403" w:author="Kohwalter" w:date="2013-08-24T16:39:00Z">
        <w:r w:rsidRPr="0096178A" w:rsidDel="0011055E">
          <w:rPr>
            <w:lang w:val="en-US"/>
          </w:rPr>
          <w:delText>flow</w:delText>
        </w:r>
      </w:del>
      <w:r w:rsidRPr="0096178A">
        <w:rPr>
          <w:lang w:val="en-US"/>
        </w:rPr>
        <w:t xml:space="preserve">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r w:rsidR="00D30D88">
        <w:rPr>
          <w:lang w:val="en-US"/>
        </w:rPr>
        <w:t>applied</w:t>
      </w:r>
      <w:r w:rsidR="00D30D88" w:rsidRPr="0030598F">
        <w:rPr>
          <w:lang w:val="en-US"/>
        </w:rPr>
        <w:t xml:space="preserve"> </w:t>
      </w:r>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D57FFC" w:rsidRPr="0030598F">
        <w:rPr>
          <w:lang w:val="en-US"/>
        </w:rPr>
        <w:fldChar w:fldCharType="begin"/>
      </w:r>
      <w:r w:rsidR="00214CC4">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D57FFC" w:rsidRPr="0030598F">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2011)</w:t>
      </w:r>
      <w:r w:rsidR="00D57FFC" w:rsidRPr="0030598F">
        <w:rPr>
          <w:lang w:val="en-US"/>
        </w:rPr>
        <w:fldChar w:fldCharType="end"/>
      </w:r>
      <w:r w:rsidR="00D57FFC" w:rsidRPr="0030598F">
        <w:rPr>
          <w:lang w:val="en-US"/>
        </w:rPr>
        <w:fldChar w:fldCharType="begin"/>
      </w:r>
      <w:r w:rsidRPr="0030598F">
        <w:rPr>
          <w:lang w:val="en-US"/>
        </w:rPr>
        <w:instrText xml:space="preserve"> ADDIN ZOTERO_TEMP </w:instrText>
      </w:r>
      <w:r w:rsidR="00D57FFC" w:rsidRPr="0030598F">
        <w:rPr>
          <w:lang w:val="en-US"/>
        </w:rPr>
        <w:fldChar w:fldCharType="end"/>
      </w:r>
      <w:r w:rsidRPr="0030598F">
        <w:rPr>
          <w:lang w:val="en-US"/>
        </w:rPr>
        <w:t xml:space="preserve"> as a proof of concept. The SDM game focuses on introducing Software Engineering concepts. The version of SDM presented in this </w:t>
      </w:r>
      <w:r>
        <w:rPr>
          <w:lang w:val="en-US"/>
        </w:rPr>
        <w:t xml:space="preserve">chapter makes use of the conceptual framework for collecting provenance and </w:t>
      </w:r>
      <w:r w:rsidR="005A5A4D">
        <w:rPr>
          <w:lang w:val="en-US"/>
        </w:rPr>
        <w:t xml:space="preserve">generating the </w:t>
      </w:r>
      <w:r w:rsidR="005A5A4D" w:rsidRPr="007E38B3">
        <w:rPr>
          <w:i/>
          <w:lang w:val="en-US"/>
        </w:rPr>
        <w:t xml:space="preserve">game </w:t>
      </w:r>
      <w:del w:id="404" w:author="Kohwalter" w:date="2013-08-24T16:39:00Z">
        <w:r w:rsidR="005A5A4D" w:rsidRPr="007E38B3" w:rsidDel="0011055E">
          <w:rPr>
            <w:i/>
            <w:lang w:val="en-US"/>
          </w:rPr>
          <w:delText xml:space="preserve">flow </w:delText>
        </w:r>
      </w:del>
      <w:ins w:id="405" w:author="Kohwalter" w:date="2013-08-24T16:39:00Z">
        <w:r w:rsidR="0011055E">
          <w:rPr>
            <w:i/>
            <w:lang w:val="en-US"/>
          </w:rPr>
          <w:t>flux</w:t>
        </w:r>
        <w:r w:rsidR="0011055E" w:rsidRPr="007E38B3">
          <w:rPr>
            <w:i/>
            <w:lang w:val="en-US"/>
          </w:rPr>
          <w:t xml:space="preserve"> </w:t>
        </w:r>
      </w:ins>
      <w:r w:rsidR="005A5A4D" w:rsidRPr="007E38B3">
        <w:rPr>
          <w:i/>
          <w:lang w:val="en-US"/>
        </w:rPr>
        <w:t>log</w:t>
      </w:r>
      <w:r w:rsidR="007E38B3">
        <w:rPr>
          <w:lang w:val="en-US"/>
        </w:rPr>
        <w:t xml:space="preserve">. The generated log </w:t>
      </w:r>
      <w:r>
        <w:rPr>
          <w:lang w:val="en-US"/>
        </w:rPr>
        <w:t xml:space="preserve">can be viewed by using </w:t>
      </w:r>
      <w:proofErr w:type="spellStart"/>
      <w:r w:rsidRPr="009A078A">
        <w:rPr>
          <w:i/>
          <w:lang w:val="en-US"/>
        </w:rPr>
        <w:t>Prov</w:t>
      </w:r>
      <w:proofErr w:type="spellEnd"/>
      <w:r w:rsidRPr="009A078A">
        <w:rPr>
          <w:i/>
          <w:lang w:val="en-US"/>
        </w:rPr>
        <w:t xml:space="preserve"> Viewer</w:t>
      </w:r>
      <w:r>
        <w:rPr>
          <w:lang w:val="en-US"/>
        </w:rPr>
        <w:t>, a</w:t>
      </w:r>
      <w:del w:id="406" w:author="Kohwalter" w:date="2013-08-21T15:52:00Z">
        <w:r w:rsidDel="00882794">
          <w:rPr>
            <w:lang w:val="en-US"/>
          </w:rPr>
          <w:delText>n integral</w:delText>
        </w:r>
      </w:del>
      <w:r>
        <w:rPr>
          <w:lang w:val="en-US"/>
        </w:rPr>
        <w:t xml:space="preserve"> tool from </w:t>
      </w:r>
      <w:r w:rsidR="00D30D88">
        <w:rPr>
          <w:lang w:val="en-US"/>
        </w:rPr>
        <w:t xml:space="preserve">our </w:t>
      </w:r>
      <w:r>
        <w:rPr>
          <w:lang w:val="en-US"/>
        </w:rPr>
        <w:t>approach</w:t>
      </w:r>
      <w:r w:rsidR="007E38B3">
        <w:rPr>
          <w:lang w:val="en-US"/>
        </w:rPr>
        <w:t xml:space="preserve"> that displays </w:t>
      </w:r>
      <w:r>
        <w:rPr>
          <w:lang w:val="en-US"/>
        </w:rPr>
        <w:t>the provenance graph</w:t>
      </w:r>
      <w:r w:rsidR="007E38B3">
        <w:rPr>
          <w:lang w:val="en-US"/>
        </w:rPr>
        <w:t xml:space="preserve">. </w:t>
      </w:r>
      <w:r w:rsidR="00D30D88">
        <w:rPr>
          <w:lang w:val="en-US"/>
        </w:rPr>
        <w:t xml:space="preserve">While we developed </w:t>
      </w:r>
      <w:proofErr w:type="spellStart"/>
      <w:r>
        <w:rPr>
          <w:i/>
          <w:lang w:val="en-US"/>
        </w:rPr>
        <w:t>Prov</w:t>
      </w:r>
      <w:proofErr w:type="spellEnd"/>
      <w:r>
        <w:rPr>
          <w:i/>
          <w:lang w:val="en-US"/>
        </w:rPr>
        <w:t xml:space="preserve"> Viewer</w:t>
      </w:r>
      <w:r>
        <w:rPr>
          <w:lang w:val="en-US"/>
        </w:rPr>
        <w:t xml:space="preserve"> </w:t>
      </w:r>
      <w:r w:rsidR="00D30D88">
        <w:rPr>
          <w:lang w:val="en-US"/>
        </w:rPr>
        <w:t xml:space="preserve">as a </w:t>
      </w:r>
      <w:r>
        <w:rPr>
          <w:lang w:val="en-US"/>
        </w:rPr>
        <w:t xml:space="preserve">customized </w:t>
      </w:r>
      <w:r w:rsidR="00D30D88">
        <w:rPr>
          <w:lang w:val="en-US"/>
        </w:rPr>
        <w:t xml:space="preserve">tool, </w:t>
      </w:r>
      <w:r>
        <w:rPr>
          <w:lang w:val="en-US"/>
        </w:rPr>
        <w:t>compatible with SDM</w:t>
      </w:r>
      <w:r w:rsidR="00D30D88">
        <w:rPr>
          <w:lang w:val="en-US"/>
        </w:rPr>
        <w:t>,</w:t>
      </w:r>
      <w:r>
        <w:rPr>
          <w:lang w:val="en-US"/>
        </w:rPr>
        <w:t xml:space="preserve"> it can support other games with few modifications on the interface, filters</w:t>
      </w:r>
      <w:r w:rsidR="0098655B">
        <w:rPr>
          <w:lang w:val="en-US"/>
        </w:rPr>
        <w:t>,</w:t>
      </w:r>
      <w:r w:rsidR="00D30D88">
        <w:rPr>
          <w:lang w:val="en-US"/>
        </w:rPr>
        <w:t xml:space="preserve"> </w:t>
      </w:r>
      <w:r>
        <w:rPr>
          <w:lang w:val="en-US"/>
        </w:rPr>
        <w:t>and vertices</w:t>
      </w:r>
      <w:r w:rsidR="00D30D88">
        <w:rPr>
          <w:lang w:val="en-US"/>
        </w:rPr>
        <w:t>.</w:t>
      </w:r>
    </w:p>
    <w:p w:rsidR="00BC61B6" w:rsidRPr="0030598F" w:rsidRDefault="00BC61B6" w:rsidP="00BC61B6">
      <w:pPr>
        <w:rPr>
          <w:lang w:val="en-US"/>
        </w:rPr>
      </w:pPr>
      <w:r>
        <w:rPr>
          <w:lang w:val="en-US"/>
        </w:rPr>
        <w:t xml:space="preserve">This chapter is organized as follows: Section </w:t>
      </w:r>
      <w:r w:rsidR="00D57FFC">
        <w:rPr>
          <w:lang w:val="en-US"/>
        </w:rPr>
        <w:fldChar w:fldCharType="begin"/>
      </w:r>
      <w:r>
        <w:rPr>
          <w:lang w:val="en-US"/>
        </w:rPr>
        <w:instrText xml:space="preserve"> REF _Ref357095611 \r \h </w:instrText>
      </w:r>
      <w:r w:rsidR="00D57FFC">
        <w:rPr>
          <w:lang w:val="en-US"/>
        </w:rPr>
      </w:r>
      <w:r w:rsidR="00D57FFC">
        <w:rPr>
          <w:lang w:val="en-US"/>
        </w:rPr>
        <w:fldChar w:fldCharType="separate"/>
      </w:r>
      <w:r w:rsidR="002019AD">
        <w:rPr>
          <w:lang w:val="en-US"/>
        </w:rPr>
        <w:t>5.2</w:t>
      </w:r>
      <w:r w:rsidR="00D57FFC">
        <w:rPr>
          <w:lang w:val="en-US"/>
        </w:rPr>
        <w:fldChar w:fldCharType="end"/>
      </w:r>
      <w:r>
        <w:rPr>
          <w:lang w:val="en-US"/>
        </w:rPr>
        <w:t xml:space="preserve"> briefly describes the SDM and </w:t>
      </w:r>
      <w:r w:rsidR="00D83344">
        <w:rPr>
          <w:lang w:val="en-US"/>
        </w:rPr>
        <w:t xml:space="preserve">Section </w:t>
      </w:r>
      <w:r w:rsidR="00D57FFC">
        <w:rPr>
          <w:lang w:val="en-US"/>
        </w:rPr>
        <w:fldChar w:fldCharType="begin"/>
      </w:r>
      <w:r w:rsidR="00D83344">
        <w:rPr>
          <w:lang w:val="en-US"/>
        </w:rPr>
        <w:instrText xml:space="preserve"> REF _Ref362107822 \r \h </w:instrText>
      </w:r>
      <w:r w:rsidR="00D57FFC">
        <w:rPr>
          <w:lang w:val="en-US"/>
        </w:rPr>
      </w:r>
      <w:r w:rsidR="00D57FFC">
        <w:rPr>
          <w:lang w:val="en-US"/>
        </w:rPr>
        <w:fldChar w:fldCharType="separate"/>
      </w:r>
      <w:r w:rsidR="002019AD">
        <w:rPr>
          <w:lang w:val="en-US"/>
        </w:rPr>
        <w:t>5.3</w:t>
      </w:r>
      <w:r w:rsidR="00D57FFC">
        <w:rPr>
          <w:lang w:val="en-US"/>
        </w:rPr>
        <w:fldChar w:fldCharType="end"/>
      </w:r>
      <w:r w:rsidR="00D83344">
        <w:rPr>
          <w:lang w:val="en-US"/>
        </w:rPr>
        <w:t xml:space="preserve"> </w:t>
      </w:r>
      <w:r>
        <w:rPr>
          <w:lang w:val="en-US"/>
        </w:rPr>
        <w:t xml:space="preserve">details of how the provenance information is gathered, generating the </w:t>
      </w:r>
      <w:r w:rsidRPr="00563A0B">
        <w:rPr>
          <w:i/>
          <w:lang w:val="en-US"/>
        </w:rPr>
        <w:t xml:space="preserve">game </w:t>
      </w:r>
      <w:del w:id="407" w:author="Kohwalter" w:date="2013-08-24T16:39:00Z">
        <w:r w:rsidRPr="00563A0B" w:rsidDel="0011055E">
          <w:rPr>
            <w:i/>
            <w:lang w:val="en-US"/>
          </w:rPr>
          <w:delText xml:space="preserve">flow </w:delText>
        </w:r>
      </w:del>
      <w:ins w:id="408" w:author="Kohwalter" w:date="2013-08-24T16:39:00Z">
        <w:r w:rsidR="0011055E">
          <w:rPr>
            <w:i/>
            <w:lang w:val="en-US"/>
          </w:rPr>
          <w:t>flux</w:t>
        </w:r>
        <w:r w:rsidR="0011055E" w:rsidRPr="00563A0B">
          <w:rPr>
            <w:i/>
            <w:lang w:val="en-US"/>
          </w:rPr>
          <w:t xml:space="preserve"> </w:t>
        </w:r>
      </w:ins>
      <w:r w:rsidRPr="00563A0B">
        <w:rPr>
          <w:i/>
          <w:lang w:val="en-US"/>
        </w:rPr>
        <w:t>log</w:t>
      </w:r>
      <w:r>
        <w:rPr>
          <w:lang w:val="en-US"/>
        </w:rPr>
        <w:t xml:space="preserve">. Section </w:t>
      </w:r>
      <w:r w:rsidR="00D57FFC">
        <w:rPr>
          <w:lang w:val="en-US"/>
        </w:rPr>
        <w:fldChar w:fldCharType="begin"/>
      </w:r>
      <w:r>
        <w:rPr>
          <w:lang w:val="en-US"/>
        </w:rPr>
        <w:instrText xml:space="preserve"> REF _Ref357095737 \r \h </w:instrText>
      </w:r>
      <w:r w:rsidR="00D57FFC">
        <w:rPr>
          <w:lang w:val="en-US"/>
        </w:rPr>
      </w:r>
      <w:r w:rsidR="00D57FFC">
        <w:rPr>
          <w:lang w:val="en-US"/>
        </w:rPr>
        <w:fldChar w:fldCharType="separate"/>
      </w:r>
      <w:r w:rsidR="002019AD">
        <w:rPr>
          <w:lang w:val="en-US"/>
        </w:rPr>
        <w:t>5.4</w:t>
      </w:r>
      <w:r w:rsidR="00D57FFC">
        <w:rPr>
          <w:lang w:val="en-US"/>
        </w:rPr>
        <w:fldChar w:fldCharType="end"/>
      </w:r>
      <w:r>
        <w:rPr>
          <w:lang w:val="en-US"/>
        </w:rPr>
        <w:t xml:space="preserve"> provides a simple example of game session in SDM. Section </w:t>
      </w:r>
      <w:r w:rsidR="00D57FFC">
        <w:rPr>
          <w:lang w:val="en-US"/>
        </w:rPr>
        <w:fldChar w:fldCharType="begin"/>
      </w:r>
      <w:r>
        <w:rPr>
          <w:lang w:val="en-US"/>
        </w:rPr>
        <w:instrText xml:space="preserve"> REF _Ref358656151 \r \h </w:instrText>
      </w:r>
      <w:r w:rsidR="00D57FFC">
        <w:rPr>
          <w:lang w:val="en-US"/>
        </w:rPr>
      </w:r>
      <w:r w:rsidR="00D57FFC">
        <w:rPr>
          <w:lang w:val="en-US"/>
        </w:rPr>
        <w:fldChar w:fldCharType="separate"/>
      </w:r>
      <w:r w:rsidR="002019AD">
        <w:rPr>
          <w:lang w:val="en-US"/>
        </w:rPr>
        <w:t>5.5</w:t>
      </w:r>
      <w:r w:rsidR="00D57FFC">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D57FFC">
        <w:rPr>
          <w:lang w:val="en-US"/>
        </w:rPr>
        <w:fldChar w:fldCharType="begin"/>
      </w:r>
      <w:r>
        <w:rPr>
          <w:lang w:val="en-US"/>
        </w:rPr>
        <w:instrText xml:space="preserve"> REF _Ref357096717 \r \h </w:instrText>
      </w:r>
      <w:r w:rsidR="00D57FFC">
        <w:rPr>
          <w:lang w:val="en-US"/>
        </w:rPr>
      </w:r>
      <w:r w:rsidR="00D57FFC">
        <w:rPr>
          <w:lang w:val="en-US"/>
        </w:rPr>
        <w:fldChar w:fldCharType="separate"/>
      </w:r>
      <w:r w:rsidR="002019AD">
        <w:rPr>
          <w:lang w:val="en-US"/>
        </w:rPr>
        <w:t>5.6</w:t>
      </w:r>
      <w:r w:rsidR="00D57FFC">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409" w:name="_Ref357095611"/>
      <w:bookmarkStart w:id="410" w:name="_Toc365125981"/>
      <w:r w:rsidRPr="00BC61B6">
        <w:rPr>
          <w:rStyle w:val="TabelaChar"/>
          <w:rFonts w:cstheme="majorBidi"/>
          <w:b/>
          <w:color w:val="auto"/>
          <w:sz w:val="24"/>
        </w:rPr>
        <w:t>SDM</w:t>
      </w:r>
      <w:bookmarkEnd w:id="409"/>
      <w:bookmarkEnd w:id="410"/>
    </w:p>
    <w:p w:rsidR="00BC61B6" w:rsidRPr="00F32886" w:rsidRDefault="00BC61B6" w:rsidP="00BC61B6">
      <w:pPr>
        <w:rPr>
          <w:lang w:val="en-US"/>
        </w:rPr>
      </w:pPr>
      <w:r w:rsidRPr="0030598F">
        <w:rPr>
          <w:lang w:val="en-US"/>
        </w:rPr>
        <w:t xml:space="preserve">In SDM, which was developed using the game engine Unity3D </w:t>
      </w:r>
      <w:r w:rsidR="00D57FFC"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D57FFC" w:rsidRPr="0030598F">
        <w:rPr>
          <w:lang w:val="en-US"/>
        </w:rPr>
        <w:fldChar w:fldCharType="separate"/>
      </w:r>
      <w:r w:rsidR="00214CC4" w:rsidRPr="00214CC4">
        <w:rPr>
          <w:rFonts w:cs="Times New Roman"/>
          <w:lang w:val="en-US"/>
        </w:rPr>
        <w:t>(HIGGINS, 2010)</w:t>
      </w:r>
      <w:r w:rsidR="00D57FFC"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w:t>
      </w:r>
      <w:r w:rsidRPr="00F32886">
        <w:rPr>
          <w:lang w:val="en-US"/>
        </w:rPr>
        <w:lastRenderedPageBreak/>
        <w:t xml:space="preserve">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D57FFC">
        <w:fldChar w:fldCharType="begin"/>
      </w:r>
      <w:r>
        <w:rPr>
          <w:lang w:val="en-US"/>
        </w:rPr>
        <w:instrText xml:space="preserve"> REF _Ref358656166 \h </w:instrText>
      </w:r>
      <w:r w:rsidR="00D57FFC">
        <w:fldChar w:fldCharType="separate"/>
      </w:r>
      <w:ins w:id="411" w:author="Kohwalter" w:date="2013-08-28T14:25:00Z">
        <w:r w:rsidR="002019AD" w:rsidRPr="00BC61B6">
          <w:rPr>
            <w:lang w:val="en-US"/>
          </w:rPr>
          <w:t xml:space="preserve">Figure </w:t>
        </w:r>
        <w:r w:rsidR="002019AD">
          <w:rPr>
            <w:noProof/>
            <w:lang w:val="en-US"/>
          </w:rPr>
          <w:t>20</w:t>
        </w:r>
      </w:ins>
      <w:del w:id="412" w:author="Kohwalter" w:date="2013-08-28T14:25:00Z">
        <w:r w:rsidR="007028C8" w:rsidRPr="00BC61B6" w:rsidDel="002019AD">
          <w:rPr>
            <w:lang w:val="en-US"/>
          </w:rPr>
          <w:delText xml:space="preserve">Figure </w:delText>
        </w:r>
        <w:r w:rsidR="007028C8" w:rsidDel="002019AD">
          <w:rPr>
            <w:noProof/>
            <w:lang w:val="en-US"/>
          </w:rPr>
          <w:delText>20</w:delText>
        </w:r>
      </w:del>
      <w:r w:rsidR="00D57FFC">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413" w:name="_Ref358656166"/>
      <w:bookmarkStart w:id="414" w:name="_Toc365125926"/>
      <w:r w:rsidRPr="00BC61B6">
        <w:rPr>
          <w:lang w:val="en-US"/>
        </w:rPr>
        <w:t xml:space="preserve">Figure </w:t>
      </w:r>
      <w:r w:rsidR="00D57FFC">
        <w:fldChar w:fldCharType="begin"/>
      </w:r>
      <w:r w:rsidRPr="00BC61B6">
        <w:rPr>
          <w:lang w:val="en-US"/>
        </w:rPr>
        <w:instrText xml:space="preserve"> SEQ Figure \* ARABIC </w:instrText>
      </w:r>
      <w:r w:rsidR="00D57FFC">
        <w:fldChar w:fldCharType="separate"/>
      </w:r>
      <w:r w:rsidR="002019AD">
        <w:rPr>
          <w:noProof/>
          <w:lang w:val="en-US"/>
        </w:rPr>
        <w:t>20</w:t>
      </w:r>
      <w:r w:rsidR="00D57FFC">
        <w:fldChar w:fldCharType="end"/>
      </w:r>
      <w:bookmarkEnd w:id="413"/>
      <w:r w:rsidRPr="00BC61B6">
        <w:rPr>
          <w:lang w:val="en-US"/>
        </w:rPr>
        <w:t>: Screenshot from a game session in SDM</w:t>
      </w:r>
      <w:bookmarkEnd w:id="414"/>
    </w:p>
    <w:p w:rsidR="00944D3A" w:rsidRDefault="00BC61B6" w:rsidP="00BC61B6">
      <w:pPr>
        <w:rPr>
          <w:lang w:val="en-US"/>
        </w:rPr>
      </w:pPr>
      <w:r w:rsidRPr="00F32886">
        <w:rPr>
          <w:lang w:val="en-US"/>
        </w:rPr>
        <w:t xml:space="preserve">Since SDM focuses in people management, the main </w:t>
      </w:r>
      <w:r w:rsidR="00D30D88">
        <w:rPr>
          <w:lang w:val="en-US"/>
        </w:rPr>
        <w:t>characters</w:t>
      </w:r>
      <w:r w:rsidR="00D30D88" w:rsidRPr="00F32886">
        <w:rPr>
          <w:lang w:val="en-US"/>
        </w:rPr>
        <w:t xml:space="preserve"> </w:t>
      </w:r>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D57FFC">
        <w:fldChar w:fldCharType="begin"/>
      </w:r>
      <w:r>
        <w:rPr>
          <w:lang w:val="en-US"/>
        </w:rPr>
        <w:instrText xml:space="preserve"> REF _Ref358656166 \h </w:instrText>
      </w:r>
      <w:r w:rsidR="00D57FFC">
        <w:fldChar w:fldCharType="separate"/>
      </w:r>
      <w:ins w:id="415" w:author="Kohwalter" w:date="2013-08-28T14:25:00Z">
        <w:r w:rsidR="002019AD" w:rsidRPr="00BC61B6">
          <w:rPr>
            <w:lang w:val="en-US"/>
          </w:rPr>
          <w:t xml:space="preserve">Figure </w:t>
        </w:r>
        <w:r w:rsidR="002019AD">
          <w:rPr>
            <w:noProof/>
            <w:lang w:val="en-US"/>
          </w:rPr>
          <w:t>20</w:t>
        </w:r>
      </w:ins>
      <w:del w:id="416" w:author="Kohwalter" w:date="2013-08-28T14:25:00Z">
        <w:r w:rsidR="007028C8" w:rsidRPr="00BC61B6" w:rsidDel="002019AD">
          <w:rPr>
            <w:lang w:val="en-US"/>
          </w:rPr>
          <w:delText xml:space="preserve">Figure </w:delText>
        </w:r>
        <w:r w:rsidR="007028C8" w:rsidDel="002019AD">
          <w:rPr>
            <w:noProof/>
            <w:lang w:val="en-US"/>
          </w:rPr>
          <w:delText>20</w:delText>
        </w:r>
      </w:del>
      <w:r w:rsidR="00D57FFC">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D57FFC">
        <w:fldChar w:fldCharType="begin"/>
      </w:r>
      <w:r>
        <w:rPr>
          <w:lang w:val="en-US"/>
        </w:rPr>
        <w:instrText xml:space="preserve"> REF _Ref358656166 \h </w:instrText>
      </w:r>
      <w:r w:rsidR="00D57FFC">
        <w:fldChar w:fldCharType="separate"/>
      </w:r>
      <w:ins w:id="417" w:author="Kohwalter" w:date="2013-08-28T14:25:00Z">
        <w:r w:rsidR="002019AD" w:rsidRPr="00BC61B6">
          <w:rPr>
            <w:lang w:val="en-US"/>
          </w:rPr>
          <w:t xml:space="preserve">Figure </w:t>
        </w:r>
        <w:r w:rsidR="002019AD">
          <w:rPr>
            <w:noProof/>
            <w:lang w:val="en-US"/>
          </w:rPr>
          <w:t>20</w:t>
        </w:r>
      </w:ins>
      <w:del w:id="418" w:author="Kohwalter" w:date="2013-08-28T14:25:00Z">
        <w:r w:rsidR="007028C8" w:rsidRPr="00BC61B6" w:rsidDel="002019AD">
          <w:rPr>
            <w:lang w:val="en-US"/>
          </w:rPr>
          <w:delText xml:space="preserve">Figure </w:delText>
        </w:r>
        <w:r w:rsidR="007028C8" w:rsidDel="002019AD">
          <w:rPr>
            <w:noProof/>
            <w:lang w:val="en-US"/>
          </w:rPr>
          <w:delText>20</w:delText>
        </w:r>
      </w:del>
      <w:r w:rsidR="00D57FFC">
        <w:fldChar w:fldCharType="end"/>
      </w:r>
      <w:r w:rsidRPr="00F32886">
        <w:rPr>
          <w:lang w:val="en-US"/>
        </w:rPr>
        <w:t xml:space="preserve"> illustrates the status of morale and stamina for each employee in the staff.</w:t>
      </w:r>
    </w:p>
    <w:p w:rsidR="00944D3A" w:rsidRDefault="00944D3A" w:rsidP="00BC61B6">
      <w:pPr>
        <w:rPr>
          <w:lang w:val="en-US"/>
        </w:rPr>
      </w:pPr>
      <w:r>
        <w:rPr>
          <w:lang w:val="en-US"/>
        </w:rPr>
        <w:lastRenderedPageBreak/>
        <w:t xml:space="preserve">The </w:t>
      </w:r>
      <w:proofErr w:type="spellStart"/>
      <w:r>
        <w:rPr>
          <w:lang w:val="en-US"/>
        </w:rPr>
        <w:t>gameplay</w:t>
      </w:r>
      <w:proofErr w:type="spellEnd"/>
      <w:r>
        <w:rPr>
          <w:lang w:val="en-US"/>
        </w:rPr>
        <w:t xml:space="preserve"> is based on resources administration, where the player must control the software production based on the requirements established by the client.</w:t>
      </w:r>
      <w:r w:rsidR="00A07C02">
        <w:rPr>
          <w:lang w:val="en-US"/>
        </w:rPr>
        <w:t xml:space="preserve"> The player has to make decisions related to his staff, which varies from one to eight employees, regarding the development of the software. These decisions can be of tasks </w:t>
      </w:r>
      <w:r w:rsidR="00906686">
        <w:rPr>
          <w:lang w:val="en-US"/>
        </w:rPr>
        <w:t xml:space="preserve">and role </w:t>
      </w:r>
      <w:r w:rsidR="00A07C02">
        <w:rPr>
          <w:lang w:val="en-US"/>
        </w:rPr>
        <w:t xml:space="preserve">designations, </w:t>
      </w:r>
      <w:r w:rsidR="00906686">
        <w:rPr>
          <w:lang w:val="en-US"/>
        </w:rPr>
        <w:t>placing</w:t>
      </w:r>
      <w:r w:rsidR="00A07C02">
        <w:rPr>
          <w:lang w:val="en-US"/>
        </w:rPr>
        <w:t xml:space="preserve"> employees</w:t>
      </w:r>
      <w:r w:rsidR="00906686">
        <w:rPr>
          <w:lang w:val="en-US"/>
        </w:rPr>
        <w:t xml:space="preserve"> in training</w:t>
      </w:r>
      <w:r w:rsidR="00A07C02">
        <w:rPr>
          <w:lang w:val="en-US"/>
        </w:rPr>
        <w:t>, and staff management (hiring, firing, working hours, and promotions).</w:t>
      </w:r>
    </w:p>
    <w:p w:rsidR="00BC61B6" w:rsidRDefault="00D57FFC" w:rsidP="00BC61B6">
      <w:pPr>
        <w:rPr>
          <w:lang w:val="en-US"/>
        </w:rPr>
      </w:pPr>
      <w:r>
        <w:fldChar w:fldCharType="begin"/>
      </w:r>
      <w:r w:rsidR="00BC61B6">
        <w:rPr>
          <w:lang w:val="en-US"/>
        </w:rPr>
        <w:instrText xml:space="preserve"> REF _Ref358656187 \h </w:instrText>
      </w:r>
      <w:r>
        <w:fldChar w:fldCharType="separate"/>
      </w:r>
      <w:ins w:id="419" w:author="Kohwalter" w:date="2013-08-28T14:25:00Z">
        <w:r w:rsidR="002019AD" w:rsidRPr="00BC61B6">
          <w:rPr>
            <w:lang w:val="en-US"/>
          </w:rPr>
          <w:t xml:space="preserve">Figure </w:t>
        </w:r>
        <w:r w:rsidR="002019AD">
          <w:rPr>
            <w:noProof/>
            <w:lang w:val="en-US"/>
          </w:rPr>
          <w:t>21</w:t>
        </w:r>
      </w:ins>
      <w:del w:id="420" w:author="Kohwalter" w:date="2013-08-28T14:25:00Z">
        <w:r w:rsidR="007028C8" w:rsidRPr="00BC61B6" w:rsidDel="002019AD">
          <w:rPr>
            <w:lang w:val="en-US"/>
          </w:rPr>
          <w:delText xml:space="preserve">Figure </w:delText>
        </w:r>
        <w:r w:rsidR="007028C8" w:rsidDel="002019AD">
          <w:rPr>
            <w:noProof/>
            <w:lang w:val="en-US"/>
          </w:rPr>
          <w:delText>21</w:delText>
        </w:r>
      </w:del>
      <w:r>
        <w:fldChar w:fldCharType="end"/>
      </w:r>
      <w:r w:rsidR="00BC61B6"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Pr>
          <w:lang w:val="en-US"/>
        </w:rPr>
        <w:fldChar w:fldCharType="begin"/>
      </w:r>
      <w:r w:rsidR="00E5547C">
        <w:rPr>
          <w:lang w:val="en-US"/>
        </w:rPr>
        <w:instrText xml:space="preserve"> REF _Ref335238960 \h </w:instrText>
      </w:r>
      <w:r>
        <w:rPr>
          <w:lang w:val="en-US"/>
        </w:rPr>
      </w:r>
      <w:r>
        <w:rPr>
          <w:lang w:val="en-US"/>
        </w:rPr>
        <w:fldChar w:fldCharType="separate"/>
      </w:r>
      <w:ins w:id="421" w:author="Kohwalter" w:date="2013-08-28T14:25:00Z">
        <w:r w:rsidR="002019AD" w:rsidRPr="001E187B">
          <w:rPr>
            <w:lang w:val="en-US"/>
          </w:rPr>
          <w:t xml:space="preserve">Figure </w:t>
        </w:r>
        <w:r w:rsidR="002019AD">
          <w:rPr>
            <w:noProof/>
            <w:lang w:val="en-US"/>
          </w:rPr>
          <w:t>16</w:t>
        </w:r>
      </w:ins>
      <w:del w:id="422" w:author="Kohwalter" w:date="2013-08-28T14:25:00Z">
        <w:r w:rsidR="007028C8" w:rsidRPr="001E187B" w:rsidDel="002019AD">
          <w:rPr>
            <w:lang w:val="en-US"/>
          </w:rPr>
          <w:delText xml:space="preserve">Figure </w:delText>
        </w:r>
        <w:r w:rsidR="007028C8" w:rsidDel="002019AD">
          <w:rPr>
            <w:noProof/>
            <w:lang w:val="en-US"/>
          </w:rPr>
          <w:delText>16</w:delText>
        </w:r>
      </w:del>
      <w:r>
        <w:rPr>
          <w:lang w:val="en-US"/>
        </w:rPr>
        <w:fldChar w:fldCharType="end"/>
      </w:r>
      <w:r w:rsidR="00E5547C">
        <w:rPr>
          <w:lang w:val="en-US"/>
        </w:rPr>
        <w:t xml:space="preserve">. </w:t>
      </w:r>
      <w:r w:rsidR="00BC61B6"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423" w:name="_Ref358656187"/>
      <w:bookmarkStart w:id="424" w:name="_Toc365125927"/>
      <w:r w:rsidRPr="00BC61B6">
        <w:rPr>
          <w:lang w:val="en-US"/>
        </w:rPr>
        <w:t xml:space="preserve">Figure </w:t>
      </w:r>
      <w:r w:rsidR="00D57FFC">
        <w:fldChar w:fldCharType="begin"/>
      </w:r>
      <w:r w:rsidRPr="00BC61B6">
        <w:rPr>
          <w:lang w:val="en-US"/>
        </w:rPr>
        <w:instrText xml:space="preserve"> SEQ Figure \* ARABIC </w:instrText>
      </w:r>
      <w:r w:rsidR="00D57FFC">
        <w:fldChar w:fldCharType="separate"/>
      </w:r>
      <w:r w:rsidR="002019AD">
        <w:rPr>
          <w:noProof/>
          <w:lang w:val="en-US"/>
        </w:rPr>
        <w:t>21</w:t>
      </w:r>
      <w:r w:rsidR="00D57FFC">
        <w:fldChar w:fldCharType="end"/>
      </w:r>
      <w:bookmarkEnd w:id="423"/>
      <w:r w:rsidRPr="00BC61B6">
        <w:rPr>
          <w:lang w:val="en-US"/>
        </w:rPr>
        <w:t>: SDM simplified class diagram.</w:t>
      </w:r>
      <w:bookmarkEnd w:id="424"/>
    </w:p>
    <w:p w:rsidR="00BC61B6" w:rsidRPr="0030598F" w:rsidRDefault="00BC61B6" w:rsidP="00BC61B6">
      <w:pPr>
        <w:pStyle w:val="Heading2"/>
        <w:rPr>
          <w:lang w:val="en-US"/>
        </w:rPr>
      </w:pPr>
      <w:bookmarkStart w:id="425" w:name="_Ref362107822"/>
      <w:bookmarkStart w:id="426" w:name="_Toc365125982"/>
      <w:r>
        <w:rPr>
          <w:lang w:val="en-US"/>
        </w:rPr>
        <w:t>Provenance Gathering</w:t>
      </w:r>
      <w:bookmarkEnd w:id="425"/>
      <w:bookmarkEnd w:id="426"/>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w:t>
      </w:r>
      <w:r w:rsidR="0081065E">
        <w:rPr>
          <w:lang w:val="en-US"/>
        </w:rPr>
        <w:t>was adapted and mapped to be suitable with the proposed provenance structure</w:t>
      </w:r>
      <w:r w:rsidRPr="0030598F">
        <w:rPr>
          <w:lang w:val="en-US"/>
        </w:rPr>
        <w:t xml:space="preserv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r w:rsidR="00177BC8">
        <w:rPr>
          <w:lang w:val="en-US"/>
        </w:rPr>
        <w:t xml:space="preserve"> The</w:t>
      </w:r>
      <w:r>
        <w:rPr>
          <w:lang w:val="en-US"/>
        </w:rPr>
        <w:t xml:space="preserve"> </w:t>
      </w:r>
      <w:r w:rsidR="00177BC8">
        <w:rPr>
          <w:lang w:val="en-US"/>
        </w:rPr>
        <w:t>a</w:t>
      </w:r>
      <w:r>
        <w:rPr>
          <w:lang w:val="en-US"/>
        </w:rPr>
        <w:t xml:space="preserve">ctions go to their respective lists while new </w:t>
      </w:r>
      <w:r>
        <w:rPr>
          <w:lang w:val="en-US"/>
        </w:rPr>
        <w:lastRenderedPageBreak/>
        <w:t>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00177BC8">
        <w:rPr>
          <w:lang w:val="en-US"/>
        </w:rPr>
        <w:t xml:space="preserve">: </w:t>
      </w:r>
      <w:r w:rsidRPr="0098655B">
        <w:rPr>
          <w:lang w:val="en-US"/>
        </w:rPr>
        <w:t>activities</w:t>
      </w:r>
      <w:r w:rsidRPr="0030598F">
        <w:rPr>
          <w:lang w:val="en-US"/>
        </w:rPr>
        <w:t xml:space="preserve">, </w:t>
      </w:r>
      <w:r w:rsidRPr="0098655B">
        <w:rPr>
          <w:lang w:val="en-US"/>
        </w:rPr>
        <w:t>agents</w:t>
      </w:r>
      <w:r w:rsidRPr="0030598F">
        <w:rPr>
          <w:lang w:val="en-US"/>
        </w:rPr>
        <w:t xml:space="preserve">, and </w:t>
      </w:r>
      <w:r w:rsidRPr="0098655B">
        <w:rPr>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w:t>
      </w:r>
      <w:r w:rsidR="00AE74EC">
        <w:rPr>
          <w:lang w:val="en-US"/>
        </w:rPr>
        <w:t>cute the action are also stored, along with</w:t>
      </w:r>
      <w:r w:rsidRPr="0030598F">
        <w:rPr>
          <w:lang w:val="en-US"/>
        </w:rPr>
        <w:t xml:space="preserve">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w:t>
      </w:r>
      <w:r w:rsidR="00177BC8">
        <w:rPr>
          <w:lang w:val="en-US"/>
        </w:rPr>
        <w:t xml:space="preserve">elements </w:t>
      </w:r>
      <w:r>
        <w:rPr>
          <w:lang w:val="en-US"/>
        </w:rPr>
        <w:t xml:space="preserve">are illustrated in </w:t>
      </w:r>
      <w:r w:rsidR="00D57FFC">
        <w:rPr>
          <w:lang w:val="en-US"/>
        </w:rPr>
        <w:fldChar w:fldCharType="begin"/>
      </w:r>
      <w:r>
        <w:rPr>
          <w:lang w:val="en-US"/>
        </w:rPr>
        <w:instrText xml:space="preserve"> REF _Ref341884729 \h </w:instrText>
      </w:r>
      <w:r w:rsidR="00D57FFC">
        <w:rPr>
          <w:lang w:val="en-US"/>
        </w:rPr>
      </w:r>
      <w:r w:rsidR="00D57FFC">
        <w:rPr>
          <w:lang w:val="en-US"/>
        </w:rPr>
        <w:fldChar w:fldCharType="separate"/>
      </w:r>
      <w:ins w:id="427" w:author="Kohwalter" w:date="2013-08-28T14:25:00Z">
        <w:r w:rsidR="002019AD" w:rsidRPr="00BC61B6">
          <w:rPr>
            <w:szCs w:val="24"/>
            <w:lang w:val="en-US"/>
          </w:rPr>
          <w:t xml:space="preserve">Figure </w:t>
        </w:r>
        <w:r w:rsidR="002019AD">
          <w:rPr>
            <w:noProof/>
            <w:szCs w:val="24"/>
            <w:lang w:val="en-US"/>
          </w:rPr>
          <w:t>22</w:t>
        </w:r>
      </w:ins>
      <w:del w:id="428" w:author="Kohwalter" w:date="2013-08-28T14:25:00Z">
        <w:r w:rsidR="007028C8" w:rsidRPr="00BC61B6" w:rsidDel="002019AD">
          <w:rPr>
            <w:szCs w:val="24"/>
            <w:lang w:val="en-US"/>
          </w:rPr>
          <w:delText xml:space="preserve">Figure </w:delText>
        </w:r>
        <w:r w:rsidR="007028C8" w:rsidDel="002019AD">
          <w:rPr>
            <w:noProof/>
            <w:szCs w:val="24"/>
            <w:lang w:val="en-US"/>
          </w:rPr>
          <w:delText>22</w:delText>
        </w:r>
      </w:del>
      <w:r w:rsidR="00D57FFC">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429" w:name="_Ref341884729"/>
      <w:bookmarkStart w:id="430" w:name="_Toc365125928"/>
      <w:r w:rsidRPr="00BC61B6">
        <w:rPr>
          <w:szCs w:val="24"/>
          <w:lang w:val="en-US"/>
        </w:rPr>
        <w:t xml:space="preserve">Figure </w:t>
      </w:r>
      <w:r w:rsidR="00D57FFC" w:rsidRPr="00B97EAB">
        <w:rPr>
          <w:szCs w:val="24"/>
        </w:rPr>
        <w:fldChar w:fldCharType="begin"/>
      </w:r>
      <w:r w:rsidRPr="00BC61B6">
        <w:rPr>
          <w:szCs w:val="24"/>
          <w:lang w:val="en-US"/>
        </w:rPr>
        <w:instrText xml:space="preserve"> SEQ Figure \* ARABIC </w:instrText>
      </w:r>
      <w:r w:rsidR="00D57FFC" w:rsidRPr="00B97EAB">
        <w:rPr>
          <w:szCs w:val="24"/>
        </w:rPr>
        <w:fldChar w:fldCharType="separate"/>
      </w:r>
      <w:r w:rsidR="002019AD">
        <w:rPr>
          <w:noProof/>
          <w:szCs w:val="24"/>
          <w:lang w:val="en-US"/>
        </w:rPr>
        <w:t>22</w:t>
      </w:r>
      <w:r w:rsidR="00D57FFC" w:rsidRPr="00B97EAB">
        <w:rPr>
          <w:szCs w:val="24"/>
        </w:rPr>
        <w:fldChar w:fldCharType="end"/>
      </w:r>
      <w:bookmarkEnd w:id="429"/>
      <w:r w:rsidRPr="00BC61B6">
        <w:rPr>
          <w:szCs w:val="24"/>
          <w:lang w:val="en-US"/>
        </w:rPr>
        <w:t>: Information data extracted and visible at the provenance graph.</w:t>
      </w:r>
      <w:bookmarkEnd w:id="430"/>
    </w:p>
    <w:p w:rsidR="00BC61B6" w:rsidRDefault="00BC61B6" w:rsidP="00BC61B6">
      <w:pPr>
        <w:rPr>
          <w:lang w:val="en-US"/>
        </w:rPr>
      </w:pPr>
      <w:r>
        <w:rPr>
          <w:lang w:val="en-US"/>
        </w:rPr>
        <w:lastRenderedPageBreak/>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D57FFC"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ins w:id="431" w:author="Kohwalter" w:date="2013-08-28T14:25:00Z">
        <w:r w:rsidR="002019AD" w:rsidRPr="00BC61B6">
          <w:rPr>
            <w:szCs w:val="24"/>
            <w:lang w:val="en-US"/>
          </w:rPr>
          <w:t xml:space="preserve">Figure </w:t>
        </w:r>
        <w:r w:rsidR="002019AD">
          <w:rPr>
            <w:noProof/>
            <w:szCs w:val="24"/>
            <w:lang w:val="en-US"/>
          </w:rPr>
          <w:t>22</w:t>
        </w:r>
      </w:ins>
      <w:del w:id="432" w:author="Kohwalter" w:date="2013-08-28T14:25:00Z">
        <w:r w:rsidR="007028C8" w:rsidRPr="00BC61B6" w:rsidDel="002019AD">
          <w:rPr>
            <w:szCs w:val="24"/>
            <w:lang w:val="en-US"/>
          </w:rPr>
          <w:delText xml:space="preserve">Figure </w:delText>
        </w:r>
        <w:r w:rsidR="007028C8" w:rsidDel="002019AD">
          <w:rPr>
            <w:noProof/>
            <w:szCs w:val="24"/>
            <w:lang w:val="en-US"/>
          </w:rPr>
          <w:delText>22</w:delText>
        </w:r>
      </w:del>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the state of development of the software</w:t>
      </w:r>
      <w:r w:rsidR="00177BC8" w:rsidRPr="00177BC8">
        <w:rPr>
          <w:lang w:val="en-US"/>
        </w:rPr>
        <w:t xml:space="preserve"> </w:t>
      </w:r>
      <w:r w:rsidR="00177BC8">
        <w:rPr>
          <w:lang w:val="en-US"/>
        </w:rPr>
        <w:t>is daily collected</w:t>
      </w:r>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r w:rsidR="00177BC8">
        <w:rPr>
          <w:lang w:val="en-US"/>
        </w:rPr>
        <w:t xml:space="preserve">worked </w:t>
      </w:r>
      <w:r w:rsidR="00BC61B6">
        <w:rPr>
          <w:lang w:val="en-US"/>
        </w:rPr>
        <w:t xml:space="preserve">hours,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r w:rsidR="00177BC8">
        <w:rPr>
          <w:lang w:val="en-US"/>
        </w:rPr>
        <w:t xml:space="preserve">  </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 xml:space="preserve">game </w:t>
      </w:r>
      <w:del w:id="433" w:author="Kohwalter" w:date="2013-08-24T16:39:00Z">
        <w:r w:rsidRPr="00D11218" w:rsidDel="0011055E">
          <w:rPr>
            <w:i/>
            <w:lang w:val="en-US"/>
          </w:rPr>
          <w:delText xml:space="preserve">flow </w:delText>
        </w:r>
      </w:del>
      <w:ins w:id="434" w:author="Kohwalter" w:date="2013-08-24T16:39:00Z">
        <w:r w:rsidR="0011055E">
          <w:rPr>
            <w:i/>
            <w:lang w:val="en-US"/>
          </w:rPr>
          <w:t>flux</w:t>
        </w:r>
        <w:r w:rsidR="0011055E" w:rsidRPr="00D11218">
          <w:rPr>
            <w:i/>
            <w:lang w:val="en-US"/>
          </w:rPr>
          <w:t xml:space="preserve"> </w:t>
        </w:r>
      </w:ins>
      <w:r w:rsidRPr="00D11218">
        <w:rPr>
          <w:i/>
          <w:lang w:val="en-US"/>
        </w:rPr>
        <w:t>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435" w:name="_Ref357095737"/>
      <w:bookmarkStart w:id="436" w:name="_Toc365125983"/>
      <w:r w:rsidRPr="00BC61B6">
        <w:rPr>
          <w:rStyle w:val="TabelaChar"/>
          <w:rFonts w:cstheme="majorBidi"/>
          <w:b/>
          <w:color w:val="auto"/>
          <w:sz w:val="24"/>
        </w:rPr>
        <w:t>Guiding Example</w:t>
      </w:r>
      <w:bookmarkEnd w:id="435"/>
      <w:bookmarkEnd w:id="436"/>
    </w:p>
    <w:p w:rsidR="00BC61B6" w:rsidRPr="005A2728" w:rsidRDefault="00BC61B6" w:rsidP="00BC61B6">
      <w:pPr>
        <w:rPr>
          <w:lang w:val="en-US"/>
        </w:rPr>
      </w:pPr>
      <w:r>
        <w:rPr>
          <w:lang w:val="en-US"/>
        </w:rPr>
        <w:t xml:space="preserve">In this section, we </w:t>
      </w:r>
      <w:r w:rsidR="004C03B5">
        <w:rPr>
          <w:lang w:val="en-US"/>
        </w:rPr>
        <w:t xml:space="preserve">describe </w:t>
      </w:r>
      <w:r>
        <w:rPr>
          <w:lang w:val="en-US"/>
        </w:rPr>
        <w:t>a</w:t>
      </w:r>
      <w:r w:rsidR="00AC2E02">
        <w:rPr>
          <w:lang w:val="en-US"/>
        </w:rPr>
        <w:t>n example of a</w:t>
      </w:r>
      <w:r>
        <w:rPr>
          <w:lang w:val="en-US"/>
        </w:rPr>
        <w:t xml:space="preserve"> SDM game session, which explores the development process of software in the game. Over the span of five</w:t>
      </w:r>
      <w:r w:rsidR="0098655B">
        <w:rPr>
          <w:lang w:val="en-US"/>
        </w:rPr>
        <w:t xml:space="preserve"> in-game</w:t>
      </w:r>
      <w:r>
        <w:rPr>
          <w:lang w:val="en-US"/>
        </w:rPr>
        <w:t xml:space="preserve"> weeks, the player makes various decisions that directly affect the software development, such as hiring new </w:t>
      </w:r>
      <w:r>
        <w:rPr>
          <w:lang w:val="en-US"/>
        </w:rPr>
        <w:lastRenderedPageBreak/>
        <w:t>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r w:rsidR="00AC2E02">
        <w:rPr>
          <w:lang w:val="en-US"/>
        </w:rPr>
        <w:t>fourth</w:t>
      </w:r>
      <w:r>
        <w:rPr>
          <w:lang w:val="en-US"/>
        </w:rPr>
        <w:t xml:space="preserve"> week, </w:t>
      </w:r>
      <w:proofErr w:type="spellStart"/>
      <w:r>
        <w:rPr>
          <w:lang w:val="en-US"/>
        </w:rPr>
        <w:t>Marke’s</w:t>
      </w:r>
      <w:proofErr w:type="spellEnd"/>
      <w:r>
        <w:rPr>
          <w:lang w:val="en-US"/>
        </w:rPr>
        <w:t xml:space="preserve"> </w:t>
      </w:r>
      <w:r w:rsidR="0098655B">
        <w:rPr>
          <w:lang w:val="en-US"/>
        </w:rPr>
        <w:t>role</w:t>
      </w:r>
      <w:r>
        <w:rPr>
          <w:lang w:val="en-US"/>
        </w:rPr>
        <w:t xml:space="preserve"> is changed to programmer, focusing on repairing reported bugs, and </w:t>
      </w:r>
      <w:r w:rsidR="00AC2E02">
        <w:rPr>
          <w:lang w:val="en-US"/>
        </w:rPr>
        <w:t xml:space="preserve">as a </w:t>
      </w:r>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The software delivered still had one reported and unfixed bug, plus another twenty five unknown bugs that were not identified by the staff. Aside from the bugs, the coding quality of the software was mediocre with a rate of 75.84. This rate can vary from 10 to 120,</w:t>
      </w:r>
      <w:r w:rsidR="0098655B">
        <w:rPr>
          <w:lang w:val="en-US"/>
        </w:rPr>
        <w:t xml:space="preserve"> where 10 is the maximum </w:t>
      </w:r>
      <w:r w:rsidR="00E952C2">
        <w:rPr>
          <w:lang w:val="en-US"/>
        </w:rPr>
        <w:t>negative</w:t>
      </w:r>
      <w:r w:rsidR="0098655B">
        <w:rPr>
          <w:lang w:val="en-US"/>
        </w:rPr>
        <w:t xml:space="preserve"> modifier and above 100 provide a positive modifier.</w:t>
      </w:r>
      <w:r>
        <w:rPr>
          <w:lang w:val="en-US"/>
        </w:rPr>
        <w:t xml:space="preserve"> </w:t>
      </w:r>
      <w:r w:rsidR="0098655B">
        <w:rPr>
          <w:lang w:val="en-US"/>
        </w:rPr>
        <w:t xml:space="preserve">Thus </w:t>
      </w:r>
      <w:r>
        <w:rPr>
          <w:lang w:val="en-US"/>
        </w:rPr>
        <w:t xml:space="preserve">75.84 </w:t>
      </w:r>
      <w:proofErr w:type="gramStart"/>
      <w:r>
        <w:rPr>
          <w:lang w:val="en-US"/>
        </w:rPr>
        <w:t>is</w:t>
      </w:r>
      <w:proofErr w:type="gramEnd"/>
      <w:r>
        <w:rPr>
          <w:lang w:val="en-US"/>
        </w:rPr>
        <w:t xml:space="preserve">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w:t>
      </w:r>
      <w:r>
        <w:rPr>
          <w:lang w:val="en-US"/>
        </w:rPr>
        <w:lastRenderedPageBreak/>
        <w:t xml:space="preserve">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 xml:space="preserve">game </w:t>
      </w:r>
      <w:del w:id="437" w:author="Kohwalter" w:date="2013-08-24T16:39:00Z">
        <w:r w:rsidRPr="00775689" w:rsidDel="0011055E">
          <w:rPr>
            <w:i/>
            <w:lang w:val="en-US"/>
          </w:rPr>
          <w:delText xml:space="preserve">flow </w:delText>
        </w:r>
      </w:del>
      <w:ins w:id="438" w:author="Kohwalter" w:date="2013-08-24T16:39:00Z">
        <w:r w:rsidR="0011055E">
          <w:rPr>
            <w:i/>
            <w:lang w:val="en-US"/>
          </w:rPr>
          <w:t>flux</w:t>
        </w:r>
        <w:r w:rsidR="0011055E" w:rsidRPr="00775689">
          <w:rPr>
            <w:i/>
            <w:lang w:val="en-US"/>
          </w:rPr>
          <w:t xml:space="preserve"> </w:t>
        </w:r>
      </w:ins>
      <w:r w:rsidRPr="00775689">
        <w:rPr>
          <w:i/>
          <w:lang w:val="en-US"/>
        </w:rPr>
        <w:t>log</w:t>
      </w:r>
      <w:r>
        <w:rPr>
          <w:lang w:val="en-US"/>
        </w:rPr>
        <w:t xml:space="preserve"> was generated by using the collected information from the game (employees, actions, and the project daily progression). The examples and illustrations present</w:t>
      </w:r>
      <w:r w:rsidR="00AC2E02">
        <w:rPr>
          <w:lang w:val="en-US"/>
        </w:rPr>
        <w:t>ed</w:t>
      </w:r>
      <w:r>
        <w:rPr>
          <w:lang w:val="en-US"/>
        </w:rPr>
        <w:t xml:space="preserve"> at the next section are based on the </w:t>
      </w:r>
      <w:r w:rsidRPr="00905C63">
        <w:rPr>
          <w:i/>
          <w:lang w:val="en-US"/>
        </w:rPr>
        <w:t xml:space="preserve">game </w:t>
      </w:r>
      <w:del w:id="439" w:author="Kohwalter" w:date="2013-08-24T16:39:00Z">
        <w:r w:rsidRPr="00905C63" w:rsidDel="0011055E">
          <w:rPr>
            <w:i/>
            <w:lang w:val="en-US"/>
          </w:rPr>
          <w:delText xml:space="preserve">flow </w:delText>
        </w:r>
      </w:del>
      <w:ins w:id="440" w:author="Kohwalter" w:date="2013-08-24T16:39:00Z">
        <w:r w:rsidR="0011055E">
          <w:rPr>
            <w:i/>
            <w:lang w:val="en-US"/>
          </w:rPr>
          <w:t>flux</w:t>
        </w:r>
        <w:r w:rsidR="0011055E" w:rsidRPr="00905C63">
          <w:rPr>
            <w:i/>
            <w:lang w:val="en-US"/>
          </w:rPr>
          <w:t xml:space="preserve"> </w:t>
        </w:r>
      </w:ins>
      <w:r w:rsidRPr="00905C63">
        <w:rPr>
          <w:i/>
          <w:lang w:val="en-US"/>
        </w:rPr>
        <w:t>log</w:t>
      </w:r>
      <w:r>
        <w:rPr>
          <w:lang w:val="en-US"/>
        </w:rPr>
        <w:t xml:space="preserve"> exported from the game session described in this section.</w:t>
      </w:r>
    </w:p>
    <w:p w:rsidR="00BC61B6" w:rsidRDefault="00BC61B6" w:rsidP="00BC61B6">
      <w:pPr>
        <w:pStyle w:val="Heading2"/>
        <w:rPr>
          <w:lang w:val="en-US"/>
        </w:rPr>
      </w:pPr>
      <w:bookmarkStart w:id="441" w:name="_Ref358656151"/>
      <w:bookmarkStart w:id="442" w:name="_Toc365125984"/>
      <w:r>
        <w:rPr>
          <w:lang w:val="en-US"/>
        </w:rPr>
        <w:t>Prov Viewer</w:t>
      </w:r>
      <w:bookmarkEnd w:id="441"/>
      <w:bookmarkEnd w:id="442"/>
    </w:p>
    <w:p w:rsidR="00BC61B6" w:rsidRDefault="00BC61B6" w:rsidP="00BC61B6">
      <w:pPr>
        <w:rPr>
          <w:lang w:val="en-US"/>
        </w:rPr>
      </w:pPr>
      <w:r>
        <w:rPr>
          <w:lang w:val="en-US"/>
        </w:rPr>
        <w:t xml:space="preserve">The </w:t>
      </w:r>
      <w:r w:rsidRPr="00D11218">
        <w:rPr>
          <w:i/>
          <w:lang w:val="en-US"/>
        </w:rPr>
        <w:t xml:space="preserve">game </w:t>
      </w:r>
      <w:del w:id="443" w:author="Kohwalter" w:date="2013-08-24T16:39:00Z">
        <w:r w:rsidRPr="00D11218" w:rsidDel="0011055E">
          <w:rPr>
            <w:i/>
            <w:lang w:val="en-US"/>
          </w:rPr>
          <w:delText xml:space="preserve">flow </w:delText>
        </w:r>
      </w:del>
      <w:ins w:id="444" w:author="Kohwalter" w:date="2013-08-24T16:39:00Z">
        <w:r w:rsidR="0011055E">
          <w:rPr>
            <w:i/>
            <w:lang w:val="en-US"/>
          </w:rPr>
          <w:t>flux</w:t>
        </w:r>
        <w:r w:rsidR="0011055E" w:rsidRPr="00D11218">
          <w:rPr>
            <w:i/>
            <w:lang w:val="en-US"/>
          </w:rPr>
          <w:t xml:space="preserve"> </w:t>
        </w:r>
      </w:ins>
      <w:r w:rsidRPr="00D11218">
        <w:rPr>
          <w:i/>
          <w:lang w:val="en-US"/>
        </w:rPr>
        <w:t>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D57FFC">
        <w:rPr>
          <w:lang w:val="en-US"/>
        </w:rPr>
        <w:fldChar w:fldCharType="begin"/>
      </w:r>
      <w:r>
        <w:rPr>
          <w:lang w:val="en-US"/>
        </w:rPr>
        <w:instrText xml:space="preserve"> REF _Ref357001089 \h </w:instrText>
      </w:r>
      <w:r w:rsidR="00D57FFC">
        <w:rPr>
          <w:lang w:val="en-US"/>
        </w:rPr>
      </w:r>
      <w:r w:rsidR="00D57FFC">
        <w:rPr>
          <w:lang w:val="en-US"/>
        </w:rPr>
        <w:fldChar w:fldCharType="separate"/>
      </w:r>
      <w:ins w:id="445" w:author="Kohwalter" w:date="2013-08-28T14:25:00Z">
        <w:r w:rsidR="002019AD" w:rsidRPr="00BC61B6">
          <w:rPr>
            <w:szCs w:val="24"/>
            <w:lang w:val="en-US"/>
          </w:rPr>
          <w:t xml:space="preserve">Figure </w:t>
        </w:r>
        <w:r w:rsidR="002019AD">
          <w:rPr>
            <w:noProof/>
            <w:szCs w:val="24"/>
            <w:lang w:val="en-US"/>
          </w:rPr>
          <w:t>23</w:t>
        </w:r>
      </w:ins>
      <w:del w:id="446" w:author="Kohwalter" w:date="2013-08-28T14:25:00Z">
        <w:r w:rsidR="007028C8" w:rsidRPr="00BC61B6" w:rsidDel="002019AD">
          <w:rPr>
            <w:szCs w:val="24"/>
            <w:lang w:val="en-US"/>
          </w:rPr>
          <w:delText xml:space="preserve">Figure </w:delText>
        </w:r>
        <w:r w:rsidR="007028C8" w:rsidDel="002019AD">
          <w:rPr>
            <w:noProof/>
            <w:szCs w:val="24"/>
            <w:lang w:val="en-US"/>
          </w:rPr>
          <w:delText>23</w:delText>
        </w:r>
      </w:del>
      <w:r w:rsidR="00D57FFC">
        <w:rPr>
          <w:lang w:val="en-US"/>
        </w:rPr>
        <w:fldChar w:fldCharType="end"/>
      </w:r>
      <w:r>
        <w:rPr>
          <w:lang w:val="en-US"/>
        </w:rPr>
        <w:t xml:space="preserve">. As can be seen, the process is divided by three phases: Processing the </w:t>
      </w:r>
      <w:r w:rsidRPr="00D65D8E">
        <w:rPr>
          <w:i/>
          <w:lang w:val="en-US"/>
        </w:rPr>
        <w:t xml:space="preserve">game </w:t>
      </w:r>
      <w:del w:id="447" w:author="Kohwalter" w:date="2013-08-24T16:39:00Z">
        <w:r w:rsidRPr="00D65D8E" w:rsidDel="0011055E">
          <w:rPr>
            <w:i/>
            <w:lang w:val="en-US"/>
          </w:rPr>
          <w:delText xml:space="preserve">flow </w:delText>
        </w:r>
      </w:del>
      <w:ins w:id="448" w:author="Kohwalter" w:date="2013-08-24T16:39:00Z">
        <w:r w:rsidR="0011055E">
          <w:rPr>
            <w:i/>
            <w:lang w:val="en-US"/>
          </w:rPr>
          <w:t>flux</w:t>
        </w:r>
        <w:r w:rsidR="0011055E" w:rsidRPr="00D65D8E">
          <w:rPr>
            <w:i/>
            <w:lang w:val="en-US"/>
          </w:rPr>
          <w:t xml:space="preserve"> </w:t>
        </w:r>
      </w:ins>
      <w:r w:rsidRPr="00D65D8E">
        <w:rPr>
          <w:i/>
          <w:lang w:val="en-US"/>
        </w:rPr>
        <w:t>log</w:t>
      </w:r>
      <w:r>
        <w:rPr>
          <w:lang w:val="en-US"/>
        </w:rPr>
        <w:t xml:space="preserve">, generating the graph, and drawing the graph. </w:t>
      </w:r>
    </w:p>
    <w:p w:rsidR="00BC61B6" w:rsidRDefault="005C40F7" w:rsidP="00BC61B6">
      <w:pPr>
        <w:keepNext/>
        <w:ind w:firstLine="0"/>
      </w:pPr>
      <w:r>
        <w:rPr>
          <w:noProof/>
          <w:lang w:val="en-US"/>
        </w:rPr>
        <w:drawing>
          <wp:inline distT="0" distB="0" distL="0" distR="0">
            <wp:extent cx="5762625" cy="23145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62625" cy="231457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449" w:name="_Ref357001089"/>
      <w:bookmarkStart w:id="450" w:name="_Toc365125929"/>
      <w:r w:rsidRPr="00BC61B6">
        <w:rPr>
          <w:szCs w:val="24"/>
          <w:lang w:val="en-US"/>
        </w:rPr>
        <w:t xml:space="preserve">Figure </w:t>
      </w:r>
      <w:r w:rsidR="00D57FFC" w:rsidRPr="00E46CD2">
        <w:rPr>
          <w:szCs w:val="24"/>
        </w:rPr>
        <w:fldChar w:fldCharType="begin"/>
      </w:r>
      <w:r w:rsidRPr="00BC61B6">
        <w:rPr>
          <w:szCs w:val="24"/>
          <w:lang w:val="en-US"/>
        </w:rPr>
        <w:instrText xml:space="preserve"> SEQ Figure \* ARABIC </w:instrText>
      </w:r>
      <w:r w:rsidR="00D57FFC" w:rsidRPr="00E46CD2">
        <w:rPr>
          <w:szCs w:val="24"/>
        </w:rPr>
        <w:fldChar w:fldCharType="separate"/>
      </w:r>
      <w:r w:rsidR="002019AD">
        <w:rPr>
          <w:noProof/>
          <w:szCs w:val="24"/>
          <w:lang w:val="en-US"/>
        </w:rPr>
        <w:t>23</w:t>
      </w:r>
      <w:r w:rsidR="00D57FFC" w:rsidRPr="00E46CD2">
        <w:rPr>
          <w:szCs w:val="24"/>
        </w:rPr>
        <w:fldChar w:fldCharType="end"/>
      </w:r>
      <w:bookmarkEnd w:id="449"/>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 xml:space="preserve">game </w:t>
      </w:r>
      <w:del w:id="451" w:author="Kohwalter" w:date="2013-08-24T16:39:00Z">
        <w:r w:rsidRPr="00BC61B6" w:rsidDel="0011055E">
          <w:rPr>
            <w:i/>
            <w:szCs w:val="24"/>
            <w:lang w:val="en-US"/>
          </w:rPr>
          <w:delText xml:space="preserve">flow </w:delText>
        </w:r>
      </w:del>
      <w:ins w:id="452" w:author="Kohwalter" w:date="2013-08-24T16:39:00Z">
        <w:r w:rsidR="0011055E">
          <w:rPr>
            <w:i/>
            <w:szCs w:val="24"/>
            <w:lang w:val="en-US"/>
          </w:rPr>
          <w:t>flux</w:t>
        </w:r>
        <w:r w:rsidR="0011055E" w:rsidRPr="00BC61B6">
          <w:rPr>
            <w:i/>
            <w:szCs w:val="24"/>
            <w:lang w:val="en-US"/>
          </w:rPr>
          <w:t xml:space="preserve"> </w:t>
        </w:r>
      </w:ins>
      <w:r w:rsidRPr="00BC61B6">
        <w:rPr>
          <w:i/>
          <w:szCs w:val="24"/>
          <w:lang w:val="en-US"/>
        </w:rPr>
        <w:t>log</w:t>
      </w:r>
      <w:r w:rsidRPr="00BC61B6">
        <w:rPr>
          <w:szCs w:val="24"/>
          <w:lang w:val="en-US"/>
        </w:rPr>
        <w:t xml:space="preserve"> and generating the graph.</w:t>
      </w:r>
      <w:bookmarkEnd w:id="450"/>
    </w:p>
    <w:p w:rsidR="00BC61B6" w:rsidRDefault="00BC61B6" w:rsidP="00BC61B6">
      <w:pPr>
        <w:rPr>
          <w:lang w:val="en-US"/>
        </w:rPr>
      </w:pPr>
      <w:r>
        <w:rPr>
          <w:lang w:val="en-US"/>
        </w:rPr>
        <w:t xml:space="preserve">Firstly, the </w:t>
      </w:r>
      <w:r w:rsidRPr="0057257B">
        <w:rPr>
          <w:i/>
          <w:lang w:val="en-US"/>
        </w:rPr>
        <w:t xml:space="preserve">game </w:t>
      </w:r>
      <w:del w:id="453" w:author="Kohwalter" w:date="2013-08-24T16:39:00Z">
        <w:r w:rsidRPr="0057257B" w:rsidDel="0011055E">
          <w:rPr>
            <w:i/>
            <w:lang w:val="en-US"/>
          </w:rPr>
          <w:delText xml:space="preserve">flow </w:delText>
        </w:r>
      </w:del>
      <w:ins w:id="454" w:author="Kohwalter" w:date="2013-08-24T16:39:00Z">
        <w:r w:rsidR="0011055E">
          <w:rPr>
            <w:i/>
            <w:lang w:val="en-US"/>
          </w:rPr>
          <w:t>flux</w:t>
        </w:r>
        <w:r w:rsidR="0011055E" w:rsidRPr="0057257B">
          <w:rPr>
            <w:i/>
            <w:lang w:val="en-US"/>
          </w:rPr>
          <w:t xml:space="preserve"> </w:t>
        </w:r>
      </w:ins>
      <w:r w:rsidRPr="0057257B">
        <w:rPr>
          <w:i/>
          <w:lang w:val="en-US"/>
        </w:rPr>
        <w:t>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r w:rsidR="00AC2E02">
        <w:rPr>
          <w:lang w:val="en-US"/>
        </w:rPr>
        <w:t>so</w:t>
      </w:r>
      <w:r>
        <w:rPr>
          <w:lang w:val="en-US"/>
        </w:rPr>
        <w:t xml:space="preserve">,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r w:rsidR="00AC2E02">
        <w:rPr>
          <w:lang w:val="en-US"/>
        </w:rPr>
        <w:t>ions</w:t>
      </w:r>
      <w:r>
        <w:rPr>
          <w:lang w:val="en-US"/>
        </w:rPr>
        <w:t xml:space="preserve"> in this step, since a single vertex can appear multiple times in the </w:t>
      </w:r>
      <w:r w:rsidRPr="009A48A9">
        <w:rPr>
          <w:i/>
          <w:lang w:val="en-US"/>
        </w:rPr>
        <w:t xml:space="preserve">game </w:t>
      </w:r>
      <w:del w:id="455" w:author="Kohwalter" w:date="2013-08-24T16:40:00Z">
        <w:r w:rsidRPr="009A48A9" w:rsidDel="0011055E">
          <w:rPr>
            <w:i/>
            <w:lang w:val="en-US"/>
          </w:rPr>
          <w:delText xml:space="preserve">flow </w:delText>
        </w:r>
      </w:del>
      <w:ins w:id="456" w:author="Kohwalter" w:date="2013-08-24T16:40:00Z">
        <w:r w:rsidR="0011055E">
          <w:rPr>
            <w:i/>
            <w:lang w:val="en-US"/>
          </w:rPr>
          <w:t>flux</w:t>
        </w:r>
        <w:r w:rsidR="0011055E" w:rsidRPr="009A48A9">
          <w:rPr>
            <w:i/>
            <w:lang w:val="en-US"/>
          </w:rPr>
          <w:t xml:space="preserve"> </w:t>
        </w:r>
      </w:ins>
      <w:r w:rsidRPr="009A48A9">
        <w:rPr>
          <w:i/>
          <w:lang w:val="en-US"/>
        </w:rPr>
        <w:t>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lastRenderedPageBreak/>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 xml:space="preserve">game </w:t>
      </w:r>
      <w:del w:id="457" w:author="Kohwalter" w:date="2013-08-24T16:40:00Z">
        <w:r w:rsidRPr="005E66A6" w:rsidDel="0011055E">
          <w:rPr>
            <w:i/>
            <w:lang w:val="en-US"/>
          </w:rPr>
          <w:delText xml:space="preserve">flow </w:delText>
        </w:r>
      </w:del>
      <w:ins w:id="458" w:author="Kohwalter" w:date="2013-08-24T16:40:00Z">
        <w:r w:rsidR="0011055E">
          <w:rPr>
            <w:i/>
            <w:lang w:val="en-US"/>
          </w:rPr>
          <w:t>flux</w:t>
        </w:r>
        <w:r w:rsidR="0011055E" w:rsidRPr="005E66A6">
          <w:rPr>
            <w:i/>
            <w:lang w:val="en-US"/>
          </w:rPr>
          <w:t xml:space="preserve"> </w:t>
        </w:r>
      </w:ins>
      <w:r w:rsidRPr="005E66A6">
        <w:rPr>
          <w:i/>
          <w:lang w:val="en-US"/>
        </w:rPr>
        <w:t>log</w:t>
      </w:r>
      <w:r>
        <w:rPr>
          <w:lang w:val="en-US"/>
        </w:rPr>
        <w:t xml:space="preserve"> is processed and all edges are placed in a list of edges that is used to generate the graph. All information from the </w:t>
      </w:r>
      <w:r w:rsidRPr="005E66A6">
        <w:rPr>
          <w:i/>
          <w:lang w:val="en-US"/>
        </w:rPr>
        <w:t xml:space="preserve">game </w:t>
      </w:r>
      <w:del w:id="459" w:author="Kohwalter" w:date="2013-08-24T16:40:00Z">
        <w:r w:rsidRPr="005E66A6" w:rsidDel="0011055E">
          <w:rPr>
            <w:i/>
            <w:lang w:val="en-US"/>
          </w:rPr>
          <w:delText xml:space="preserve">flow </w:delText>
        </w:r>
      </w:del>
      <w:ins w:id="460" w:author="Kohwalter" w:date="2013-08-24T16:40:00Z">
        <w:r w:rsidR="0011055E">
          <w:rPr>
            <w:i/>
            <w:lang w:val="en-US"/>
          </w:rPr>
          <w:t>flux</w:t>
        </w:r>
        <w:r w:rsidR="0011055E" w:rsidRPr="005E66A6">
          <w:rPr>
            <w:i/>
            <w:lang w:val="en-US"/>
          </w:rPr>
          <w:t xml:space="preserve"> </w:t>
        </w:r>
      </w:ins>
      <w:r w:rsidRPr="005E66A6">
        <w:rPr>
          <w:i/>
          <w:lang w:val="en-US"/>
        </w:rPr>
        <w:t>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 xml:space="preserve">game </w:t>
      </w:r>
      <w:del w:id="461" w:author="Kohwalter" w:date="2013-08-24T16:40:00Z">
        <w:r w:rsidDel="0011055E">
          <w:rPr>
            <w:i/>
            <w:lang w:val="en-US"/>
          </w:rPr>
          <w:delText xml:space="preserve">flow </w:delText>
        </w:r>
      </w:del>
      <w:ins w:id="462" w:author="Kohwalter" w:date="2013-08-24T16:40:00Z">
        <w:r w:rsidR="0011055E">
          <w:rPr>
            <w:i/>
            <w:lang w:val="en-US"/>
          </w:rPr>
          <w:t xml:space="preserve">flux </w:t>
        </w:r>
      </w:ins>
      <w:r>
        <w:rPr>
          <w:i/>
          <w:lang w:val="en-US"/>
        </w:rPr>
        <w:t>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D57FFC">
        <w:rPr>
          <w:lang w:val="en-US"/>
        </w:rPr>
        <w:fldChar w:fldCharType="begin"/>
      </w:r>
      <w:r w:rsidR="00214CC4">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D57FFC">
        <w:rPr>
          <w:lang w:val="en-US"/>
        </w:rPr>
        <w:fldChar w:fldCharType="separate"/>
      </w:r>
      <w:r w:rsidR="00214CC4" w:rsidRPr="00C021FC">
        <w:rPr>
          <w:rFonts w:cs="Times New Roman"/>
          <w:szCs w:val="24"/>
          <w:lang w:val="en-US"/>
        </w:rPr>
        <w:t xml:space="preserve">(JOSHUA O’MADADHAIN </w:t>
      </w:r>
      <w:r w:rsidR="00214CC4" w:rsidRPr="00C021FC">
        <w:rPr>
          <w:rFonts w:cs="Times New Roman"/>
          <w:i/>
          <w:iCs/>
          <w:szCs w:val="24"/>
          <w:lang w:val="en-US"/>
        </w:rPr>
        <w:t>et al.</w:t>
      </w:r>
      <w:r w:rsidR="00214CC4" w:rsidRPr="00C021FC">
        <w:rPr>
          <w:rFonts w:cs="Times New Roman"/>
          <w:szCs w:val="24"/>
          <w:lang w:val="en-US"/>
        </w:rPr>
        <w:t>, 2010)</w:t>
      </w:r>
      <w:r w:rsidR="00D57FFC">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463" w:name="_Toc365125985"/>
      <w:r>
        <w:rPr>
          <w:lang w:val="en-US"/>
        </w:rPr>
        <w:t xml:space="preserve">Graph Visualization and </w:t>
      </w:r>
      <w:r w:rsidRPr="0030598F">
        <w:rPr>
          <w:lang w:val="en-US"/>
        </w:rPr>
        <w:t>Representations</w:t>
      </w:r>
      <w:bookmarkEnd w:id="463"/>
    </w:p>
    <w:p w:rsidR="00BC61B6" w:rsidRDefault="00BC61B6" w:rsidP="00BC61B6">
      <w:pPr>
        <w:rPr>
          <w:lang w:val="en-US"/>
        </w:rPr>
      </w:pPr>
      <w:r>
        <w:rPr>
          <w:lang w:val="en-US"/>
        </w:rPr>
        <w:t xml:space="preserve">After the </w:t>
      </w:r>
      <w:r w:rsidR="00D57FFC" w:rsidRPr="00D57FFC">
        <w:rPr>
          <w:i/>
          <w:lang w:val="en-US"/>
          <w:rPrChange w:id="464" w:author="Kohwalter" w:date="2013-08-24T16:40:00Z">
            <w:rPr>
              <w:lang w:val="en-US"/>
            </w:rPr>
          </w:rPrChange>
        </w:rPr>
        <w:t xml:space="preserve">game </w:t>
      </w:r>
      <w:ins w:id="465" w:author="Kohwalter" w:date="2013-08-24T16:40:00Z">
        <w:r w:rsidR="00D57FFC" w:rsidRPr="00D57FFC">
          <w:rPr>
            <w:i/>
            <w:lang w:val="en-US"/>
            <w:rPrChange w:id="466" w:author="Kohwalter" w:date="2013-08-24T16:40:00Z">
              <w:rPr>
                <w:lang w:val="en-US"/>
              </w:rPr>
            </w:rPrChange>
          </w:rPr>
          <w:t xml:space="preserve">flux </w:t>
        </w:r>
      </w:ins>
      <w:del w:id="467" w:author="Kohwalter" w:date="2013-08-24T16:40:00Z">
        <w:r w:rsidR="00D57FFC" w:rsidRPr="00D57FFC">
          <w:rPr>
            <w:i/>
            <w:lang w:val="en-US"/>
            <w:rPrChange w:id="468" w:author="Kohwalter" w:date="2013-08-24T16:40:00Z">
              <w:rPr>
                <w:lang w:val="en-US"/>
              </w:rPr>
            </w:rPrChange>
          </w:rPr>
          <w:delText xml:space="preserve">flow </w:delText>
        </w:r>
      </w:del>
      <w:r w:rsidR="00D57FFC" w:rsidRPr="00D57FFC">
        <w:rPr>
          <w:i/>
          <w:lang w:val="en-US"/>
          <w:rPrChange w:id="469" w:author="Kohwalter" w:date="2013-08-24T16:40:00Z">
            <w:rPr>
              <w:lang w:val="en-US"/>
            </w:rPr>
          </w:rPrChange>
        </w:rPr>
        <w:t>log</w:t>
      </w:r>
      <w:r>
        <w:rPr>
          <w:lang w:val="en-US"/>
        </w:rPr>
        <w:t xml:space="preserve"> is processed and the graph is generated, it is drawn on the screen so the user can analyze it. </w:t>
      </w:r>
      <w:r w:rsidR="00D57FFC">
        <w:rPr>
          <w:lang w:val="en-US"/>
        </w:rPr>
        <w:fldChar w:fldCharType="begin"/>
      </w:r>
      <w:r>
        <w:rPr>
          <w:lang w:val="en-US"/>
        </w:rPr>
        <w:instrText xml:space="preserve"> REF _Ref357002313 \h </w:instrText>
      </w:r>
      <w:r w:rsidR="00D57FFC">
        <w:rPr>
          <w:lang w:val="en-US"/>
        </w:rPr>
      </w:r>
      <w:r w:rsidR="00D57FFC">
        <w:rPr>
          <w:lang w:val="en-US"/>
        </w:rPr>
        <w:fldChar w:fldCharType="separate"/>
      </w:r>
      <w:ins w:id="470" w:author="Kohwalter" w:date="2013-08-28T14:25:00Z">
        <w:r w:rsidR="002019AD" w:rsidRPr="00BC61B6">
          <w:rPr>
            <w:szCs w:val="24"/>
            <w:lang w:val="en-US"/>
          </w:rPr>
          <w:t xml:space="preserve">Figure </w:t>
        </w:r>
        <w:r w:rsidR="002019AD">
          <w:rPr>
            <w:noProof/>
            <w:szCs w:val="24"/>
            <w:lang w:val="en-US"/>
          </w:rPr>
          <w:t>24</w:t>
        </w:r>
      </w:ins>
      <w:del w:id="471" w:author="Kohwalter" w:date="2013-08-28T14:25:00Z">
        <w:r w:rsidR="007028C8" w:rsidRPr="00BC61B6" w:rsidDel="002019AD">
          <w:rPr>
            <w:szCs w:val="24"/>
            <w:lang w:val="en-US"/>
          </w:rPr>
          <w:delText xml:space="preserve">Figure </w:delText>
        </w:r>
        <w:r w:rsidR="007028C8" w:rsidDel="002019AD">
          <w:rPr>
            <w:noProof/>
            <w:szCs w:val="24"/>
            <w:lang w:val="en-US"/>
          </w:rPr>
          <w:delText>24</w:delText>
        </w:r>
      </w:del>
      <w:r w:rsidR="00D57FFC">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D57FFC">
        <w:rPr>
          <w:lang w:val="en-US"/>
        </w:rPr>
        <w:fldChar w:fldCharType="begin"/>
      </w:r>
      <w:r>
        <w:rPr>
          <w:lang w:val="en-US"/>
        </w:rPr>
        <w:instrText xml:space="preserve"> REF _Ref357095737 \r \h </w:instrText>
      </w:r>
      <w:r w:rsidR="00D57FFC">
        <w:rPr>
          <w:lang w:val="en-US"/>
        </w:rPr>
      </w:r>
      <w:r w:rsidR="00D57FFC">
        <w:rPr>
          <w:lang w:val="en-US"/>
        </w:rPr>
        <w:fldChar w:fldCharType="separate"/>
      </w:r>
      <w:r w:rsidR="002019AD">
        <w:rPr>
          <w:lang w:val="en-US"/>
        </w:rPr>
        <w:t>5.4</w:t>
      </w:r>
      <w:r w:rsidR="00D57FFC">
        <w:rPr>
          <w:lang w:val="en-US"/>
        </w:rPr>
        <w:fldChar w:fldCharType="end"/>
      </w:r>
      <w:r>
        <w:rPr>
          <w:lang w:val="en-US"/>
        </w:rPr>
        <w:t xml:space="preserve">. </w:t>
      </w:r>
      <w:r w:rsidR="0098655B">
        <w:rPr>
          <w:lang w:val="en-US"/>
        </w:rPr>
        <w:t xml:space="preserve">Square vertex represents an activity, while circle represents an entity and an octagon represents an agent. </w:t>
      </w:r>
      <w:r>
        <w:rPr>
          <w:lang w:val="en-US"/>
        </w:rPr>
        <w:t xml:space="preserve">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w:t>
      </w:r>
      <w:r>
        <w:rPr>
          <w:lang w:val="en-US"/>
        </w:rPr>
        <w:lastRenderedPageBreak/>
        <w:t xml:space="preserve">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D57FFC">
        <w:rPr>
          <w:lang w:val="en-US"/>
        </w:rPr>
        <w:fldChar w:fldCharType="begin"/>
      </w:r>
      <w:r>
        <w:rPr>
          <w:lang w:val="en-US"/>
        </w:rPr>
        <w:instrText xml:space="preserve"> REF _Ref360802091 \h </w:instrText>
      </w:r>
      <w:r w:rsidR="00D57FFC">
        <w:rPr>
          <w:lang w:val="en-US"/>
        </w:rPr>
      </w:r>
      <w:r w:rsidR="00D57FFC">
        <w:rPr>
          <w:lang w:val="en-US"/>
        </w:rPr>
        <w:fldChar w:fldCharType="separate"/>
      </w:r>
      <w:ins w:id="472" w:author="Kohwalter" w:date="2013-08-28T14:25:00Z">
        <w:r w:rsidR="002019AD" w:rsidRPr="00BC61B6">
          <w:rPr>
            <w:lang w:val="en-US"/>
          </w:rPr>
          <w:t xml:space="preserve">Figure </w:t>
        </w:r>
        <w:r w:rsidR="002019AD">
          <w:rPr>
            <w:noProof/>
            <w:lang w:val="en-US"/>
          </w:rPr>
          <w:t>25</w:t>
        </w:r>
      </w:ins>
      <w:del w:id="473" w:author="Kohwalter" w:date="2013-08-28T14:25:00Z">
        <w:r w:rsidR="007028C8" w:rsidRPr="00BC61B6" w:rsidDel="002019AD">
          <w:rPr>
            <w:lang w:val="en-US"/>
          </w:rPr>
          <w:delText xml:space="preserve">Figure </w:delText>
        </w:r>
        <w:r w:rsidR="007028C8" w:rsidDel="002019AD">
          <w:rPr>
            <w:noProof/>
            <w:lang w:val="en-US"/>
          </w:rPr>
          <w:delText>25</w:delText>
        </w:r>
      </w:del>
      <w:r w:rsidR="00D57FFC">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CD1C13">
      <w:pPr>
        <w:keepNext/>
        <w:framePr w:hSpace="187" w:wrap="around" w:hAnchor="text" w:yAlign="top"/>
        <w:ind w:firstLine="0"/>
        <w:rPr>
          <w:lang w:val="en-US"/>
        </w:rPr>
      </w:pPr>
      <w:r w:rsidRPr="00BC61B6">
        <w:rPr>
          <w:noProof/>
          <w:lang w:val="en-US"/>
        </w:rPr>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CD1C13">
      <w:pPr>
        <w:pStyle w:val="Caption"/>
        <w:framePr w:hSpace="187" w:wrap="around" w:hAnchor="text" w:yAlign="top"/>
        <w:ind w:firstLine="0"/>
        <w:rPr>
          <w:szCs w:val="24"/>
          <w:lang w:val="en-US"/>
        </w:rPr>
      </w:pPr>
      <w:bookmarkStart w:id="474" w:name="_Ref357002313"/>
      <w:bookmarkStart w:id="475" w:name="_Toc365125930"/>
      <w:r w:rsidRPr="00BC61B6">
        <w:rPr>
          <w:szCs w:val="24"/>
          <w:lang w:val="en-US"/>
        </w:rPr>
        <w:t xml:space="preserve">Figure </w:t>
      </w:r>
      <w:r w:rsidR="00D57FFC" w:rsidRPr="00D05136">
        <w:rPr>
          <w:szCs w:val="24"/>
        </w:rPr>
        <w:fldChar w:fldCharType="begin"/>
      </w:r>
      <w:r w:rsidRPr="00BC61B6">
        <w:rPr>
          <w:szCs w:val="24"/>
          <w:lang w:val="en-US"/>
        </w:rPr>
        <w:instrText xml:space="preserve"> SEQ Figure \* ARABIC </w:instrText>
      </w:r>
      <w:r w:rsidR="00D57FFC" w:rsidRPr="00D05136">
        <w:rPr>
          <w:szCs w:val="24"/>
        </w:rPr>
        <w:fldChar w:fldCharType="separate"/>
      </w:r>
      <w:r w:rsidR="002019AD">
        <w:rPr>
          <w:noProof/>
          <w:szCs w:val="24"/>
          <w:lang w:val="en-US"/>
        </w:rPr>
        <w:t>24</w:t>
      </w:r>
      <w:r w:rsidR="00D57FFC" w:rsidRPr="00D05136">
        <w:rPr>
          <w:szCs w:val="24"/>
        </w:rPr>
        <w:fldChar w:fldCharType="end"/>
      </w:r>
      <w:bookmarkEnd w:id="474"/>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475"/>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D57FFC">
        <w:rPr>
          <w:lang w:val="en-US"/>
        </w:rPr>
        <w:fldChar w:fldCharType="begin"/>
      </w:r>
      <w:r>
        <w:rPr>
          <w:lang w:val="en-US"/>
        </w:rPr>
        <w:instrText xml:space="preserve"> REF _Ref360802717 \h </w:instrText>
      </w:r>
      <w:r w:rsidR="00D57FFC">
        <w:rPr>
          <w:lang w:val="en-US"/>
        </w:rPr>
      </w:r>
      <w:r w:rsidR="00D57FFC">
        <w:rPr>
          <w:lang w:val="en-US"/>
        </w:rPr>
        <w:fldChar w:fldCharType="separate"/>
      </w:r>
      <w:ins w:id="476" w:author="Kohwalter" w:date="2013-08-28T14:25:00Z">
        <w:r w:rsidR="002019AD" w:rsidRPr="00BC61B6">
          <w:rPr>
            <w:lang w:val="en-US"/>
          </w:rPr>
          <w:t xml:space="preserve">Figure </w:t>
        </w:r>
        <w:r w:rsidR="002019AD">
          <w:rPr>
            <w:noProof/>
            <w:lang w:val="en-US"/>
          </w:rPr>
          <w:t>26</w:t>
        </w:r>
      </w:ins>
      <w:del w:id="477" w:author="Kohwalter" w:date="2013-08-28T14:25:00Z">
        <w:r w:rsidR="007028C8" w:rsidRPr="00BC61B6" w:rsidDel="002019AD">
          <w:rPr>
            <w:lang w:val="en-US"/>
          </w:rPr>
          <w:delText xml:space="preserve">Figure </w:delText>
        </w:r>
        <w:r w:rsidR="007028C8" w:rsidDel="002019AD">
          <w:rPr>
            <w:noProof/>
            <w:lang w:val="en-US"/>
          </w:rPr>
          <w:delText>26</w:delText>
        </w:r>
      </w:del>
      <w:r w:rsidR="00D57FFC">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CD1C13" w:rsidRDefault="00CD1C13" w:rsidP="00CD1C13">
      <w:pPr>
        <w:keepNext/>
        <w:ind w:firstLine="0"/>
      </w:pPr>
      <w:r w:rsidRPr="00BC61B6">
        <w:rPr>
          <w:noProof/>
          <w:lang w:val="en-US"/>
        </w:rPr>
        <w:lastRenderedPageBreak/>
        <w:drawing>
          <wp:inline distT="0" distB="0" distL="0" distR="0">
            <wp:extent cx="5760085" cy="272134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CD1C13" w:rsidRDefault="00CD1C13" w:rsidP="00CD1C13">
      <w:pPr>
        <w:pStyle w:val="Caption"/>
        <w:ind w:firstLine="0"/>
        <w:rPr>
          <w:lang w:val="en-US"/>
        </w:rPr>
      </w:pPr>
      <w:bookmarkStart w:id="478" w:name="_Ref360802091"/>
      <w:bookmarkStart w:id="479" w:name="_Toc365125931"/>
      <w:r w:rsidRPr="00BC61B6">
        <w:rPr>
          <w:lang w:val="en-US"/>
        </w:rPr>
        <w:t xml:space="preserve">Figure </w:t>
      </w:r>
      <w:r w:rsidR="00D57FFC">
        <w:fldChar w:fldCharType="begin"/>
      </w:r>
      <w:r w:rsidRPr="00BC61B6">
        <w:rPr>
          <w:lang w:val="en-US"/>
        </w:rPr>
        <w:instrText xml:space="preserve"> SEQ Figure \* ARABIC </w:instrText>
      </w:r>
      <w:r w:rsidR="00D57FFC">
        <w:fldChar w:fldCharType="separate"/>
      </w:r>
      <w:r w:rsidR="002019AD">
        <w:rPr>
          <w:noProof/>
          <w:lang w:val="en-US"/>
        </w:rPr>
        <w:t>25</w:t>
      </w:r>
      <w:r w:rsidR="00D57FFC">
        <w:fldChar w:fldCharType="end"/>
      </w:r>
      <w:bookmarkEnd w:id="478"/>
      <w:r w:rsidRPr="00BC61B6">
        <w:rPr>
          <w:lang w:val="en-US"/>
        </w:rPr>
        <w:t xml:space="preserve">: </w:t>
      </w:r>
      <w:r>
        <w:rPr>
          <w:lang w:val="en-US"/>
        </w:rPr>
        <w:t>G</w:t>
      </w:r>
      <w:r w:rsidRPr="00BC61B6">
        <w:rPr>
          <w:lang w:val="en-US"/>
        </w:rPr>
        <w:t xml:space="preserve">raph from </w:t>
      </w:r>
      <w:r w:rsidR="00D57FFC">
        <w:fldChar w:fldCharType="begin"/>
      </w:r>
      <w:r w:rsidRPr="00BC61B6">
        <w:rPr>
          <w:lang w:val="en-US"/>
        </w:rPr>
        <w:instrText xml:space="preserve"> REF _Ref357002313 \h </w:instrText>
      </w:r>
      <w:r w:rsidR="00D57FFC">
        <w:fldChar w:fldCharType="separate"/>
      </w:r>
      <w:ins w:id="480" w:author="Kohwalter" w:date="2013-08-28T14:25:00Z">
        <w:r w:rsidR="002019AD" w:rsidRPr="00BC61B6">
          <w:rPr>
            <w:szCs w:val="24"/>
            <w:lang w:val="en-US"/>
          </w:rPr>
          <w:t xml:space="preserve">Figure </w:t>
        </w:r>
        <w:r w:rsidR="002019AD">
          <w:rPr>
            <w:noProof/>
            <w:szCs w:val="24"/>
            <w:lang w:val="en-US"/>
          </w:rPr>
          <w:t>24</w:t>
        </w:r>
      </w:ins>
      <w:del w:id="481" w:author="Kohwalter" w:date="2013-08-28T14:25:00Z">
        <w:r w:rsidR="007028C8" w:rsidRPr="00BC61B6" w:rsidDel="002019AD">
          <w:rPr>
            <w:szCs w:val="24"/>
            <w:lang w:val="en-US"/>
          </w:rPr>
          <w:delText xml:space="preserve">Figure </w:delText>
        </w:r>
        <w:r w:rsidR="007028C8" w:rsidDel="002019AD">
          <w:rPr>
            <w:noProof/>
            <w:szCs w:val="24"/>
            <w:lang w:val="en-US"/>
          </w:rPr>
          <w:delText>24</w:delText>
        </w:r>
      </w:del>
      <w:r w:rsidR="00D57FFC">
        <w:fldChar w:fldCharType="end"/>
      </w:r>
      <w:r w:rsidRPr="00BC61B6">
        <w:rPr>
          <w:lang w:val="en-US"/>
        </w:rPr>
        <w:t xml:space="preserve"> with “Granularity: 7 days”</w:t>
      </w:r>
      <w:bookmarkEnd w:id="479"/>
    </w:p>
    <w:p w:rsidR="00CD1C13" w:rsidRDefault="00CD1C13" w:rsidP="00BC61B6">
      <w:pPr>
        <w:rPr>
          <w:lang w:val="en-US"/>
        </w:rPr>
      </w:pP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482" w:name="_Ref360802717"/>
      <w:bookmarkStart w:id="483" w:name="_Toc365125932"/>
      <w:r w:rsidRPr="00BC61B6">
        <w:rPr>
          <w:lang w:val="en-US"/>
        </w:rPr>
        <w:t xml:space="preserve">Figure </w:t>
      </w:r>
      <w:r w:rsidR="00D57FFC">
        <w:fldChar w:fldCharType="begin"/>
      </w:r>
      <w:r w:rsidRPr="00BC61B6">
        <w:rPr>
          <w:lang w:val="en-US"/>
        </w:rPr>
        <w:instrText xml:space="preserve"> SEQ Figure \* ARABIC </w:instrText>
      </w:r>
      <w:r w:rsidR="00D57FFC">
        <w:fldChar w:fldCharType="separate"/>
      </w:r>
      <w:r w:rsidR="002019AD">
        <w:rPr>
          <w:noProof/>
          <w:lang w:val="en-US"/>
        </w:rPr>
        <w:t>26</w:t>
      </w:r>
      <w:r w:rsidR="00D57FFC">
        <w:fldChar w:fldCharType="end"/>
      </w:r>
      <w:bookmarkEnd w:id="482"/>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483"/>
    </w:p>
    <w:p w:rsidR="00BC61B6" w:rsidRDefault="00BC61B6" w:rsidP="00BC61B6">
      <w:pPr>
        <w:rPr>
          <w:lang w:val="en-US"/>
        </w:rPr>
      </w:pPr>
      <w:r>
        <w:rPr>
          <w:lang w:val="en-US"/>
        </w:rPr>
        <w:t xml:space="preserve">The “Reset” button removes all modifications made in the graph, </w:t>
      </w:r>
      <w:r w:rsidR="000D39E1">
        <w:rPr>
          <w:lang w:val="en-US"/>
        </w:rPr>
        <w:t xml:space="preserve">setting </w:t>
      </w:r>
      <w:r>
        <w:rPr>
          <w:lang w:val="en-US"/>
        </w:rPr>
        <w:t xml:space="preserve">it to the original state. The “Edge Style” is used to change the edge’s arrow curvature from a quad-curve to straight lines. Lastly, the “Mouse Mode” </w:t>
      </w:r>
      <w:r w:rsidR="000D39E1">
        <w:rPr>
          <w:lang w:val="en-US"/>
        </w:rPr>
        <w:t>has the purpose of</w:t>
      </w:r>
      <w:r>
        <w:rPr>
          <w:lang w:val="en-US"/>
        </w:rPr>
        <w:t xml:space="preserve">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w:t>
      </w:r>
      <w:r>
        <w:rPr>
          <w:lang w:val="en-US"/>
        </w:rPr>
        <w:lastRenderedPageBreak/>
        <w:t xml:space="preserve">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t xml:space="preserve">Note that only the “Neutral” type is selected in the displayed graph shown in </w:t>
      </w:r>
      <w:r w:rsidR="00D57FFC">
        <w:rPr>
          <w:lang w:val="en-US"/>
        </w:rPr>
        <w:fldChar w:fldCharType="begin"/>
      </w:r>
      <w:r>
        <w:rPr>
          <w:lang w:val="en-US"/>
        </w:rPr>
        <w:instrText xml:space="preserve"> REF _Ref357002313 \h </w:instrText>
      </w:r>
      <w:r w:rsidR="00D57FFC">
        <w:rPr>
          <w:lang w:val="en-US"/>
        </w:rPr>
      </w:r>
      <w:r w:rsidR="00D57FFC">
        <w:rPr>
          <w:lang w:val="en-US"/>
        </w:rPr>
        <w:fldChar w:fldCharType="separate"/>
      </w:r>
      <w:ins w:id="484" w:author="Kohwalter" w:date="2013-08-28T14:25:00Z">
        <w:r w:rsidR="002019AD" w:rsidRPr="00BC61B6">
          <w:rPr>
            <w:szCs w:val="24"/>
            <w:lang w:val="en-US"/>
          </w:rPr>
          <w:t xml:space="preserve">Figure </w:t>
        </w:r>
        <w:r w:rsidR="002019AD">
          <w:rPr>
            <w:noProof/>
            <w:szCs w:val="24"/>
            <w:lang w:val="en-US"/>
          </w:rPr>
          <w:t>24</w:t>
        </w:r>
      </w:ins>
      <w:del w:id="485" w:author="Kohwalter" w:date="2013-08-28T14:25:00Z">
        <w:r w:rsidR="007028C8" w:rsidRPr="00BC61B6" w:rsidDel="002019AD">
          <w:rPr>
            <w:szCs w:val="24"/>
            <w:lang w:val="en-US"/>
          </w:rPr>
          <w:delText xml:space="preserve">Figure </w:delText>
        </w:r>
        <w:r w:rsidR="007028C8" w:rsidDel="002019AD">
          <w:rPr>
            <w:noProof/>
            <w:szCs w:val="24"/>
            <w:lang w:val="en-US"/>
          </w:rPr>
          <w:delText>24</w:delText>
        </w:r>
      </w:del>
      <w:r w:rsidR="00D57FFC">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r w:rsidR="000D39E1">
        <w:rPr>
          <w:lang w:val="en-US"/>
        </w:rPr>
        <w:t>it</w:t>
      </w:r>
      <w:r>
        <w:rPr>
          <w:lang w:val="en-US"/>
        </w:rPr>
        <w:t xml:space="preserve">. The full graph can be seen if all edge’s types are selected, resulting in the section of the graph illustrated by </w:t>
      </w:r>
      <w:r w:rsidR="00D57FFC">
        <w:rPr>
          <w:lang w:val="en-US"/>
        </w:rPr>
        <w:fldChar w:fldCharType="begin"/>
      </w:r>
      <w:r>
        <w:rPr>
          <w:lang w:val="en-US"/>
        </w:rPr>
        <w:instrText xml:space="preserve"> REF _Ref357006932 \h </w:instrText>
      </w:r>
      <w:r w:rsidR="00D57FFC">
        <w:rPr>
          <w:lang w:val="en-US"/>
        </w:rPr>
      </w:r>
      <w:r w:rsidR="00D57FFC">
        <w:rPr>
          <w:lang w:val="en-US"/>
        </w:rPr>
        <w:fldChar w:fldCharType="separate"/>
      </w:r>
      <w:ins w:id="486" w:author="Kohwalter" w:date="2013-08-28T14:25:00Z">
        <w:r w:rsidR="002019AD" w:rsidRPr="00BC61B6">
          <w:rPr>
            <w:szCs w:val="24"/>
            <w:lang w:val="en-US"/>
          </w:rPr>
          <w:t xml:space="preserve">Figure </w:t>
        </w:r>
        <w:r w:rsidR="002019AD">
          <w:rPr>
            <w:noProof/>
            <w:szCs w:val="24"/>
            <w:lang w:val="en-US"/>
          </w:rPr>
          <w:t>27</w:t>
        </w:r>
      </w:ins>
      <w:del w:id="487" w:author="Kohwalter" w:date="2013-08-28T14:25:00Z">
        <w:r w:rsidR="007028C8" w:rsidRPr="00BC61B6" w:rsidDel="002019AD">
          <w:rPr>
            <w:szCs w:val="24"/>
            <w:lang w:val="en-US"/>
          </w:rPr>
          <w:delText xml:space="preserve">Figure </w:delText>
        </w:r>
        <w:r w:rsidR="007028C8" w:rsidDel="002019AD">
          <w:rPr>
            <w:noProof/>
            <w:szCs w:val="24"/>
            <w:lang w:val="en-US"/>
          </w:rPr>
          <w:delText>27</w:delText>
        </w:r>
      </w:del>
      <w:r w:rsidR="00D57FFC">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488" w:name="_Ref357006932"/>
      <w:bookmarkStart w:id="489" w:name="_Toc365125933"/>
      <w:r w:rsidRPr="00BC61B6">
        <w:rPr>
          <w:szCs w:val="24"/>
          <w:lang w:val="en-US"/>
        </w:rPr>
        <w:t xml:space="preserve">Figure </w:t>
      </w:r>
      <w:r w:rsidR="00D57FFC" w:rsidRPr="005C7678">
        <w:rPr>
          <w:szCs w:val="24"/>
        </w:rPr>
        <w:fldChar w:fldCharType="begin"/>
      </w:r>
      <w:r w:rsidRPr="00BC61B6">
        <w:rPr>
          <w:szCs w:val="24"/>
          <w:lang w:val="en-US"/>
        </w:rPr>
        <w:instrText xml:space="preserve"> SEQ Figure \* ARABIC </w:instrText>
      </w:r>
      <w:r w:rsidR="00D57FFC" w:rsidRPr="005C7678">
        <w:rPr>
          <w:szCs w:val="24"/>
        </w:rPr>
        <w:fldChar w:fldCharType="separate"/>
      </w:r>
      <w:r w:rsidR="002019AD">
        <w:rPr>
          <w:noProof/>
          <w:szCs w:val="24"/>
          <w:lang w:val="en-US"/>
        </w:rPr>
        <w:t>27</w:t>
      </w:r>
      <w:r w:rsidR="00D57FFC" w:rsidRPr="005C7678">
        <w:rPr>
          <w:szCs w:val="24"/>
        </w:rPr>
        <w:fldChar w:fldCharType="end"/>
      </w:r>
      <w:bookmarkEnd w:id="488"/>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ins w:id="490" w:author="Kohwalter" w:date="2013-08-28T14:25:00Z">
          <w:r w:rsidR="002019AD" w:rsidRPr="00BC61B6">
            <w:rPr>
              <w:szCs w:val="24"/>
              <w:lang w:val="en-US"/>
            </w:rPr>
            <w:t xml:space="preserve">Figure </w:t>
          </w:r>
          <w:r w:rsidR="002019AD">
            <w:rPr>
              <w:szCs w:val="24"/>
              <w:lang w:val="en-US"/>
            </w:rPr>
            <w:t>24</w:t>
          </w:r>
        </w:ins>
        <w:del w:id="491" w:author="Kohwalter" w:date="2013-08-28T14:25:00Z">
          <w:r w:rsidR="007028C8" w:rsidRPr="00BC61B6" w:rsidDel="002019AD">
            <w:rPr>
              <w:szCs w:val="24"/>
              <w:lang w:val="en-US"/>
            </w:rPr>
            <w:delText xml:space="preserve">Figure </w:delText>
          </w:r>
          <w:r w:rsidR="007028C8" w:rsidDel="002019AD">
            <w:rPr>
              <w:szCs w:val="24"/>
              <w:lang w:val="en-US"/>
            </w:rPr>
            <w:delText>24</w:delText>
          </w:r>
        </w:del>
      </w:fldSimple>
      <w:r w:rsidRPr="00BC61B6">
        <w:rPr>
          <w:szCs w:val="24"/>
          <w:lang w:val="en-US"/>
        </w:rPr>
        <w:t xml:space="preserve"> but with all edges</w:t>
      </w:r>
      <w:bookmarkEnd w:id="489"/>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D57FFC">
        <w:rPr>
          <w:lang w:val="en-US"/>
        </w:rPr>
        <w:fldChar w:fldCharType="begin"/>
      </w:r>
      <w:r>
        <w:rPr>
          <w:lang w:val="en-US"/>
        </w:rPr>
        <w:instrText xml:space="preserve"> REF _Ref357603253 \h </w:instrText>
      </w:r>
      <w:r w:rsidR="00D57FFC">
        <w:rPr>
          <w:lang w:val="en-US"/>
        </w:rPr>
      </w:r>
      <w:r w:rsidR="00D57FFC">
        <w:rPr>
          <w:lang w:val="en-US"/>
        </w:rPr>
        <w:fldChar w:fldCharType="separate"/>
      </w:r>
      <w:ins w:id="492" w:author="Kohwalter" w:date="2013-08-28T14:25:00Z">
        <w:r w:rsidR="002019AD" w:rsidRPr="00BC61B6">
          <w:rPr>
            <w:szCs w:val="24"/>
            <w:lang w:val="en-US"/>
          </w:rPr>
          <w:t xml:space="preserve">Figure </w:t>
        </w:r>
        <w:r w:rsidR="002019AD">
          <w:rPr>
            <w:noProof/>
            <w:szCs w:val="24"/>
            <w:lang w:val="en-US"/>
          </w:rPr>
          <w:t>28</w:t>
        </w:r>
      </w:ins>
      <w:del w:id="493" w:author="Kohwalter" w:date="2013-08-28T14:25:00Z">
        <w:r w:rsidR="007028C8" w:rsidRPr="00BC61B6" w:rsidDel="002019AD">
          <w:rPr>
            <w:szCs w:val="24"/>
            <w:lang w:val="en-US"/>
          </w:rPr>
          <w:delText xml:space="preserve">Figure </w:delText>
        </w:r>
        <w:r w:rsidR="007028C8" w:rsidDel="002019AD">
          <w:rPr>
            <w:noProof/>
            <w:szCs w:val="24"/>
            <w:lang w:val="en-US"/>
          </w:rPr>
          <w:delText>28</w:delText>
        </w:r>
      </w:del>
      <w:r w:rsidR="00D57FFC">
        <w:rPr>
          <w:lang w:val="en-US"/>
        </w:rPr>
        <w:fldChar w:fldCharType="end"/>
      </w:r>
      <w:r>
        <w:rPr>
          <w:lang w:val="en-US"/>
        </w:rPr>
        <w:t xml:space="preserve">. </w:t>
      </w:r>
      <w:r w:rsidR="000D39E1">
        <w:rPr>
          <w:lang w:val="en-US"/>
        </w:rPr>
        <w:t>The</w:t>
      </w:r>
      <w:r w:rsidR="000D39E1">
        <w:rPr>
          <w:szCs w:val="24"/>
          <w:lang w:val="en-US"/>
        </w:rPr>
        <w:t xml:space="preserve"> l</w:t>
      </w:r>
      <w:r w:rsidR="00E5547C" w:rsidRPr="00BC61B6">
        <w:rPr>
          <w:szCs w:val="24"/>
          <w:lang w:val="en-US"/>
        </w:rPr>
        <w:t xml:space="preserve">eft picture has the </w:t>
      </w:r>
      <w:r w:rsidR="00E5547C" w:rsidRPr="00BC61B6">
        <w:rPr>
          <w:szCs w:val="24"/>
          <w:lang w:val="en-US"/>
        </w:rPr>
        <w:lastRenderedPageBreak/>
        <w:t>"Val"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494" w:name="_Ref357603253"/>
      <w:bookmarkStart w:id="495" w:name="_Toc365125934"/>
      <w:r w:rsidRPr="00BC61B6">
        <w:rPr>
          <w:szCs w:val="24"/>
          <w:lang w:val="en-US"/>
        </w:rPr>
        <w:t xml:space="preserve">Figure </w:t>
      </w:r>
      <w:r w:rsidR="00D57FFC" w:rsidRPr="004304F7">
        <w:rPr>
          <w:szCs w:val="24"/>
        </w:rPr>
        <w:fldChar w:fldCharType="begin"/>
      </w:r>
      <w:r w:rsidRPr="00BC61B6">
        <w:rPr>
          <w:szCs w:val="24"/>
          <w:lang w:val="en-US"/>
        </w:rPr>
        <w:instrText xml:space="preserve"> SEQ Figure \* ARABIC </w:instrText>
      </w:r>
      <w:r w:rsidR="00D57FFC" w:rsidRPr="004304F7">
        <w:rPr>
          <w:szCs w:val="24"/>
        </w:rPr>
        <w:fldChar w:fldCharType="separate"/>
      </w:r>
      <w:r w:rsidR="002019AD">
        <w:rPr>
          <w:noProof/>
          <w:szCs w:val="24"/>
          <w:lang w:val="en-US"/>
        </w:rPr>
        <w:t>28</w:t>
      </w:r>
      <w:r w:rsidR="00D57FFC" w:rsidRPr="004304F7">
        <w:rPr>
          <w:szCs w:val="24"/>
        </w:rPr>
        <w:fldChar w:fldCharType="end"/>
      </w:r>
      <w:bookmarkEnd w:id="494"/>
      <w:r w:rsidRPr="00BC61B6">
        <w:rPr>
          <w:szCs w:val="24"/>
          <w:lang w:val="en-US"/>
        </w:rPr>
        <w:t>: Analyzing Daniel's productivity</w:t>
      </w:r>
      <w:bookmarkEnd w:id="495"/>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D57FFC">
        <w:rPr>
          <w:lang w:val="en-US"/>
        </w:rPr>
        <w:fldChar w:fldCharType="begin"/>
      </w:r>
      <w:r>
        <w:rPr>
          <w:lang w:val="en-US"/>
        </w:rPr>
        <w:instrText xml:space="preserve"> REF _Ref357080472 \h </w:instrText>
      </w:r>
      <w:r w:rsidR="00D57FFC">
        <w:rPr>
          <w:lang w:val="en-US"/>
        </w:rPr>
      </w:r>
      <w:r w:rsidR="00D57FFC">
        <w:rPr>
          <w:lang w:val="en-US"/>
        </w:rPr>
        <w:fldChar w:fldCharType="separate"/>
      </w:r>
      <w:ins w:id="496" w:author="Kohwalter" w:date="2013-08-28T14:25:00Z">
        <w:r w:rsidR="002019AD" w:rsidRPr="00BC61B6">
          <w:rPr>
            <w:szCs w:val="24"/>
            <w:lang w:val="en-US"/>
          </w:rPr>
          <w:t xml:space="preserve">Figure </w:t>
        </w:r>
        <w:r w:rsidR="002019AD">
          <w:rPr>
            <w:noProof/>
            <w:szCs w:val="24"/>
            <w:lang w:val="en-US"/>
          </w:rPr>
          <w:t>29</w:t>
        </w:r>
      </w:ins>
      <w:del w:id="497" w:author="Kohwalter" w:date="2013-08-28T14:25:00Z">
        <w:r w:rsidR="007028C8" w:rsidRPr="00BC61B6" w:rsidDel="002019AD">
          <w:rPr>
            <w:szCs w:val="24"/>
            <w:lang w:val="en-US"/>
          </w:rPr>
          <w:delText xml:space="preserve">Figure </w:delText>
        </w:r>
        <w:r w:rsidR="007028C8" w:rsidDel="002019AD">
          <w:rPr>
            <w:noProof/>
            <w:szCs w:val="24"/>
            <w:lang w:val="en-US"/>
          </w:rPr>
          <w:delText>29</w:delText>
        </w:r>
      </w:del>
      <w:r w:rsidR="00D57FFC">
        <w:rPr>
          <w:lang w:val="en-US"/>
        </w:rPr>
        <w:fldChar w:fldCharType="end"/>
      </w:r>
      <w:r>
        <w:rPr>
          <w:lang w:val="en-US"/>
        </w:rPr>
        <w:t xml:space="preserve"> it is possible to quickly identify that an </w:t>
      </w:r>
      <w:r>
        <w:rPr>
          <w:lang w:val="en-US"/>
        </w:rPr>
        <w:lastRenderedPageBreak/>
        <w:t xml:space="preserve">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498" w:name="_Ref357080472"/>
      <w:bookmarkStart w:id="499" w:name="_Toc365125935"/>
      <w:r w:rsidRPr="00BC61B6">
        <w:rPr>
          <w:szCs w:val="24"/>
          <w:lang w:val="en-US"/>
        </w:rPr>
        <w:t xml:space="preserve">Figure </w:t>
      </w:r>
      <w:r w:rsidR="00D57FFC" w:rsidRPr="00390181">
        <w:rPr>
          <w:szCs w:val="24"/>
        </w:rPr>
        <w:fldChar w:fldCharType="begin"/>
      </w:r>
      <w:r w:rsidRPr="00BC61B6">
        <w:rPr>
          <w:szCs w:val="24"/>
          <w:lang w:val="en-US"/>
        </w:rPr>
        <w:instrText xml:space="preserve"> SEQ Figure \* ARABIC </w:instrText>
      </w:r>
      <w:r w:rsidR="00D57FFC" w:rsidRPr="00390181">
        <w:rPr>
          <w:szCs w:val="24"/>
        </w:rPr>
        <w:fldChar w:fldCharType="separate"/>
      </w:r>
      <w:r w:rsidR="002019AD">
        <w:rPr>
          <w:noProof/>
          <w:szCs w:val="24"/>
          <w:lang w:val="en-US"/>
        </w:rPr>
        <w:t>29</w:t>
      </w:r>
      <w:r w:rsidR="00D57FFC" w:rsidRPr="00390181">
        <w:rPr>
          <w:szCs w:val="24"/>
        </w:rPr>
        <w:fldChar w:fldCharType="end"/>
      </w:r>
      <w:bookmarkEnd w:id="498"/>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ins w:id="500" w:author="Kohwalter" w:date="2013-08-28T14:25:00Z">
          <w:r w:rsidR="002019AD" w:rsidRPr="00BC61B6">
            <w:rPr>
              <w:szCs w:val="24"/>
              <w:lang w:val="en-US"/>
            </w:rPr>
            <w:t xml:space="preserve">Figure </w:t>
          </w:r>
          <w:r w:rsidR="002019AD">
            <w:rPr>
              <w:szCs w:val="24"/>
              <w:lang w:val="en-US"/>
            </w:rPr>
            <w:t>24</w:t>
          </w:r>
        </w:ins>
        <w:del w:id="501" w:author="Kohwalter" w:date="2013-08-28T14:25:00Z">
          <w:r w:rsidR="007028C8" w:rsidRPr="00BC61B6" w:rsidDel="002019AD">
            <w:rPr>
              <w:szCs w:val="24"/>
              <w:lang w:val="en-US"/>
            </w:rPr>
            <w:delText xml:space="preserve">Figure </w:delText>
          </w:r>
          <w:r w:rsidR="007028C8" w:rsidDel="002019AD">
            <w:rPr>
              <w:szCs w:val="24"/>
              <w:lang w:val="en-US"/>
            </w:rPr>
            <w:delText>24</w:delText>
          </w:r>
        </w:del>
      </w:fldSimple>
      <w:r w:rsidRPr="00BC61B6">
        <w:rPr>
          <w:szCs w:val="24"/>
          <w:lang w:val="en-US"/>
        </w:rPr>
        <w:t xml:space="preserve"> but focusing on certain sections of the graph</w:t>
      </w:r>
      <w:bookmarkEnd w:id="499"/>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D57FFC">
        <w:rPr>
          <w:lang w:val="en-US"/>
        </w:rPr>
        <w:fldChar w:fldCharType="begin"/>
      </w:r>
      <w:r>
        <w:rPr>
          <w:lang w:val="en-US"/>
        </w:rPr>
        <w:instrText xml:space="preserve"> REF _Ref357082572 \h </w:instrText>
      </w:r>
      <w:r w:rsidR="00D57FFC">
        <w:rPr>
          <w:lang w:val="en-US"/>
        </w:rPr>
      </w:r>
      <w:r w:rsidR="00D57FFC">
        <w:rPr>
          <w:lang w:val="en-US"/>
        </w:rPr>
        <w:fldChar w:fldCharType="separate"/>
      </w:r>
      <w:ins w:id="502" w:author="Kohwalter" w:date="2013-08-28T14:25:00Z">
        <w:r w:rsidR="002019AD" w:rsidRPr="00BC61B6">
          <w:rPr>
            <w:szCs w:val="24"/>
            <w:lang w:val="en-US"/>
          </w:rPr>
          <w:t xml:space="preserve">Figure </w:t>
        </w:r>
        <w:r w:rsidR="002019AD">
          <w:rPr>
            <w:noProof/>
            <w:szCs w:val="24"/>
            <w:lang w:val="en-US"/>
          </w:rPr>
          <w:t>30</w:t>
        </w:r>
      </w:ins>
      <w:del w:id="503" w:author="Kohwalter" w:date="2013-08-28T14:25:00Z">
        <w:r w:rsidR="007028C8" w:rsidRPr="00BC61B6" w:rsidDel="002019AD">
          <w:rPr>
            <w:szCs w:val="24"/>
            <w:lang w:val="en-US"/>
          </w:rPr>
          <w:delText xml:space="preserve">Figure </w:delText>
        </w:r>
        <w:r w:rsidR="007028C8" w:rsidDel="002019AD">
          <w:rPr>
            <w:noProof/>
            <w:szCs w:val="24"/>
            <w:lang w:val="en-US"/>
          </w:rPr>
          <w:delText>30</w:delText>
        </w:r>
      </w:del>
      <w:r w:rsidR="00D57FFC">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D57FFC">
        <w:rPr>
          <w:lang w:val="en-US"/>
        </w:rPr>
        <w:fldChar w:fldCharType="begin"/>
      </w:r>
      <w:r>
        <w:rPr>
          <w:lang w:val="en-US"/>
        </w:rPr>
        <w:instrText xml:space="preserve"> REF _Ref357082598 \h </w:instrText>
      </w:r>
      <w:r w:rsidR="00D57FFC">
        <w:rPr>
          <w:lang w:val="en-US"/>
        </w:rPr>
      </w:r>
      <w:r w:rsidR="00D57FFC">
        <w:rPr>
          <w:lang w:val="en-US"/>
        </w:rPr>
        <w:fldChar w:fldCharType="separate"/>
      </w:r>
      <w:ins w:id="504" w:author="Kohwalter" w:date="2013-08-28T14:25:00Z">
        <w:r w:rsidR="002019AD" w:rsidRPr="00BC61B6">
          <w:rPr>
            <w:szCs w:val="24"/>
            <w:lang w:val="en-US"/>
          </w:rPr>
          <w:t xml:space="preserve">Figure </w:t>
        </w:r>
        <w:r w:rsidR="002019AD">
          <w:rPr>
            <w:noProof/>
            <w:szCs w:val="24"/>
            <w:lang w:val="en-US"/>
          </w:rPr>
          <w:t>31</w:t>
        </w:r>
      </w:ins>
      <w:del w:id="505" w:author="Kohwalter" w:date="2013-08-28T14:25:00Z">
        <w:r w:rsidR="007028C8" w:rsidRPr="00BC61B6" w:rsidDel="002019AD">
          <w:rPr>
            <w:szCs w:val="24"/>
            <w:lang w:val="en-US"/>
          </w:rPr>
          <w:delText xml:space="preserve">Figure </w:delText>
        </w:r>
        <w:r w:rsidR="007028C8" w:rsidDel="002019AD">
          <w:rPr>
            <w:noProof/>
            <w:szCs w:val="24"/>
            <w:lang w:val="en-US"/>
          </w:rPr>
          <w:delText>31</w:delText>
        </w:r>
      </w:del>
      <w:r w:rsidR="00D57FFC">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506" w:name="_Ref357082572"/>
      <w:bookmarkStart w:id="507" w:name="_Toc365125936"/>
      <w:r w:rsidRPr="00BC61B6">
        <w:rPr>
          <w:szCs w:val="24"/>
          <w:lang w:val="en-US"/>
        </w:rPr>
        <w:t xml:space="preserve">Figure </w:t>
      </w:r>
      <w:r w:rsidR="00D57FFC" w:rsidRPr="001C60A1">
        <w:rPr>
          <w:szCs w:val="24"/>
        </w:rPr>
        <w:fldChar w:fldCharType="begin"/>
      </w:r>
      <w:r w:rsidRPr="00BC61B6">
        <w:rPr>
          <w:szCs w:val="24"/>
          <w:lang w:val="en-US"/>
        </w:rPr>
        <w:instrText xml:space="preserve"> SEQ Figure \* ARABIC </w:instrText>
      </w:r>
      <w:r w:rsidR="00D57FFC" w:rsidRPr="001C60A1">
        <w:rPr>
          <w:szCs w:val="24"/>
        </w:rPr>
        <w:fldChar w:fldCharType="separate"/>
      </w:r>
      <w:r w:rsidR="002019AD">
        <w:rPr>
          <w:noProof/>
          <w:szCs w:val="24"/>
          <w:lang w:val="en-US"/>
        </w:rPr>
        <w:t>30</w:t>
      </w:r>
      <w:r w:rsidR="00D57FFC" w:rsidRPr="001C60A1">
        <w:rPr>
          <w:szCs w:val="24"/>
        </w:rPr>
        <w:fldChar w:fldCharType="end"/>
      </w:r>
      <w:bookmarkEnd w:id="506"/>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ins w:id="508" w:author="Kohwalter" w:date="2013-08-28T14:25:00Z">
          <w:r w:rsidR="002019AD" w:rsidRPr="00BC61B6">
            <w:rPr>
              <w:szCs w:val="24"/>
              <w:lang w:val="en-US"/>
            </w:rPr>
            <w:t xml:space="preserve">Figure </w:t>
          </w:r>
          <w:r w:rsidR="002019AD">
            <w:rPr>
              <w:szCs w:val="24"/>
              <w:lang w:val="en-US"/>
            </w:rPr>
            <w:t>24</w:t>
          </w:r>
        </w:ins>
        <w:del w:id="509" w:author="Kohwalter" w:date="2013-08-28T14:25:00Z">
          <w:r w:rsidR="007028C8" w:rsidRPr="00BC61B6" w:rsidDel="002019AD">
            <w:rPr>
              <w:szCs w:val="24"/>
              <w:lang w:val="en-US"/>
            </w:rPr>
            <w:delText xml:space="preserve">Figure </w:delText>
          </w:r>
          <w:r w:rsidR="007028C8" w:rsidDel="002019AD">
            <w:rPr>
              <w:szCs w:val="24"/>
              <w:lang w:val="en-US"/>
            </w:rPr>
            <w:delText>24</w:delText>
          </w:r>
        </w:del>
      </w:fldSimple>
      <w:r w:rsidRPr="00BC61B6">
        <w:rPr>
          <w:szCs w:val="24"/>
          <w:lang w:val="en-US"/>
        </w:rPr>
        <w:t xml:space="preserve"> with Attribute Status set to Credits mode</w:t>
      </w:r>
      <w:bookmarkEnd w:id="507"/>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510" w:name="_Ref357082598"/>
      <w:bookmarkStart w:id="511" w:name="_Toc365125937"/>
      <w:r w:rsidRPr="00BC61B6">
        <w:rPr>
          <w:szCs w:val="24"/>
          <w:lang w:val="en-US"/>
        </w:rPr>
        <w:t xml:space="preserve">Figure </w:t>
      </w:r>
      <w:r w:rsidR="00D57FFC" w:rsidRPr="001C60A1">
        <w:rPr>
          <w:szCs w:val="24"/>
        </w:rPr>
        <w:fldChar w:fldCharType="begin"/>
      </w:r>
      <w:r w:rsidRPr="00BC61B6">
        <w:rPr>
          <w:szCs w:val="24"/>
          <w:lang w:val="en-US"/>
        </w:rPr>
        <w:instrText xml:space="preserve"> SEQ Figure \* ARABIC </w:instrText>
      </w:r>
      <w:r w:rsidR="00D57FFC" w:rsidRPr="001C60A1">
        <w:rPr>
          <w:szCs w:val="24"/>
        </w:rPr>
        <w:fldChar w:fldCharType="separate"/>
      </w:r>
      <w:r w:rsidR="002019AD">
        <w:rPr>
          <w:noProof/>
          <w:szCs w:val="24"/>
          <w:lang w:val="en-US"/>
        </w:rPr>
        <w:t>31</w:t>
      </w:r>
      <w:r w:rsidR="00D57FFC" w:rsidRPr="001C60A1">
        <w:rPr>
          <w:szCs w:val="24"/>
        </w:rPr>
        <w:fldChar w:fldCharType="end"/>
      </w:r>
      <w:bookmarkEnd w:id="510"/>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ins w:id="512" w:author="Kohwalter" w:date="2013-08-28T14:25:00Z">
          <w:r w:rsidR="002019AD" w:rsidRPr="00BC61B6">
            <w:rPr>
              <w:szCs w:val="24"/>
              <w:lang w:val="en-US"/>
            </w:rPr>
            <w:t xml:space="preserve">Figure </w:t>
          </w:r>
          <w:r w:rsidR="002019AD">
            <w:rPr>
              <w:szCs w:val="24"/>
              <w:lang w:val="en-US"/>
            </w:rPr>
            <w:t>24</w:t>
          </w:r>
        </w:ins>
        <w:del w:id="513" w:author="Kohwalter" w:date="2013-08-28T14:25:00Z">
          <w:r w:rsidR="007028C8" w:rsidRPr="00BC61B6" w:rsidDel="002019AD">
            <w:rPr>
              <w:szCs w:val="24"/>
              <w:lang w:val="en-US"/>
            </w:rPr>
            <w:delText xml:space="preserve">Figure </w:delText>
          </w:r>
          <w:r w:rsidR="007028C8" w:rsidDel="002019AD">
            <w:rPr>
              <w:szCs w:val="24"/>
              <w:lang w:val="en-US"/>
            </w:rPr>
            <w:delText>24</w:delText>
          </w:r>
        </w:del>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511"/>
    </w:p>
    <w:p w:rsidR="00BC61B6" w:rsidRDefault="00BC61B6" w:rsidP="00BC61B6">
      <w:pPr>
        <w:rPr>
          <w:lang w:val="en-US"/>
        </w:rPr>
      </w:pPr>
      <w:r>
        <w:rPr>
          <w:lang w:val="en-US"/>
        </w:rPr>
        <w:t xml:space="preserve">As can be seen in </w:t>
      </w:r>
      <w:r w:rsidR="00D57FFC">
        <w:rPr>
          <w:lang w:val="en-US"/>
        </w:rPr>
        <w:fldChar w:fldCharType="begin"/>
      </w:r>
      <w:r>
        <w:rPr>
          <w:lang w:val="en-US"/>
        </w:rPr>
        <w:instrText xml:space="preserve"> REF _Ref357082598 \h </w:instrText>
      </w:r>
      <w:r w:rsidR="00D57FFC">
        <w:rPr>
          <w:lang w:val="en-US"/>
        </w:rPr>
      </w:r>
      <w:r w:rsidR="00D57FFC">
        <w:rPr>
          <w:lang w:val="en-US"/>
        </w:rPr>
        <w:fldChar w:fldCharType="separate"/>
      </w:r>
      <w:ins w:id="514" w:author="Kohwalter" w:date="2013-08-28T14:25:00Z">
        <w:r w:rsidR="002019AD" w:rsidRPr="00BC61B6">
          <w:rPr>
            <w:szCs w:val="24"/>
            <w:lang w:val="en-US"/>
          </w:rPr>
          <w:t xml:space="preserve">Figure </w:t>
        </w:r>
        <w:r w:rsidR="002019AD">
          <w:rPr>
            <w:noProof/>
            <w:szCs w:val="24"/>
            <w:lang w:val="en-US"/>
          </w:rPr>
          <w:t>31</w:t>
        </w:r>
      </w:ins>
      <w:del w:id="515" w:author="Kohwalter" w:date="2013-08-28T14:25:00Z">
        <w:r w:rsidR="007028C8" w:rsidRPr="00BC61B6" w:rsidDel="002019AD">
          <w:rPr>
            <w:szCs w:val="24"/>
            <w:lang w:val="en-US"/>
          </w:rPr>
          <w:delText xml:space="preserve">Figure </w:delText>
        </w:r>
        <w:r w:rsidR="007028C8" w:rsidDel="002019AD">
          <w:rPr>
            <w:noProof/>
            <w:szCs w:val="24"/>
            <w:lang w:val="en-US"/>
          </w:rPr>
          <w:delText>31</w:delText>
        </w:r>
      </w:del>
      <w:r w:rsidR="00D57FFC">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D57FFC">
        <w:rPr>
          <w:lang w:val="en-US"/>
        </w:rPr>
        <w:fldChar w:fldCharType="begin"/>
      </w:r>
      <w:r>
        <w:rPr>
          <w:lang w:val="en-US"/>
        </w:rPr>
        <w:instrText xml:space="preserve"> REF _Ref357082611 \h </w:instrText>
      </w:r>
      <w:r w:rsidR="00D57FFC">
        <w:rPr>
          <w:lang w:val="en-US"/>
        </w:rPr>
      </w:r>
      <w:r w:rsidR="00D57FFC">
        <w:rPr>
          <w:lang w:val="en-US"/>
        </w:rPr>
        <w:fldChar w:fldCharType="separate"/>
      </w:r>
      <w:ins w:id="516" w:author="Kohwalter" w:date="2013-08-28T14:25:00Z">
        <w:r w:rsidR="002019AD" w:rsidRPr="00BC61B6">
          <w:rPr>
            <w:szCs w:val="24"/>
            <w:lang w:val="en-US"/>
          </w:rPr>
          <w:t xml:space="preserve">Figure </w:t>
        </w:r>
        <w:r w:rsidR="002019AD">
          <w:rPr>
            <w:noProof/>
            <w:szCs w:val="24"/>
            <w:lang w:val="en-US"/>
          </w:rPr>
          <w:t>32</w:t>
        </w:r>
      </w:ins>
      <w:del w:id="517" w:author="Kohwalter" w:date="2013-08-28T14:25:00Z">
        <w:r w:rsidR="007028C8" w:rsidRPr="00BC61B6" w:rsidDel="002019AD">
          <w:rPr>
            <w:szCs w:val="24"/>
            <w:lang w:val="en-US"/>
          </w:rPr>
          <w:delText xml:space="preserve">Figure </w:delText>
        </w:r>
        <w:r w:rsidR="007028C8" w:rsidDel="002019AD">
          <w:rPr>
            <w:noProof/>
            <w:szCs w:val="24"/>
            <w:lang w:val="en-US"/>
          </w:rPr>
          <w:delText>32</w:delText>
        </w:r>
      </w:del>
      <w:r w:rsidR="00D57FFC">
        <w:rPr>
          <w:lang w:val="en-US"/>
        </w:rPr>
        <w:fldChar w:fldCharType="end"/>
      </w:r>
      <w:r>
        <w:rPr>
          <w:lang w:val="en-US"/>
        </w:rPr>
        <w:t xml:space="preserve">, which grouped these 11 days. </w:t>
      </w:r>
      <w:r w:rsidR="000D39E1">
        <w:rPr>
          <w:lang w:val="en-US"/>
        </w:rPr>
        <w:t>This</w:t>
      </w:r>
      <w:r w:rsidR="000D39E1">
        <w:rPr>
          <w:szCs w:val="24"/>
          <w:lang w:val="en-US"/>
        </w:rPr>
        <w:t xml:space="preserve"> </w:t>
      </w:r>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518" w:name="_Ref357082611"/>
      <w:bookmarkStart w:id="519" w:name="_Toc365125938"/>
      <w:r w:rsidRPr="00BC61B6">
        <w:rPr>
          <w:szCs w:val="24"/>
          <w:lang w:val="en-US"/>
        </w:rPr>
        <w:t xml:space="preserve">Figure </w:t>
      </w:r>
      <w:r w:rsidR="00D57FFC" w:rsidRPr="001C60A1">
        <w:rPr>
          <w:szCs w:val="24"/>
        </w:rPr>
        <w:fldChar w:fldCharType="begin"/>
      </w:r>
      <w:r w:rsidRPr="00BC61B6">
        <w:rPr>
          <w:szCs w:val="24"/>
          <w:lang w:val="en-US"/>
        </w:rPr>
        <w:instrText xml:space="preserve"> SEQ Figure \* ARABIC </w:instrText>
      </w:r>
      <w:r w:rsidR="00D57FFC" w:rsidRPr="001C60A1">
        <w:rPr>
          <w:szCs w:val="24"/>
        </w:rPr>
        <w:fldChar w:fldCharType="separate"/>
      </w:r>
      <w:r w:rsidR="002019AD">
        <w:rPr>
          <w:noProof/>
          <w:szCs w:val="24"/>
          <w:lang w:val="en-US"/>
        </w:rPr>
        <w:t>32</w:t>
      </w:r>
      <w:r w:rsidR="00D57FFC" w:rsidRPr="001C60A1">
        <w:rPr>
          <w:szCs w:val="24"/>
        </w:rPr>
        <w:fldChar w:fldCharType="end"/>
      </w:r>
      <w:bookmarkEnd w:id="518"/>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ins w:id="520" w:author="Kohwalter" w:date="2013-08-28T14:25:00Z">
          <w:r w:rsidR="002019AD" w:rsidRPr="00BC61B6">
            <w:rPr>
              <w:szCs w:val="24"/>
              <w:lang w:val="en-US"/>
            </w:rPr>
            <w:t xml:space="preserve">Figure </w:t>
          </w:r>
          <w:r w:rsidR="002019AD">
            <w:rPr>
              <w:szCs w:val="24"/>
              <w:lang w:val="en-US"/>
            </w:rPr>
            <w:t>24</w:t>
          </w:r>
        </w:ins>
        <w:del w:id="521" w:author="Kohwalter" w:date="2013-08-28T14:25:00Z">
          <w:r w:rsidR="007028C8" w:rsidRPr="00BC61B6" w:rsidDel="002019AD">
            <w:rPr>
              <w:szCs w:val="24"/>
              <w:lang w:val="en-US"/>
            </w:rPr>
            <w:delText xml:space="preserve">Figure </w:delText>
          </w:r>
          <w:r w:rsidR="007028C8" w:rsidDel="002019AD">
            <w:rPr>
              <w:szCs w:val="24"/>
              <w:lang w:val="en-US"/>
            </w:rPr>
            <w:delText>24</w:delText>
          </w:r>
        </w:del>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519"/>
    </w:p>
    <w:p w:rsidR="00BC61B6" w:rsidRDefault="00BC61B6" w:rsidP="00BC61B6">
      <w:pPr>
        <w:pStyle w:val="Heading2"/>
        <w:rPr>
          <w:lang w:val="en-US"/>
        </w:rPr>
      </w:pPr>
      <w:bookmarkStart w:id="522" w:name="_Ref357096717"/>
      <w:bookmarkStart w:id="523" w:name="_Toc365125986"/>
      <w:r w:rsidRPr="0030598F">
        <w:rPr>
          <w:lang w:val="en-US"/>
        </w:rPr>
        <w:t>Final Considerations</w:t>
      </w:r>
      <w:bookmarkEnd w:id="522"/>
      <w:bookmarkEnd w:id="523"/>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 xml:space="preserve">game </w:t>
      </w:r>
      <w:del w:id="524" w:author="Kohwalter" w:date="2013-08-24T16:40:00Z">
        <w:r w:rsidRPr="0096525F" w:rsidDel="0011055E">
          <w:rPr>
            <w:i/>
            <w:lang w:val="en-US"/>
          </w:rPr>
          <w:delText xml:space="preserve">flow </w:delText>
        </w:r>
      </w:del>
      <w:ins w:id="525" w:author="Kohwalter" w:date="2013-08-24T16:40:00Z">
        <w:r w:rsidR="0011055E">
          <w:rPr>
            <w:i/>
            <w:lang w:val="en-US"/>
          </w:rPr>
          <w:t>flux</w:t>
        </w:r>
        <w:r w:rsidR="0011055E" w:rsidRPr="0096525F">
          <w:rPr>
            <w:i/>
            <w:lang w:val="en-US"/>
          </w:rPr>
          <w:t xml:space="preserve"> </w:t>
        </w:r>
      </w:ins>
      <w:r w:rsidRPr="0096525F">
        <w:rPr>
          <w:i/>
          <w:lang w:val="en-US"/>
        </w:rPr>
        <w:t>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 xml:space="preserve">game </w:t>
      </w:r>
      <w:del w:id="526" w:author="Kohwalter" w:date="2013-08-24T16:40:00Z">
        <w:r w:rsidRPr="0096525F" w:rsidDel="0011055E">
          <w:rPr>
            <w:i/>
            <w:lang w:val="en-US"/>
          </w:rPr>
          <w:delText xml:space="preserve">flow </w:delText>
        </w:r>
      </w:del>
      <w:ins w:id="527" w:author="Kohwalter" w:date="2013-08-24T16:40:00Z">
        <w:r w:rsidR="0011055E">
          <w:rPr>
            <w:i/>
            <w:lang w:val="en-US"/>
          </w:rPr>
          <w:t>flux</w:t>
        </w:r>
        <w:r w:rsidR="0011055E" w:rsidRPr="0096525F">
          <w:rPr>
            <w:i/>
            <w:lang w:val="en-US"/>
          </w:rPr>
          <w:t xml:space="preserve"> </w:t>
        </w:r>
      </w:ins>
      <w:r w:rsidRPr="0096525F">
        <w:rPr>
          <w:i/>
          <w:lang w:val="en-US"/>
        </w:rPr>
        <w:t>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 xml:space="preserve">game </w:t>
      </w:r>
      <w:del w:id="528" w:author="Kohwalter" w:date="2013-08-24T16:40:00Z">
        <w:r w:rsidRPr="00985BEB" w:rsidDel="0011055E">
          <w:rPr>
            <w:i/>
            <w:lang w:val="en-US"/>
          </w:rPr>
          <w:delText xml:space="preserve">flow </w:delText>
        </w:r>
      </w:del>
      <w:ins w:id="529" w:author="Kohwalter" w:date="2013-08-24T16:40:00Z">
        <w:r w:rsidR="0011055E">
          <w:rPr>
            <w:i/>
            <w:lang w:val="en-US"/>
          </w:rPr>
          <w:t>flux</w:t>
        </w:r>
        <w:r w:rsidR="0011055E" w:rsidRPr="00985BEB">
          <w:rPr>
            <w:i/>
            <w:lang w:val="en-US"/>
          </w:rPr>
          <w:t xml:space="preserve"> </w:t>
        </w:r>
      </w:ins>
      <w:r w:rsidRPr="00985BEB">
        <w:rPr>
          <w:i/>
          <w:lang w:val="en-US"/>
        </w:rPr>
        <w:t>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 xml:space="preserve">game </w:t>
      </w:r>
      <w:del w:id="530" w:author="Kohwalter" w:date="2013-08-24T16:40:00Z">
        <w:r w:rsidRPr="00985BEB" w:rsidDel="0011055E">
          <w:rPr>
            <w:i/>
            <w:lang w:val="en-US"/>
          </w:rPr>
          <w:delText xml:space="preserve">flow </w:delText>
        </w:r>
      </w:del>
      <w:ins w:id="531" w:author="Kohwalter" w:date="2013-08-24T16:40:00Z">
        <w:r w:rsidR="0011055E">
          <w:rPr>
            <w:i/>
            <w:lang w:val="en-US"/>
          </w:rPr>
          <w:t>flux</w:t>
        </w:r>
        <w:r w:rsidR="0011055E" w:rsidRPr="00985BEB">
          <w:rPr>
            <w:i/>
            <w:lang w:val="en-US"/>
          </w:rPr>
          <w:t xml:space="preserve"> </w:t>
        </w:r>
      </w:ins>
      <w:r w:rsidRPr="00985BEB">
        <w:rPr>
          <w:i/>
          <w:lang w:val="en-US"/>
        </w:rPr>
        <w:t>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w:t>
      </w:r>
      <w:r w:rsidR="005C2235">
        <w:rPr>
          <w:lang w:val="en-US"/>
        </w:rPr>
        <w:t xml:space="preserve">one part </w:t>
      </w:r>
      <w:r>
        <w:rPr>
          <w:lang w:val="en-US"/>
        </w:rPr>
        <w:t xml:space="preserve">of the provenance graph (11 days), the original graph </w:t>
      </w:r>
      <w:r w:rsidR="005C2235">
        <w:rPr>
          <w:lang w:val="en-US"/>
        </w:rPr>
        <w:t xml:space="preserve">consists </w:t>
      </w:r>
      <w:proofErr w:type="spellStart"/>
      <w:r w:rsidR="005C2235">
        <w:rPr>
          <w:lang w:val="en-US"/>
        </w:rPr>
        <w:t>on</w:t>
      </w:r>
      <w:proofErr w:type="spellEnd"/>
      <w:r w:rsidR="005C2235">
        <w:rPr>
          <w:lang w:val="en-US"/>
        </w:rPr>
        <w:t xml:space="preserve"> </w:t>
      </w:r>
      <w:r>
        <w:rPr>
          <w:lang w:val="en-US"/>
        </w:rPr>
        <w:t>40 days long and contains 273 vertices and was used during the experiments described at chapter 6. However, graphs with more vertices might generate problems for the user in terms of visualization</w:t>
      </w:r>
      <w:r w:rsidR="005C2235">
        <w:rPr>
          <w:lang w:val="en-US"/>
        </w:rPr>
        <w:t xml:space="preserve"> and </w:t>
      </w:r>
      <w:r w:rsidR="00BB2120">
        <w:rPr>
          <w:lang w:val="en-US"/>
        </w:rPr>
        <w:t xml:space="preserve">visual </w:t>
      </w:r>
      <w:r w:rsidR="005C2235">
        <w:rPr>
          <w:lang w:val="en-US"/>
        </w:rPr>
        <w:t>analysis</w:t>
      </w:r>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r w:rsidR="005C2235">
        <w:rPr>
          <w:lang w:val="en-US"/>
        </w:rPr>
        <w:t xml:space="preserve">trivially </w:t>
      </w:r>
      <w:r>
        <w:rPr>
          <w:lang w:val="en-US"/>
        </w:rPr>
        <w:t xml:space="preserve">adapted to </w:t>
      </w:r>
      <w:r w:rsidR="005C2235">
        <w:rPr>
          <w:lang w:val="en-US"/>
        </w:rPr>
        <w:t>fit in</w:t>
      </w:r>
      <w:r>
        <w:rPr>
          <w:lang w:val="en-US"/>
        </w:rPr>
        <w:t xml:space="preserve"> other games. Most resources present in it were designed to work independently of the game context. The few features that are context dependable, </w:t>
      </w:r>
      <w:r w:rsidR="005C2235">
        <w:rPr>
          <w:lang w:val="en-US"/>
        </w:rPr>
        <w:t xml:space="preserve">such as </w:t>
      </w:r>
      <w:r>
        <w:rPr>
          <w:lang w:val="en-US"/>
        </w:rPr>
        <w:t>filters</w:t>
      </w:r>
      <w:r w:rsidR="00BB2120">
        <w:rPr>
          <w:lang w:val="en-US"/>
        </w:rPr>
        <w:t>, has</w:t>
      </w:r>
      <w:r>
        <w:rPr>
          <w:lang w:val="en-US"/>
        </w:rPr>
        <w:t xml:space="preserve"> templates and </w:t>
      </w:r>
      <w:r w:rsidR="00BB2120">
        <w:rPr>
          <w:lang w:val="en-US"/>
        </w:rPr>
        <w:t xml:space="preserve">is </w:t>
      </w:r>
      <w:r>
        <w:rPr>
          <w:lang w:val="en-US"/>
        </w:rPr>
        <w:t>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532" w:name="_Toc365125987"/>
      <w:r w:rsidRPr="001E187B">
        <w:rPr>
          <w:lang w:val="en-US"/>
        </w:rPr>
        <w:lastRenderedPageBreak/>
        <w:t xml:space="preserve">– </w:t>
      </w:r>
      <w:r w:rsidR="000D6AC9" w:rsidRPr="001E187B">
        <w:rPr>
          <w:lang w:val="en-US"/>
        </w:rPr>
        <w:t>Evaluation</w:t>
      </w:r>
      <w:bookmarkEnd w:id="532"/>
    </w:p>
    <w:p w:rsidR="00E6284E" w:rsidRPr="00450C14" w:rsidRDefault="00E6284E" w:rsidP="00450C14">
      <w:pPr>
        <w:pStyle w:val="Heading2"/>
      </w:pPr>
      <w:bookmarkStart w:id="533" w:name="_Toc354161752"/>
      <w:bookmarkStart w:id="534" w:name="_Toc365125988"/>
      <w:r w:rsidRPr="00450C14">
        <w:t>Introduction</w:t>
      </w:r>
      <w:bookmarkEnd w:id="533"/>
      <w:bookmarkEnd w:id="534"/>
    </w:p>
    <w:p w:rsidR="00E6284E" w:rsidRDefault="00E6284E" w:rsidP="00E6284E">
      <w:pPr>
        <w:rPr>
          <w:lang w:val="en-US"/>
        </w:rPr>
      </w:pPr>
      <w:r>
        <w:rPr>
          <w:lang w:val="en-US"/>
        </w:rPr>
        <w:t xml:space="preserve">The main motivation of this chapter is </w:t>
      </w:r>
      <w:r w:rsidR="009627FC">
        <w:rPr>
          <w:lang w:val="en-US"/>
        </w:rPr>
        <w:t>related to the</w:t>
      </w:r>
      <w:r>
        <w:rPr>
          <w:lang w:val="en-US"/>
        </w:rPr>
        <w:t xml:space="preserve">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D57FFC">
        <w:rPr>
          <w:lang w:val="en-US"/>
        </w:rPr>
        <w:fldChar w:fldCharType="begin"/>
      </w:r>
      <w:r>
        <w:rPr>
          <w:lang w:val="en-US"/>
        </w:rPr>
        <w:instrText xml:space="preserve"> REF _Ref358651554 \r \h </w:instrText>
      </w:r>
      <w:r w:rsidR="00D57FFC">
        <w:rPr>
          <w:lang w:val="en-US"/>
        </w:rPr>
      </w:r>
      <w:r w:rsidR="00D57FFC">
        <w:rPr>
          <w:lang w:val="en-US"/>
        </w:rPr>
        <w:fldChar w:fldCharType="separate"/>
      </w:r>
      <w:r w:rsidR="002019AD">
        <w:rPr>
          <w:lang w:val="en-US"/>
        </w:rPr>
        <w:t>6.2</w:t>
      </w:r>
      <w:r w:rsidR="00D57FFC">
        <w:rPr>
          <w:lang w:val="en-US"/>
        </w:rPr>
        <w:fldChar w:fldCharType="end"/>
      </w:r>
      <w:r>
        <w:rPr>
          <w:lang w:val="en-US"/>
        </w:rPr>
        <w:t xml:space="preserve"> describes details about the experiment planning. Section </w:t>
      </w:r>
      <w:r w:rsidR="00D57FFC">
        <w:rPr>
          <w:lang w:val="en-US"/>
        </w:rPr>
        <w:fldChar w:fldCharType="begin"/>
      </w:r>
      <w:r>
        <w:rPr>
          <w:lang w:val="en-US"/>
        </w:rPr>
        <w:instrText xml:space="preserve"> REF _Ref358651579 \r \h </w:instrText>
      </w:r>
      <w:r w:rsidR="00D57FFC">
        <w:rPr>
          <w:lang w:val="en-US"/>
        </w:rPr>
      </w:r>
      <w:r w:rsidR="00D57FFC">
        <w:rPr>
          <w:lang w:val="en-US"/>
        </w:rPr>
        <w:fldChar w:fldCharType="separate"/>
      </w:r>
      <w:r w:rsidR="002019AD">
        <w:rPr>
          <w:lang w:val="en-US"/>
        </w:rPr>
        <w:t>6.3</w:t>
      </w:r>
      <w:r w:rsidR="00D57FFC">
        <w:rPr>
          <w:lang w:val="en-US"/>
        </w:rPr>
        <w:fldChar w:fldCharType="end"/>
      </w:r>
      <w:r>
        <w:rPr>
          <w:lang w:val="en-US"/>
        </w:rPr>
        <w:t xml:space="preserve"> explains the experiment execution, while section</w:t>
      </w:r>
      <w:r w:rsidR="009627FC">
        <w:rPr>
          <w:lang w:val="en-US"/>
        </w:rPr>
        <w:t xml:space="preserve"> </w:t>
      </w:r>
      <w:r w:rsidR="00D57FFC">
        <w:rPr>
          <w:lang w:val="en-US"/>
        </w:rPr>
        <w:fldChar w:fldCharType="begin"/>
      </w:r>
      <w:r w:rsidR="00BB2120">
        <w:rPr>
          <w:lang w:val="en-US"/>
        </w:rPr>
        <w:instrText xml:space="preserve"> REF _Ref361925049 \r \h </w:instrText>
      </w:r>
      <w:r w:rsidR="00D57FFC">
        <w:rPr>
          <w:lang w:val="en-US"/>
        </w:rPr>
      </w:r>
      <w:r w:rsidR="00D57FFC">
        <w:rPr>
          <w:lang w:val="en-US"/>
        </w:rPr>
        <w:fldChar w:fldCharType="separate"/>
      </w:r>
      <w:r w:rsidR="002019AD">
        <w:rPr>
          <w:lang w:val="en-US"/>
        </w:rPr>
        <w:t>6.4</w:t>
      </w:r>
      <w:r w:rsidR="00D57FFC">
        <w:rPr>
          <w:lang w:val="en-US"/>
        </w:rPr>
        <w:fldChar w:fldCharType="end"/>
      </w:r>
      <w:r>
        <w:rPr>
          <w:lang w:val="en-US"/>
        </w:rPr>
        <w:t xml:space="preserve"> provides a statistical analysis by detailing tests, their results, and conclusions </w:t>
      </w:r>
      <w:r w:rsidR="009627FC">
        <w:rPr>
          <w:lang w:val="en-US"/>
        </w:rPr>
        <w:t xml:space="preserve">related to </w:t>
      </w:r>
      <w:r>
        <w:rPr>
          <w:lang w:val="en-US"/>
        </w:rPr>
        <w:t xml:space="preserve">the obtained data. Section </w:t>
      </w:r>
      <w:r w:rsidR="00D57FFC">
        <w:rPr>
          <w:lang w:val="en-US"/>
        </w:rPr>
        <w:fldChar w:fldCharType="begin"/>
      </w:r>
      <w:r>
        <w:rPr>
          <w:lang w:val="en-US"/>
        </w:rPr>
        <w:instrText xml:space="preserve"> REF _Ref358651691 \r \h </w:instrText>
      </w:r>
      <w:r w:rsidR="00D57FFC">
        <w:rPr>
          <w:lang w:val="en-US"/>
        </w:rPr>
      </w:r>
      <w:r w:rsidR="00D57FFC">
        <w:rPr>
          <w:lang w:val="en-US"/>
        </w:rPr>
        <w:fldChar w:fldCharType="separate"/>
      </w:r>
      <w:r w:rsidR="002019AD">
        <w:rPr>
          <w:lang w:val="en-US"/>
        </w:rPr>
        <w:t>6.5</w:t>
      </w:r>
      <w:r w:rsidR="00D57FFC">
        <w:rPr>
          <w:lang w:val="en-US"/>
        </w:rPr>
        <w:fldChar w:fldCharType="end"/>
      </w:r>
      <w:r>
        <w:rPr>
          <w:lang w:val="en-US"/>
        </w:rPr>
        <w:t xml:space="preserve"> discusses some threats to validity of the experiment. Lastly, Section </w:t>
      </w:r>
      <w:r w:rsidR="00D57FFC">
        <w:rPr>
          <w:lang w:val="en-US"/>
        </w:rPr>
        <w:fldChar w:fldCharType="begin"/>
      </w:r>
      <w:r>
        <w:rPr>
          <w:lang w:val="en-US"/>
        </w:rPr>
        <w:instrText xml:space="preserve"> REF _Ref358651727 \r \h </w:instrText>
      </w:r>
      <w:r w:rsidR="00D57FFC">
        <w:rPr>
          <w:lang w:val="en-US"/>
        </w:rPr>
      </w:r>
      <w:r w:rsidR="00D57FFC">
        <w:rPr>
          <w:lang w:val="en-US"/>
        </w:rPr>
        <w:fldChar w:fldCharType="separate"/>
      </w:r>
      <w:r w:rsidR="002019AD">
        <w:rPr>
          <w:lang w:val="en-US"/>
        </w:rPr>
        <w:t>6.6</w:t>
      </w:r>
      <w:r w:rsidR="00D57FFC">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535" w:name="_Toc354161753"/>
      <w:bookmarkStart w:id="536" w:name="_Ref358651554"/>
      <w:bookmarkStart w:id="537" w:name="_Toc365125989"/>
      <w:r w:rsidRPr="00450C14">
        <w:rPr>
          <w:rStyle w:val="TabelaChar"/>
          <w:rFonts w:cstheme="majorBidi"/>
          <w:b/>
          <w:color w:val="auto"/>
          <w:sz w:val="24"/>
        </w:rPr>
        <w:t>Experiment Planning</w:t>
      </w:r>
      <w:bookmarkEnd w:id="535"/>
      <w:bookmarkEnd w:id="536"/>
      <w:bookmarkEnd w:id="537"/>
    </w:p>
    <w:p w:rsidR="00E6284E" w:rsidRDefault="00E6284E" w:rsidP="00E6284E">
      <w:pPr>
        <w:rPr>
          <w:lang w:val="en-US"/>
        </w:rPr>
      </w:pPr>
      <w:r>
        <w:rPr>
          <w:lang w:val="en-US"/>
        </w:rPr>
        <w:t>We opted for a controlled environment in order to reduce independent variables that were beyond our control. Instead of playing the game, volunteers watch</w:t>
      </w:r>
      <w:r w:rsidR="009627FC">
        <w:rPr>
          <w:lang w:val="en-US"/>
        </w:rPr>
        <w:t>ed</w:t>
      </w:r>
      <w:r>
        <w:rPr>
          <w:lang w:val="en-US"/>
        </w:rPr>
        <w:t xml:space="preserve"> a recorded game session played by a third person. Thus, the questionnaire can be customized to the game session, allowing </w:t>
      </w:r>
      <w:r w:rsidR="0004430D">
        <w:rPr>
          <w:lang w:val="en-US"/>
        </w:rPr>
        <w:t>asking</w:t>
      </w:r>
      <w:r w:rsidR="009627FC">
        <w:rPr>
          <w:lang w:val="en-US"/>
        </w:rPr>
        <w:t xml:space="preserve"> </w:t>
      </w:r>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D57FFC">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D57FFC">
        <w:rPr>
          <w:lang w:val="en-US"/>
        </w:rPr>
        <w:fldChar w:fldCharType="separate"/>
      </w:r>
      <w:r w:rsidR="00214CC4" w:rsidRPr="00214CC4">
        <w:rPr>
          <w:rFonts w:cs="Times New Roman"/>
          <w:lang w:val="en-US"/>
        </w:rPr>
        <w:t>(BAEZA-YATES; RIBEIRO-NETO, 1999)</w:t>
      </w:r>
      <w:r w:rsidR="00D57FFC">
        <w:rPr>
          <w:lang w:val="en-US"/>
        </w:rPr>
        <w:fldChar w:fldCharType="end"/>
      </w:r>
      <w:r>
        <w:rPr>
          <w:lang w:val="en-US"/>
        </w:rPr>
        <w:t xml:space="preserve"> is a traditional metric for information retrieval and can be seen as a measure of correctness, which is the percentage results that are relevant. Time is measure</w:t>
      </w:r>
      <w:r w:rsidR="009627FC">
        <w:rPr>
          <w:lang w:val="en-US"/>
        </w:rPr>
        <w:t>d</w:t>
      </w:r>
      <w:r>
        <w:rPr>
          <w:lang w:val="en-US"/>
        </w:rPr>
        <w:t xml:space="preserve"> </w:t>
      </w:r>
      <w:r w:rsidR="009627FC">
        <w:rPr>
          <w:lang w:val="en-US"/>
        </w:rPr>
        <w:t>in</w:t>
      </w:r>
      <w:r>
        <w:rPr>
          <w:lang w:val="en-US"/>
        </w:rPr>
        <w:t xml:space="preserve"> minutes taken to complete the questionnaire.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D57FFC">
        <w:rPr>
          <w:lang w:val="en-US"/>
        </w:rPr>
        <w:fldChar w:fldCharType="begin"/>
      </w:r>
      <w:r>
        <w:rPr>
          <w:lang w:val="en-US"/>
        </w:rPr>
        <w:instrText xml:space="preserve"> REF _Ref358305441 \h </w:instrText>
      </w:r>
      <w:r w:rsidR="00D57FFC">
        <w:rPr>
          <w:lang w:val="en-US"/>
        </w:rPr>
      </w:r>
      <w:r w:rsidR="00D57FFC">
        <w:rPr>
          <w:lang w:val="en-US"/>
        </w:rPr>
        <w:fldChar w:fldCharType="separate"/>
      </w:r>
      <w:ins w:id="538" w:author="Kohwalter" w:date="2013-08-28T14:25:00Z">
        <w:r w:rsidR="002019AD" w:rsidRPr="00FD46C2">
          <w:rPr>
            <w:lang w:val="en-US"/>
          </w:rPr>
          <w:t xml:space="preserve">Figure </w:t>
        </w:r>
        <w:r w:rsidR="002019AD">
          <w:rPr>
            <w:noProof/>
            <w:lang w:val="en-US"/>
          </w:rPr>
          <w:t>33</w:t>
        </w:r>
      </w:ins>
      <w:del w:id="539" w:author="Kohwalter" w:date="2013-08-28T14:25:00Z">
        <w:r w:rsidR="007028C8" w:rsidRPr="00FD46C2" w:rsidDel="002019AD">
          <w:rPr>
            <w:lang w:val="en-US"/>
          </w:rPr>
          <w:delText xml:space="preserve">Figure </w:delText>
        </w:r>
        <w:r w:rsidR="007028C8" w:rsidDel="002019AD">
          <w:rPr>
            <w:noProof/>
            <w:lang w:val="en-US"/>
          </w:rPr>
          <w:delText>33</w:delText>
        </w:r>
      </w:del>
      <w:r w:rsidR="00D57FFC">
        <w:rPr>
          <w:lang w:val="en-US"/>
        </w:rPr>
        <w:fldChar w:fldCharType="end"/>
      </w:r>
      <w:r>
        <w:rPr>
          <w:lang w:val="en-US"/>
        </w:rPr>
        <w:t xml:space="preserve"> and is divided</w:t>
      </w:r>
      <w:r w:rsidRPr="002D2296">
        <w:rPr>
          <w:lang w:val="en-US"/>
        </w:rPr>
        <w:t xml:space="preserve"> </w:t>
      </w:r>
      <w:r>
        <w:rPr>
          <w:lang w:val="en-US"/>
        </w:rPr>
        <w:t>in three stages: Generating the questionnaire, running the experiment with volunteers</w:t>
      </w:r>
      <w:ins w:id="540" w:author="Kohwalter" w:date="2013-08-21T15:56:00Z">
        <w:r w:rsidR="00626E0C">
          <w:rPr>
            <w:lang w:val="en-US"/>
          </w:rPr>
          <w:t xml:space="preserve"> (students)</w:t>
        </w:r>
      </w:ins>
      <w:r>
        <w:rPr>
          <w:lang w:val="en-US"/>
        </w:rPr>
        <w:t xml:space="preserve">, and analyzing the results. According to the plan shown in </w:t>
      </w:r>
      <w:r w:rsidR="00D57FFC">
        <w:rPr>
          <w:lang w:val="en-US"/>
        </w:rPr>
        <w:fldChar w:fldCharType="begin"/>
      </w:r>
      <w:r>
        <w:rPr>
          <w:lang w:val="en-US"/>
        </w:rPr>
        <w:instrText xml:space="preserve"> REF _Ref358305441 \h </w:instrText>
      </w:r>
      <w:r w:rsidR="00D57FFC">
        <w:rPr>
          <w:lang w:val="en-US"/>
        </w:rPr>
      </w:r>
      <w:r w:rsidR="00D57FFC">
        <w:rPr>
          <w:lang w:val="en-US"/>
        </w:rPr>
        <w:fldChar w:fldCharType="separate"/>
      </w:r>
      <w:ins w:id="541" w:author="Kohwalter" w:date="2013-08-28T14:25:00Z">
        <w:r w:rsidR="002019AD" w:rsidRPr="00FD46C2">
          <w:rPr>
            <w:lang w:val="en-US"/>
          </w:rPr>
          <w:t xml:space="preserve">Figure </w:t>
        </w:r>
        <w:r w:rsidR="002019AD">
          <w:rPr>
            <w:noProof/>
            <w:lang w:val="en-US"/>
          </w:rPr>
          <w:t>33</w:t>
        </w:r>
      </w:ins>
      <w:del w:id="542" w:author="Kohwalter" w:date="2013-08-28T14:25:00Z">
        <w:r w:rsidR="007028C8" w:rsidRPr="00FD46C2" w:rsidDel="002019AD">
          <w:rPr>
            <w:lang w:val="en-US"/>
          </w:rPr>
          <w:delText xml:space="preserve">Figure </w:delText>
        </w:r>
        <w:r w:rsidR="007028C8" w:rsidDel="002019AD">
          <w:rPr>
            <w:noProof/>
            <w:lang w:val="en-US"/>
          </w:rPr>
          <w:delText>33</w:delText>
        </w:r>
      </w:del>
      <w:r w:rsidR="00D57FFC">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543" w:name="_Ref358305441"/>
      <w:bookmarkStart w:id="544" w:name="_Toc365125939"/>
      <w:r w:rsidRPr="00FD46C2">
        <w:rPr>
          <w:lang w:val="en-US"/>
        </w:rPr>
        <w:t xml:space="preserve">Figure </w:t>
      </w:r>
      <w:r w:rsidR="00D57FFC">
        <w:fldChar w:fldCharType="begin"/>
      </w:r>
      <w:r w:rsidRPr="00FD46C2">
        <w:rPr>
          <w:lang w:val="en-US"/>
        </w:rPr>
        <w:instrText xml:space="preserve"> SEQ Figure \* ARABIC </w:instrText>
      </w:r>
      <w:r w:rsidR="00D57FFC">
        <w:fldChar w:fldCharType="separate"/>
      </w:r>
      <w:r w:rsidR="002019AD">
        <w:rPr>
          <w:noProof/>
          <w:lang w:val="en-US"/>
        </w:rPr>
        <w:t>33</w:t>
      </w:r>
      <w:r w:rsidR="00D57FFC">
        <w:fldChar w:fldCharType="end"/>
      </w:r>
      <w:bookmarkEnd w:id="543"/>
      <w:r w:rsidRPr="00FD46C2">
        <w:rPr>
          <w:lang w:val="en-US"/>
        </w:rPr>
        <w:t xml:space="preserve">: Experiment Execution </w:t>
      </w:r>
      <w:r>
        <w:rPr>
          <w:lang w:val="en-US"/>
        </w:rPr>
        <w:t>activity diagram</w:t>
      </w:r>
      <w:bookmarkEnd w:id="544"/>
    </w:p>
    <w:p w:rsidR="00E6284E" w:rsidRDefault="009627FC" w:rsidP="00E6284E">
      <w:pPr>
        <w:rPr>
          <w:lang w:val="en-US"/>
        </w:rPr>
      </w:pPr>
      <w:r>
        <w:rPr>
          <w:lang w:val="en-US"/>
        </w:rPr>
        <w:t>The</w:t>
      </w:r>
      <w:r w:rsidR="00E6284E">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00E6284E" w:rsidRPr="00A874B0">
        <w:rPr>
          <w:i/>
          <w:lang w:val="en-US"/>
        </w:rPr>
        <w:t>Prov</w:t>
      </w:r>
      <w:proofErr w:type="spellEnd"/>
      <w:r w:rsidR="00E6284E" w:rsidRPr="00A874B0">
        <w:rPr>
          <w:i/>
          <w:lang w:val="en-US"/>
        </w:rPr>
        <w:t xml:space="preserve"> Viewer</w:t>
      </w:r>
      <w:r w:rsidR="00E6284E">
        <w:rPr>
          <w:lang w:val="en-US"/>
        </w:rPr>
        <w:t xml:space="preserve"> while answering the questionnaire, or without provenance, which answers the questionnaire without using the tool. The other seven questions</w:t>
      </w:r>
      <w:r w:rsidR="00E6284E" w:rsidRPr="0087188B">
        <w:rPr>
          <w:rStyle w:val="FootnoteReference"/>
        </w:rPr>
        <w:footnoteReference w:id="9"/>
      </w:r>
      <w:r w:rsidR="00E6284E">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545" w:name="_Toc354161754"/>
      <w:bookmarkStart w:id="546" w:name="_Ref358651579"/>
      <w:bookmarkStart w:id="547" w:name="_Toc365125990"/>
      <w:r w:rsidRPr="00450C14">
        <w:rPr>
          <w:rStyle w:val="TabelaChar"/>
          <w:rFonts w:cstheme="majorBidi"/>
          <w:b/>
          <w:color w:val="auto"/>
          <w:sz w:val="24"/>
        </w:rPr>
        <w:t>Experiment Execution</w:t>
      </w:r>
      <w:bookmarkEnd w:id="545"/>
      <w:bookmarkEnd w:id="546"/>
      <w:bookmarkEnd w:id="547"/>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D57FFC">
        <w:rPr>
          <w:lang w:val="en-US"/>
        </w:rPr>
        <w:fldChar w:fldCharType="begin"/>
      </w:r>
      <w:r w:rsidR="00B44E73">
        <w:rPr>
          <w:lang w:val="en-US"/>
        </w:rPr>
        <w:instrText xml:space="preserve"> REF _Ref361080243 \h </w:instrText>
      </w:r>
      <w:r w:rsidR="00D57FFC">
        <w:rPr>
          <w:lang w:val="en-US"/>
        </w:rPr>
      </w:r>
      <w:r w:rsidR="00D57FFC">
        <w:rPr>
          <w:lang w:val="en-US"/>
        </w:rPr>
        <w:fldChar w:fldCharType="separate"/>
      </w:r>
      <w:ins w:id="548" w:author="Kohwalter" w:date="2013-08-28T14:25:00Z">
        <w:r w:rsidR="002019AD" w:rsidRPr="00DE4D84">
          <w:rPr>
            <w:lang w:val="en-US"/>
          </w:rPr>
          <w:t xml:space="preserve">Table </w:t>
        </w:r>
        <w:r w:rsidR="002019AD">
          <w:rPr>
            <w:noProof/>
            <w:lang w:val="en-US"/>
          </w:rPr>
          <w:t>4</w:t>
        </w:r>
      </w:ins>
      <w:del w:id="549" w:author="Kohwalter" w:date="2013-08-28T14:25:00Z">
        <w:r w:rsidR="007028C8" w:rsidRPr="00DE4D84" w:rsidDel="002019AD">
          <w:rPr>
            <w:lang w:val="en-US"/>
          </w:rPr>
          <w:delText xml:space="preserve">Table </w:delText>
        </w:r>
        <w:r w:rsidR="007028C8" w:rsidDel="002019AD">
          <w:rPr>
            <w:noProof/>
            <w:lang w:val="en-US"/>
          </w:rPr>
          <w:delText>4</w:delText>
        </w:r>
      </w:del>
      <w:r w:rsidR="00D57FFC">
        <w:rPr>
          <w:lang w:val="en-US"/>
        </w:rPr>
        <w:fldChar w:fldCharType="end"/>
      </w:r>
      <w:r>
        <w:rPr>
          <w:lang w:val="en-US"/>
        </w:rPr>
        <w:t xml:space="preserve"> and </w:t>
      </w:r>
      <w:r w:rsidR="00D57FFC">
        <w:rPr>
          <w:lang w:val="en-US"/>
        </w:rPr>
        <w:fldChar w:fldCharType="begin"/>
      </w:r>
      <w:r>
        <w:rPr>
          <w:lang w:val="en-US"/>
        </w:rPr>
        <w:instrText xml:space="preserve"> REF _Ref358902388 \h </w:instrText>
      </w:r>
      <w:r w:rsidR="00D57FFC">
        <w:rPr>
          <w:lang w:val="en-US"/>
        </w:rPr>
      </w:r>
      <w:r w:rsidR="00D57FFC">
        <w:rPr>
          <w:lang w:val="en-US"/>
        </w:rPr>
        <w:fldChar w:fldCharType="separate"/>
      </w:r>
      <w:ins w:id="550" w:author="Kohwalter" w:date="2013-08-28T14:25:00Z">
        <w:r w:rsidR="002019AD" w:rsidRPr="00B919CC">
          <w:rPr>
            <w:lang w:val="en-US"/>
          </w:rPr>
          <w:t xml:space="preserve">Table </w:t>
        </w:r>
        <w:r w:rsidR="002019AD">
          <w:rPr>
            <w:noProof/>
            <w:lang w:val="en-US"/>
          </w:rPr>
          <w:t>5</w:t>
        </w:r>
      </w:ins>
      <w:del w:id="551" w:author="Kohwalter" w:date="2013-08-28T14:25:00Z">
        <w:r w:rsidR="007028C8" w:rsidRPr="00B919CC" w:rsidDel="002019AD">
          <w:rPr>
            <w:lang w:val="en-US"/>
          </w:rPr>
          <w:delText xml:space="preserve">Table </w:delText>
        </w:r>
        <w:r w:rsidR="007028C8" w:rsidDel="002019AD">
          <w:rPr>
            <w:noProof/>
            <w:lang w:val="en-US"/>
          </w:rPr>
          <w:delText>5</w:delText>
        </w:r>
      </w:del>
      <w:r w:rsidR="00D57FFC">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552" w:name="_Ref360982423"/>
    </w:p>
    <w:p w:rsidR="00450C14" w:rsidRPr="00DE4D84" w:rsidRDefault="00450C14" w:rsidP="00450C14">
      <w:pPr>
        <w:pStyle w:val="Caption"/>
        <w:keepNext/>
        <w:ind w:firstLine="0"/>
        <w:rPr>
          <w:lang w:val="en-US"/>
        </w:rPr>
      </w:pPr>
      <w:bookmarkStart w:id="553" w:name="_Ref361080243"/>
      <w:bookmarkStart w:id="554" w:name="_Toc361124161"/>
      <w:r w:rsidRPr="00DE4D84">
        <w:rPr>
          <w:lang w:val="en-US"/>
        </w:rPr>
        <w:t xml:space="preserve">Table </w:t>
      </w:r>
      <w:r w:rsidR="00D57FFC">
        <w:fldChar w:fldCharType="begin"/>
      </w:r>
      <w:r w:rsidRPr="00DE4D84">
        <w:rPr>
          <w:lang w:val="en-US"/>
        </w:rPr>
        <w:instrText xml:space="preserve"> SEQ Table \* ARABIC </w:instrText>
      </w:r>
      <w:r w:rsidR="00D57FFC">
        <w:fldChar w:fldCharType="separate"/>
      </w:r>
      <w:r w:rsidR="002019AD">
        <w:rPr>
          <w:noProof/>
          <w:lang w:val="en-US"/>
        </w:rPr>
        <w:t>4</w:t>
      </w:r>
      <w:r w:rsidR="00D57FFC">
        <w:fldChar w:fldCharType="end"/>
      </w:r>
      <w:bookmarkEnd w:id="552"/>
      <w:bookmarkEnd w:id="553"/>
      <w:r w:rsidRPr="00DE4D84">
        <w:rPr>
          <w:lang w:val="en-US"/>
        </w:rPr>
        <w:t xml:space="preserve">: </w:t>
      </w:r>
      <w:r>
        <w:rPr>
          <w:lang w:val="en-US"/>
        </w:rPr>
        <w:t>Pilot Group with Provenance</w:t>
      </w:r>
      <w:r w:rsidRPr="00DE4D84">
        <w:rPr>
          <w:lang w:val="en-US"/>
        </w:rPr>
        <w:t xml:space="preserve"> Results</w:t>
      </w:r>
      <w:bookmarkEnd w:id="554"/>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555" w:name="_Ref358902383"/>
    </w:p>
    <w:p w:rsidR="002703E3" w:rsidRPr="00B919CC" w:rsidRDefault="002703E3" w:rsidP="002703E3">
      <w:pPr>
        <w:pStyle w:val="Caption"/>
        <w:keepNext/>
        <w:ind w:firstLine="0"/>
        <w:rPr>
          <w:lang w:val="en-US"/>
        </w:rPr>
      </w:pPr>
      <w:bookmarkStart w:id="556" w:name="_Ref358902388"/>
      <w:bookmarkStart w:id="557" w:name="_Toc361124162"/>
      <w:r w:rsidRPr="00B919CC">
        <w:rPr>
          <w:lang w:val="en-US"/>
        </w:rPr>
        <w:lastRenderedPageBreak/>
        <w:t xml:space="preserve">Table </w:t>
      </w:r>
      <w:r w:rsidR="00D57FFC">
        <w:fldChar w:fldCharType="begin"/>
      </w:r>
      <w:r w:rsidRPr="00B919CC">
        <w:rPr>
          <w:lang w:val="en-US"/>
        </w:rPr>
        <w:instrText xml:space="preserve"> SEQ Table \* ARABIC </w:instrText>
      </w:r>
      <w:r w:rsidR="00D57FFC">
        <w:fldChar w:fldCharType="separate"/>
      </w:r>
      <w:r w:rsidR="002019AD">
        <w:rPr>
          <w:noProof/>
          <w:lang w:val="en-US"/>
        </w:rPr>
        <w:t>5</w:t>
      </w:r>
      <w:r w:rsidR="00D57FFC">
        <w:fldChar w:fldCharType="end"/>
      </w:r>
      <w:bookmarkEnd w:id="556"/>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557"/>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555"/>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D57FFC">
        <w:rPr>
          <w:lang w:val="en-US"/>
        </w:rPr>
        <w:fldChar w:fldCharType="begin"/>
      </w:r>
      <w:r>
        <w:rPr>
          <w:lang w:val="en-US"/>
        </w:rPr>
        <w:instrText xml:space="preserve"> REF _Ref360982587 \h </w:instrText>
      </w:r>
      <w:r w:rsidR="00D57FFC">
        <w:rPr>
          <w:lang w:val="en-US"/>
        </w:rPr>
      </w:r>
      <w:r w:rsidR="00D57FFC">
        <w:rPr>
          <w:lang w:val="en-US"/>
        </w:rPr>
        <w:fldChar w:fldCharType="separate"/>
      </w:r>
      <w:ins w:id="558" w:author="Kohwalter" w:date="2013-08-28T14:25:00Z">
        <w:r w:rsidR="002019AD" w:rsidRPr="00F34AF0">
          <w:rPr>
            <w:lang w:val="en-US"/>
          </w:rPr>
          <w:t xml:space="preserve">Figure </w:t>
        </w:r>
        <w:r w:rsidR="002019AD">
          <w:rPr>
            <w:noProof/>
            <w:lang w:val="en-US"/>
          </w:rPr>
          <w:t>34</w:t>
        </w:r>
      </w:ins>
      <w:del w:id="559" w:author="Kohwalter" w:date="2013-08-28T14:25:00Z">
        <w:r w:rsidR="007028C8" w:rsidRPr="00F34AF0" w:rsidDel="002019AD">
          <w:rPr>
            <w:lang w:val="en-US"/>
          </w:rPr>
          <w:delText xml:space="preserve">Figure </w:delText>
        </w:r>
        <w:r w:rsidR="007028C8" w:rsidDel="002019AD">
          <w:rPr>
            <w:noProof/>
            <w:lang w:val="en-US"/>
          </w:rPr>
          <w:delText>34</w:delText>
        </w:r>
      </w:del>
      <w:r w:rsidR="00D57FFC">
        <w:rPr>
          <w:lang w:val="en-US"/>
        </w:rPr>
        <w:fldChar w:fldCharType="end"/>
      </w:r>
      <w:r>
        <w:rPr>
          <w:lang w:val="en-US"/>
        </w:rPr>
        <w:t xml:space="preserve"> illustrates the volunteer’s characteristics, </w:t>
      </w:r>
      <w:r w:rsidR="00C46DA5">
        <w:rPr>
          <w:lang w:val="en-US"/>
        </w:rPr>
        <w:t xml:space="preserve">where </w:t>
      </w:r>
      <w:r>
        <w:rPr>
          <w:lang w:val="en-US"/>
        </w:rPr>
        <w:t xml:space="preserve">the </w:t>
      </w:r>
      <w:r w:rsidR="00585CCB">
        <w:rPr>
          <w:lang w:val="en-US"/>
        </w:rPr>
        <w:t>majority never heard about software engineering and was an</w:t>
      </w:r>
      <w:r>
        <w:rPr>
          <w:lang w:val="en-US"/>
        </w:rPr>
        <w:t xml:space="preserve"> </w:t>
      </w:r>
      <w:r w:rsidR="00C46DA5">
        <w:rPr>
          <w:lang w:val="en-US"/>
        </w:rPr>
        <w:t>under graduating</w:t>
      </w:r>
      <w:r>
        <w:rPr>
          <w:lang w:val="en-US"/>
        </w:rPr>
        <w:t xml:space="preserve"> student</w:t>
      </w:r>
      <w:r w:rsidR="00585CCB">
        <w:rPr>
          <w:lang w:val="en-US"/>
        </w:rPr>
        <w:t xml:space="preserve"> </w:t>
      </w:r>
      <w:r w:rsidR="00D57FFC">
        <w:rPr>
          <w:lang w:val="en-US"/>
        </w:rPr>
        <w:fldChar w:fldCharType="begin"/>
      </w:r>
      <w:r w:rsidR="00585CCB">
        <w:rPr>
          <w:lang w:val="en-US"/>
        </w:rPr>
        <w:instrText xml:space="preserve"> ADDIN ZOTERO_ITEM {"citationID":"eth5mlkt1","properties":{"formattedCitation":"{\\rtf (SVAHNBERG \\i et al.\\i0{}, 2008)}","plainCitation":"(SVAHNBERG et al., 2008)"},"citationItems":[{"id":194,"uris":["http://zotero.org/users/1122386/items/V5A5S4RU"],"uri":["http://zotero.org/users/1122386/items/V5A5S4RU"]}]} </w:instrText>
      </w:r>
      <w:r w:rsidR="00D57FFC">
        <w:rPr>
          <w:lang w:val="en-US"/>
        </w:rPr>
        <w:fldChar w:fldCharType="separate"/>
      </w:r>
      <w:r w:rsidR="00585CCB" w:rsidRPr="00585CCB">
        <w:rPr>
          <w:rFonts w:cs="Times New Roman"/>
          <w:szCs w:val="24"/>
          <w:lang w:val="en-US"/>
        </w:rPr>
        <w:t xml:space="preserve">(SVAHNBERG </w:t>
      </w:r>
      <w:r w:rsidR="00585CCB" w:rsidRPr="00585CCB">
        <w:rPr>
          <w:rFonts w:cs="Times New Roman"/>
          <w:i/>
          <w:iCs/>
          <w:szCs w:val="24"/>
          <w:lang w:val="en-US"/>
        </w:rPr>
        <w:t>et al.</w:t>
      </w:r>
      <w:r w:rsidR="00585CCB" w:rsidRPr="00585CCB">
        <w:rPr>
          <w:rFonts w:cs="Times New Roman"/>
          <w:szCs w:val="24"/>
          <w:lang w:val="en-US"/>
        </w:rPr>
        <w:t>, 2008)</w:t>
      </w:r>
      <w:r w:rsidR="00D57FFC">
        <w:rPr>
          <w:lang w:val="en-US"/>
        </w:rPr>
        <w:fldChar w:fldCharType="end"/>
      </w:r>
      <w:r>
        <w:rPr>
          <w:lang w:val="en-US"/>
        </w:rPr>
        <w:t xml:space="preserve">. After running the experiment on both classes, the questionnaires were analyzed and yielded the results described by </w:t>
      </w:r>
      <w:fldSimple w:instr=" REF _Ref358307865 \h  \* MERGEFORMAT ">
        <w:ins w:id="560" w:author="Kohwalter" w:date="2013-08-28T14:25:00Z">
          <w:r w:rsidR="002019AD" w:rsidRPr="00963E9A">
            <w:rPr>
              <w:lang w:val="en-US"/>
            </w:rPr>
            <w:t xml:space="preserve">Table </w:t>
          </w:r>
          <w:r w:rsidR="002019AD">
            <w:rPr>
              <w:lang w:val="en-US"/>
            </w:rPr>
            <w:t>6</w:t>
          </w:r>
        </w:ins>
        <w:del w:id="561" w:author="Kohwalter" w:date="2013-08-28T14:25:00Z">
          <w:r w:rsidR="007028C8" w:rsidRPr="00963E9A" w:rsidDel="002019AD">
            <w:rPr>
              <w:lang w:val="en-US"/>
            </w:rPr>
            <w:delText xml:space="preserve">Table </w:delText>
          </w:r>
          <w:r w:rsidR="007028C8" w:rsidDel="002019AD">
            <w:rPr>
              <w:lang w:val="en-US"/>
            </w:rPr>
            <w:delText>6</w:delText>
          </w:r>
        </w:del>
      </w:fldSimple>
      <w:r>
        <w:rPr>
          <w:lang w:val="en-US"/>
        </w:rPr>
        <w:t xml:space="preserve"> and </w:t>
      </w:r>
      <w:r w:rsidR="00D57FFC">
        <w:rPr>
          <w:lang w:val="en-US"/>
        </w:rPr>
        <w:fldChar w:fldCharType="begin"/>
      </w:r>
      <w:r>
        <w:rPr>
          <w:lang w:val="en-US"/>
        </w:rPr>
        <w:instrText xml:space="preserve"> REF _Ref360982459 \h </w:instrText>
      </w:r>
      <w:r w:rsidR="00D57FFC">
        <w:rPr>
          <w:lang w:val="en-US"/>
        </w:rPr>
      </w:r>
      <w:r w:rsidR="00D57FFC">
        <w:rPr>
          <w:lang w:val="en-US"/>
        </w:rPr>
        <w:fldChar w:fldCharType="separate"/>
      </w:r>
      <w:ins w:id="562" w:author="Kohwalter" w:date="2013-08-28T14:25:00Z">
        <w:r w:rsidR="002019AD" w:rsidRPr="00786C5E">
          <w:rPr>
            <w:lang w:val="en-US"/>
          </w:rPr>
          <w:t xml:space="preserve">Table </w:t>
        </w:r>
        <w:r w:rsidR="002019AD">
          <w:rPr>
            <w:noProof/>
            <w:lang w:val="en-US"/>
          </w:rPr>
          <w:t>7</w:t>
        </w:r>
      </w:ins>
      <w:del w:id="563" w:author="Kohwalter" w:date="2013-08-28T14:25:00Z">
        <w:r w:rsidR="007028C8" w:rsidRPr="00786C5E" w:rsidDel="002019AD">
          <w:rPr>
            <w:lang w:val="en-US"/>
          </w:rPr>
          <w:delText xml:space="preserve">Table </w:delText>
        </w:r>
        <w:r w:rsidR="007028C8" w:rsidDel="002019AD">
          <w:rPr>
            <w:noProof/>
            <w:lang w:val="en-US"/>
          </w:rPr>
          <w:delText>7</w:delText>
        </w:r>
      </w:del>
      <w:r w:rsidR="00D57FFC">
        <w:rPr>
          <w:lang w:val="en-US"/>
        </w:rPr>
        <w:fldChar w:fldCharType="end"/>
      </w:r>
      <w:r>
        <w:rPr>
          <w:lang w:val="en-US"/>
        </w:rPr>
        <w:t>.</w:t>
      </w:r>
    </w:p>
    <w:p w:rsidR="002703E3" w:rsidRDefault="002703E3" w:rsidP="002703E3">
      <w:pPr>
        <w:rPr>
          <w:lang w:val="en-US"/>
        </w:rPr>
      </w:pPr>
    </w:p>
    <w:p w:rsidR="002703E3" w:rsidRDefault="002703E3" w:rsidP="00AE74EC">
      <w:pPr>
        <w:ind w:firstLine="0"/>
        <w:rPr>
          <w:lang w:val="en-US"/>
        </w:rPr>
      </w:pPr>
    </w:p>
    <w:p w:rsidR="002703E3" w:rsidRDefault="00626E0C" w:rsidP="00626E0C">
      <w:pPr>
        <w:keepNext/>
        <w:ind w:firstLine="0"/>
        <w:jc w:val="center"/>
      </w:pPr>
      <w:r>
        <w:rPr>
          <w:noProof/>
          <w:lang w:val="en-US"/>
        </w:rPr>
        <w:drawing>
          <wp:inline distT="0" distB="0" distL="0" distR="0">
            <wp:extent cx="3219450" cy="2305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219450" cy="2305050"/>
                    </a:xfrm>
                    <a:prstGeom prst="rect">
                      <a:avLst/>
                    </a:prstGeom>
                    <a:noFill/>
                    <a:ln w="9525">
                      <a:noFill/>
                      <a:miter lim="800000"/>
                      <a:headEnd/>
                      <a:tailEnd/>
                    </a:ln>
                  </pic:spPr>
                </pic:pic>
              </a:graphicData>
            </a:graphic>
          </wp:inline>
        </w:drawing>
      </w:r>
    </w:p>
    <w:p w:rsidR="00E6284E" w:rsidRDefault="002703E3" w:rsidP="0049153B">
      <w:pPr>
        <w:pStyle w:val="Caption"/>
        <w:ind w:firstLine="0"/>
        <w:rPr>
          <w:lang w:val="en-US"/>
        </w:rPr>
      </w:pPr>
      <w:bookmarkStart w:id="564" w:name="_Ref360982587"/>
      <w:bookmarkStart w:id="565" w:name="_Toc365125940"/>
      <w:r w:rsidRPr="00F34AF0">
        <w:rPr>
          <w:lang w:val="en-US"/>
        </w:rPr>
        <w:t xml:space="preserve">Figure </w:t>
      </w:r>
      <w:r w:rsidR="00D57FFC" w:rsidRPr="00F34AF0">
        <w:rPr>
          <w:lang w:val="en-US"/>
        </w:rPr>
        <w:fldChar w:fldCharType="begin"/>
      </w:r>
      <w:r w:rsidRPr="00F34AF0">
        <w:rPr>
          <w:lang w:val="en-US"/>
        </w:rPr>
        <w:instrText xml:space="preserve"> SEQ Figure \* ARABIC </w:instrText>
      </w:r>
      <w:r w:rsidR="00D57FFC" w:rsidRPr="00F34AF0">
        <w:rPr>
          <w:lang w:val="en-US"/>
        </w:rPr>
        <w:fldChar w:fldCharType="separate"/>
      </w:r>
      <w:r w:rsidR="002019AD">
        <w:rPr>
          <w:noProof/>
          <w:lang w:val="en-US"/>
        </w:rPr>
        <w:t>34</w:t>
      </w:r>
      <w:r w:rsidR="00D57FFC" w:rsidRPr="00F34AF0">
        <w:rPr>
          <w:lang w:val="en-US"/>
        </w:rPr>
        <w:fldChar w:fldCharType="end"/>
      </w:r>
      <w:bookmarkEnd w:id="564"/>
      <w:r w:rsidRPr="00F34AF0">
        <w:rPr>
          <w:lang w:val="en-US"/>
        </w:rPr>
        <w:t>: Volunteer</w:t>
      </w:r>
      <w:r>
        <w:rPr>
          <w:lang w:val="en-US"/>
        </w:rPr>
        <w:t>’s</w:t>
      </w:r>
      <w:r w:rsidRPr="00F34AF0">
        <w:rPr>
          <w:lang w:val="en-US"/>
        </w:rPr>
        <w:t xml:space="preserve"> characterization results</w:t>
      </w:r>
      <w:bookmarkEnd w:id="565"/>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566" w:name="_Ref358307865"/>
      <w:bookmarkStart w:id="567" w:name="_Toc361124163"/>
      <w:r w:rsidRPr="00963E9A">
        <w:rPr>
          <w:lang w:val="en-US"/>
        </w:rPr>
        <w:lastRenderedPageBreak/>
        <w:t xml:space="preserve">Table </w:t>
      </w:r>
      <w:r w:rsidR="00D57FFC">
        <w:fldChar w:fldCharType="begin"/>
      </w:r>
      <w:r w:rsidRPr="00963E9A">
        <w:rPr>
          <w:lang w:val="en-US"/>
        </w:rPr>
        <w:instrText xml:space="preserve"> SEQ Table \* ARABIC </w:instrText>
      </w:r>
      <w:r w:rsidR="00D57FFC">
        <w:fldChar w:fldCharType="separate"/>
      </w:r>
      <w:r w:rsidR="002019AD">
        <w:rPr>
          <w:noProof/>
          <w:lang w:val="en-US"/>
        </w:rPr>
        <w:t>6</w:t>
      </w:r>
      <w:r w:rsidR="00D57FFC">
        <w:rPr>
          <w:noProof/>
        </w:rPr>
        <w:fldChar w:fldCharType="end"/>
      </w:r>
      <w:bookmarkEnd w:id="566"/>
      <w:r w:rsidRPr="00963E9A">
        <w:rPr>
          <w:lang w:val="en-US"/>
        </w:rPr>
        <w:t xml:space="preserve">: </w:t>
      </w:r>
      <w:r>
        <w:rPr>
          <w:lang w:val="en-US"/>
        </w:rPr>
        <w:t>Group with Provenance</w:t>
      </w:r>
      <w:r w:rsidRPr="00963E9A">
        <w:rPr>
          <w:lang w:val="en-US"/>
        </w:rPr>
        <w:t xml:space="preserve"> Results</w:t>
      </w:r>
      <w:bookmarkEnd w:id="567"/>
    </w:p>
    <w:tbl>
      <w:tblPr>
        <w:tblStyle w:val="MediumGrid3-Accent1"/>
        <w:tblW w:w="9077" w:type="dxa"/>
        <w:jc w:val="center"/>
        <w:tblLook w:val="04A0"/>
      </w:tblPr>
      <w:tblGrid>
        <w:gridCol w:w="879"/>
        <w:gridCol w:w="489"/>
        <w:gridCol w:w="417"/>
        <w:gridCol w:w="417"/>
        <w:gridCol w:w="417"/>
        <w:gridCol w:w="417"/>
        <w:gridCol w:w="417"/>
        <w:gridCol w:w="417"/>
        <w:gridCol w:w="417"/>
        <w:gridCol w:w="417"/>
        <w:gridCol w:w="429"/>
        <w:gridCol w:w="417"/>
        <w:gridCol w:w="457"/>
        <w:gridCol w:w="417"/>
        <w:gridCol w:w="457"/>
        <w:gridCol w:w="417"/>
        <w:gridCol w:w="457"/>
        <w:gridCol w:w="706"/>
        <w:gridCol w:w="616"/>
      </w:tblGrid>
      <w:tr w:rsidR="00E6284E" w:rsidRPr="0004430D" w:rsidTr="0054450A">
        <w:trPr>
          <w:cnfStyle w:val="100000000000"/>
          <w:trHeight w:val="300"/>
          <w:jc w:val="center"/>
        </w:trPr>
        <w:tc>
          <w:tcPr>
            <w:cnfStyle w:val="001000000000"/>
            <w:tcW w:w="7755" w:type="dxa"/>
            <w:gridSpan w:val="17"/>
            <w:noWrap/>
            <w:hideMark/>
          </w:tcPr>
          <w:p w:rsidR="00E6284E" w:rsidRPr="0004430D" w:rsidRDefault="00E6284E" w:rsidP="00450C14">
            <w:pPr>
              <w:spacing w:line="240" w:lineRule="auto"/>
              <w:ind w:firstLine="0"/>
              <w:jc w:val="center"/>
              <w:rPr>
                <w:rFonts w:ascii="Calibri" w:eastAsia="Times New Roman" w:hAnsi="Calibri" w:cs="Calibri"/>
                <w:sz w:val="18"/>
              </w:rPr>
            </w:pPr>
            <w:r w:rsidRPr="0004430D">
              <w:rPr>
                <w:rFonts w:ascii="Calibri" w:eastAsia="Times New Roman" w:hAnsi="Calibri" w:cs="Calibri"/>
                <w:sz w:val="18"/>
              </w:rPr>
              <w:t>Results</w:t>
            </w:r>
          </w:p>
        </w:tc>
        <w:tc>
          <w:tcPr>
            <w:tcW w:w="706"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16"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r w:rsidR="0004430D">
              <w:rPr>
                <w:rFonts w:cs="Times New Roman"/>
                <w:sz w:val="18"/>
              </w:rPr>
              <w:t>2</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0.9</w:t>
            </w:r>
            <w:r w:rsidR="0004430D">
              <w:rPr>
                <w:rFonts w:cs="Times New Roman"/>
                <w:sz w:val="18"/>
              </w:rPr>
              <w:t>4</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0.25</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0.37</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0.1</w:t>
            </w:r>
            <w:r w:rsidR="0004430D">
              <w:rPr>
                <w:rFonts w:cs="Times New Roman"/>
                <w:sz w:val="18"/>
              </w:rPr>
              <w:t>6</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0.3</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0.81</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26</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27</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30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23.1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4.2</w:t>
            </w:r>
            <w:r w:rsidR="0004430D">
              <w:rPr>
                <w:rFonts w:cs="Times New Roman"/>
                <w:sz w:val="18"/>
              </w:rPr>
              <w:t>5</w:t>
            </w:r>
          </w:p>
        </w:tc>
      </w:tr>
    </w:tbl>
    <w:p w:rsidR="00E6284E" w:rsidRPr="00192A25" w:rsidRDefault="00E6284E" w:rsidP="00450C14">
      <w:pPr>
        <w:ind w:firstLine="0"/>
        <w:rPr>
          <w:lang w:val="en-US"/>
        </w:rPr>
      </w:pPr>
      <w:bookmarkStart w:id="568" w:name="_Ref358307871"/>
      <w:bookmarkStart w:id="569" w:name="_Ref358902608"/>
    </w:p>
    <w:p w:rsidR="00E6284E" w:rsidRPr="00786C5E" w:rsidRDefault="00E6284E" w:rsidP="00450C14">
      <w:pPr>
        <w:pStyle w:val="Caption"/>
        <w:keepNext/>
        <w:ind w:firstLine="0"/>
        <w:rPr>
          <w:lang w:val="en-US"/>
        </w:rPr>
      </w:pPr>
      <w:bookmarkStart w:id="570" w:name="_Ref360982459"/>
      <w:bookmarkStart w:id="571" w:name="_Toc361124164"/>
      <w:r w:rsidRPr="00786C5E">
        <w:rPr>
          <w:lang w:val="en-US"/>
        </w:rPr>
        <w:t xml:space="preserve">Table </w:t>
      </w:r>
      <w:r w:rsidR="00D57FFC">
        <w:fldChar w:fldCharType="begin"/>
      </w:r>
      <w:r w:rsidRPr="00786C5E">
        <w:rPr>
          <w:lang w:val="en-US"/>
        </w:rPr>
        <w:instrText xml:space="preserve"> SEQ Table \* ARABIC </w:instrText>
      </w:r>
      <w:r w:rsidR="00D57FFC">
        <w:fldChar w:fldCharType="separate"/>
      </w:r>
      <w:r w:rsidR="002019AD">
        <w:rPr>
          <w:noProof/>
          <w:lang w:val="en-US"/>
        </w:rPr>
        <w:t>7</w:t>
      </w:r>
      <w:r w:rsidR="00D57FFC">
        <w:rPr>
          <w:noProof/>
        </w:rPr>
        <w:fldChar w:fldCharType="end"/>
      </w:r>
      <w:bookmarkEnd w:id="568"/>
      <w:bookmarkEnd w:id="569"/>
      <w:bookmarkEnd w:id="570"/>
      <w:r w:rsidRPr="00786C5E">
        <w:rPr>
          <w:lang w:val="en-US"/>
        </w:rPr>
        <w:t xml:space="preserve">: Group </w:t>
      </w:r>
      <w:r>
        <w:rPr>
          <w:lang w:val="en-US"/>
        </w:rPr>
        <w:t>w</w:t>
      </w:r>
      <w:r w:rsidRPr="00786C5E">
        <w:rPr>
          <w:lang w:val="en-US"/>
        </w:rPr>
        <w:t>ithout Provenance Results</w:t>
      </w:r>
      <w:bookmarkEnd w:id="571"/>
    </w:p>
    <w:tbl>
      <w:tblPr>
        <w:tblStyle w:val="MediumGrid3-Accent1"/>
        <w:tblW w:w="9142" w:type="dxa"/>
        <w:jc w:val="center"/>
        <w:tblLook w:val="04A0"/>
      </w:tblPr>
      <w:tblGrid>
        <w:gridCol w:w="918"/>
        <w:gridCol w:w="489"/>
        <w:gridCol w:w="426"/>
        <w:gridCol w:w="425"/>
        <w:gridCol w:w="425"/>
        <w:gridCol w:w="426"/>
        <w:gridCol w:w="426"/>
        <w:gridCol w:w="426"/>
        <w:gridCol w:w="426"/>
        <w:gridCol w:w="426"/>
        <w:gridCol w:w="426"/>
        <w:gridCol w:w="461"/>
        <w:gridCol w:w="426"/>
        <w:gridCol w:w="426"/>
        <w:gridCol w:w="461"/>
        <w:gridCol w:w="461"/>
        <w:gridCol w:w="426"/>
        <w:gridCol w:w="621"/>
        <w:gridCol w:w="621"/>
      </w:tblGrid>
      <w:tr w:rsidR="00E6284E" w:rsidRPr="0004430D" w:rsidTr="0054450A">
        <w:trPr>
          <w:cnfStyle w:val="100000000000"/>
          <w:trHeight w:val="300"/>
          <w:jc w:val="center"/>
        </w:trPr>
        <w:tc>
          <w:tcPr>
            <w:cnfStyle w:val="001000000000"/>
            <w:tcW w:w="7900" w:type="dxa"/>
            <w:gridSpan w:val="17"/>
            <w:noWrap/>
            <w:hideMark/>
          </w:tcPr>
          <w:p w:rsidR="00E6284E" w:rsidRPr="0004430D" w:rsidRDefault="00E6284E" w:rsidP="00450C14">
            <w:pPr>
              <w:spacing w:line="240" w:lineRule="auto"/>
              <w:ind w:firstLine="0"/>
              <w:jc w:val="center"/>
              <w:rPr>
                <w:rFonts w:ascii="Calibri" w:eastAsia="Times New Roman" w:hAnsi="Calibri" w:cs="Calibri"/>
                <w:color w:val="000000"/>
                <w:sz w:val="18"/>
                <w:szCs w:val="16"/>
              </w:rPr>
            </w:pPr>
            <w:r w:rsidRPr="0004430D">
              <w:rPr>
                <w:rFonts w:ascii="Calibri" w:eastAsia="Times New Roman" w:hAnsi="Calibri" w:cs="Calibri"/>
                <w:sz w:val="18"/>
              </w:rPr>
              <w:t>Results</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04430D" w:rsidP="0004430D">
            <w:pPr>
              <w:spacing w:line="240" w:lineRule="auto"/>
              <w:ind w:firstLine="0"/>
              <w:jc w:val="center"/>
              <w:cnfStyle w:val="000000100000"/>
              <w:rPr>
                <w:rFonts w:ascii="Calibri" w:eastAsia="Times New Roman" w:hAnsi="Calibri" w:cs="Calibri"/>
                <w:color w:val="000000"/>
                <w:sz w:val="18"/>
                <w:szCs w:val="16"/>
              </w:rPr>
            </w:pPr>
            <w:r>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0.06</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0.87</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0.34</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r w:rsidR="0004430D">
              <w:rPr>
                <w:rFonts w:cs="Times New Roman"/>
                <w:sz w:val="18"/>
              </w:rPr>
              <w:t>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0.09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0.2</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r w:rsidR="0004430D">
              <w:rPr>
                <w:rFonts w:cs="Times New Roman"/>
                <w:sz w:val="18"/>
              </w:rPr>
              <w:t>2</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33</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14</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29</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28.9</w:t>
            </w:r>
            <w:r w:rsidR="0004430D">
              <w:rPr>
                <w:rFonts w:cs="Times New Roman"/>
                <w:sz w:val="18"/>
              </w:rPr>
              <w:t>4</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10.5</w:t>
            </w:r>
            <w:r w:rsidR="0004430D">
              <w:rPr>
                <w:rFonts w:cs="Times New Roman"/>
                <w:sz w:val="18"/>
              </w:rPr>
              <w:t>8</w:t>
            </w:r>
          </w:p>
        </w:tc>
      </w:tr>
    </w:tbl>
    <w:p w:rsidR="00E6284E" w:rsidRPr="00450C14" w:rsidRDefault="00E6284E" w:rsidP="00450C14">
      <w:pPr>
        <w:pStyle w:val="Heading2"/>
      </w:pPr>
      <w:bookmarkStart w:id="572" w:name="_Toc354161755"/>
      <w:bookmarkStart w:id="573" w:name="_Ref358651597"/>
      <w:bookmarkStart w:id="574" w:name="_Ref361925049"/>
      <w:bookmarkStart w:id="575" w:name="_Toc365125991"/>
      <w:r w:rsidRPr="00450C14">
        <w:t>Statistical Analysis</w:t>
      </w:r>
      <w:bookmarkEnd w:id="572"/>
      <w:bookmarkEnd w:id="573"/>
      <w:bookmarkEnd w:id="574"/>
      <w:bookmarkEnd w:id="575"/>
    </w:p>
    <w:p w:rsidR="00E6284E" w:rsidRPr="002D2291" w:rsidRDefault="00E6284E" w:rsidP="00E6284E">
      <w:pPr>
        <w:rPr>
          <w:lang w:val="en-US"/>
        </w:rPr>
      </w:pPr>
      <w:r>
        <w:rPr>
          <w:lang w:val="en-US"/>
        </w:rPr>
        <w:t xml:space="preserve">A fundamental part of the statistical analysis of an experiment is the hypothesis test </w:t>
      </w:r>
      <w:r w:rsidR="00D57FFC">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D57FFC">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D57FFC">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D57FFC">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D57FFC">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D57FFC">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576" w:name="_Toc365125992"/>
      <w:r w:rsidRPr="00450C14">
        <w:t>Normality Test</w:t>
      </w:r>
      <w:bookmarkEnd w:id="576"/>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D57FFC">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D57FFC">
        <w:rPr>
          <w:rFonts w:cs="Times New Roman"/>
          <w:lang w:val="en-US"/>
        </w:rPr>
        <w:fldChar w:fldCharType="separate"/>
      </w:r>
      <w:r w:rsidR="00214CC4" w:rsidRPr="00214CC4">
        <w:rPr>
          <w:rFonts w:cs="Times New Roman"/>
          <w:lang w:val="en-US"/>
        </w:rPr>
        <w:t>(SHAPIRO; WILK, 1965)</w:t>
      </w:r>
      <w:r w:rsidR="00D57FFC">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Pr="000674EA" w:rsidRDefault="00D57FFC"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m:t>
                </m:r>
                <m:r>
                  <w:rPr>
                    <w:rFonts w:ascii="Cambria Math" w:hAnsi="Cambria Math"/>
                  </w:rPr>
                  <m:t>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D57FFC">
        <w:rPr>
          <w:rFonts w:cs="Times New Roman"/>
          <w:lang w:val="en-US"/>
        </w:rPr>
        <w:fldChar w:fldCharType="begin"/>
      </w:r>
      <w:r>
        <w:rPr>
          <w:rFonts w:cs="Times New Roman"/>
          <w:lang w:val="en-US"/>
        </w:rPr>
        <w:instrText xml:space="preserve"> REF _Ref358903677 \h </w:instrText>
      </w:r>
      <w:r w:rsidR="00D57FFC">
        <w:rPr>
          <w:rFonts w:cs="Times New Roman"/>
          <w:lang w:val="en-US"/>
        </w:rPr>
      </w:r>
      <w:r w:rsidR="00D57FFC">
        <w:rPr>
          <w:rFonts w:cs="Times New Roman"/>
          <w:lang w:val="en-US"/>
        </w:rPr>
        <w:fldChar w:fldCharType="separate"/>
      </w:r>
      <w:ins w:id="577" w:author="Kohwalter" w:date="2013-08-28T14:25:00Z">
        <w:r w:rsidR="002019AD" w:rsidRPr="00F97737">
          <w:rPr>
            <w:lang w:val="en-US"/>
          </w:rPr>
          <w:t xml:space="preserve">Figure </w:t>
        </w:r>
        <w:r w:rsidR="002019AD">
          <w:rPr>
            <w:noProof/>
            <w:lang w:val="en-US"/>
          </w:rPr>
          <w:t>35</w:t>
        </w:r>
      </w:ins>
      <w:del w:id="578" w:author="Kohwalter" w:date="2013-08-28T14:25:00Z">
        <w:r w:rsidR="007028C8" w:rsidRPr="00F97737" w:rsidDel="002019AD">
          <w:rPr>
            <w:lang w:val="en-US"/>
          </w:rPr>
          <w:delText xml:space="preserve">Figure </w:delText>
        </w:r>
        <w:r w:rsidR="007028C8" w:rsidDel="002019AD">
          <w:rPr>
            <w:noProof/>
            <w:lang w:val="en-US"/>
          </w:rPr>
          <w:delText>35</w:delText>
        </w:r>
      </w:del>
      <w:r w:rsidR="00D57FFC">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4D4D12" w:rsidRDefault="004D4D12" w:rsidP="00E6284E">
      <w:pPr>
        <w:rPr>
          <w:rFonts w:cs="Times New Roman"/>
          <w:lang w:val="en-US"/>
        </w:rPr>
      </w:pP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579" w:name="_Ref358903677"/>
      <w:bookmarkStart w:id="580" w:name="_Toc365125941"/>
      <w:r w:rsidRPr="00F97737">
        <w:rPr>
          <w:lang w:val="en-US"/>
        </w:rPr>
        <w:t xml:space="preserve">Figure </w:t>
      </w:r>
      <w:r w:rsidR="00D57FFC">
        <w:fldChar w:fldCharType="begin"/>
      </w:r>
      <w:r w:rsidRPr="00F97737">
        <w:rPr>
          <w:lang w:val="en-US"/>
        </w:rPr>
        <w:instrText xml:space="preserve"> SEQ Figure \* ARABIC </w:instrText>
      </w:r>
      <w:r w:rsidR="00D57FFC">
        <w:fldChar w:fldCharType="separate"/>
      </w:r>
      <w:r w:rsidR="002019AD">
        <w:rPr>
          <w:noProof/>
          <w:lang w:val="en-US"/>
        </w:rPr>
        <w:t>35</w:t>
      </w:r>
      <w:r w:rsidR="00D57FFC">
        <w:fldChar w:fldCharType="end"/>
      </w:r>
      <w:bookmarkEnd w:id="579"/>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580"/>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D57FFC">
        <w:rPr>
          <w:rFonts w:cs="Times New Roman"/>
          <w:lang w:val="en-US"/>
        </w:rPr>
        <w:fldChar w:fldCharType="begin"/>
      </w:r>
      <w:r>
        <w:rPr>
          <w:rFonts w:cs="Times New Roman"/>
          <w:lang w:val="en-US"/>
        </w:rPr>
        <w:instrText xml:space="preserve"> REF _Ref358218906 \h </w:instrText>
      </w:r>
      <w:r w:rsidR="00D57FFC">
        <w:rPr>
          <w:rFonts w:cs="Times New Roman"/>
          <w:lang w:val="en-US"/>
        </w:rPr>
      </w:r>
      <w:r w:rsidR="00D57FFC">
        <w:rPr>
          <w:rFonts w:cs="Times New Roman"/>
          <w:lang w:val="en-US"/>
        </w:rPr>
        <w:fldChar w:fldCharType="separate"/>
      </w:r>
      <w:ins w:id="581" w:author="Kohwalter" w:date="2013-08-28T14:25:00Z">
        <w:r w:rsidR="002019AD" w:rsidRPr="008B061A">
          <w:rPr>
            <w:lang w:val="en-US"/>
          </w:rPr>
          <w:t xml:space="preserve">Table </w:t>
        </w:r>
        <w:r w:rsidR="002019AD">
          <w:rPr>
            <w:noProof/>
            <w:lang w:val="en-US"/>
          </w:rPr>
          <w:t>8</w:t>
        </w:r>
      </w:ins>
      <w:del w:id="582" w:author="Kohwalter" w:date="2013-08-28T14:25:00Z">
        <w:r w:rsidR="007028C8" w:rsidRPr="008B061A" w:rsidDel="002019AD">
          <w:rPr>
            <w:lang w:val="en-US"/>
          </w:rPr>
          <w:delText xml:space="preserve">Table </w:delText>
        </w:r>
        <w:r w:rsidR="007028C8" w:rsidDel="002019AD">
          <w:rPr>
            <w:noProof/>
            <w:lang w:val="en-US"/>
          </w:rPr>
          <w:delText>8</w:delText>
        </w:r>
      </w:del>
      <w:r w:rsidR="00D57FFC">
        <w:rPr>
          <w:rFonts w:cs="Times New Roman"/>
          <w:lang w:val="en-US"/>
        </w:rPr>
        <w:fldChar w:fldCharType="end"/>
      </w:r>
      <w:r>
        <w:rPr>
          <w:rFonts w:cs="Times New Roman"/>
          <w:lang w:val="en-US"/>
        </w:rPr>
        <w:t>. Note that</w:t>
      </w:r>
      <w:r w:rsidR="007B0A89">
        <w:rPr>
          <w:rFonts w:cs="Times New Roman"/>
          <w:lang w:val="en-US"/>
        </w:rPr>
        <w:t xml:space="preserve"> for</w:t>
      </w:r>
      <w:r>
        <w:rPr>
          <w:rFonts w:cs="Times New Roman"/>
          <w:lang w:val="en-US"/>
        </w:rPr>
        <w:t xml:space="preserve">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r w:rsidR="007B0A89">
        <w:rPr>
          <w:rFonts w:cs="Times New Roman"/>
          <w:lang w:val="en-US"/>
        </w:rPr>
        <w:t xml:space="preserve"> where</w:t>
      </w:r>
      <w:r>
        <w:rPr>
          <w:rFonts w:cs="Times New Roman"/>
          <w:lang w:val="en-US"/>
        </w:rPr>
        <w:t xml:space="preserve"> the </w:t>
      </w:r>
      <w:r w:rsidRPr="008B061A">
        <w:rPr>
          <w:rFonts w:cs="Times New Roman"/>
          <w:i/>
          <w:lang w:val="en-US"/>
        </w:rPr>
        <w:t>p-value</w:t>
      </w:r>
      <w:r>
        <w:rPr>
          <w:rFonts w:cs="Times New Roman"/>
          <w:lang w:val="en-US"/>
        </w:rPr>
        <w:t xml:space="preserve"> is 0.04337, which is </w:t>
      </w:r>
      <w:del w:id="583" w:author="Kohwalter" w:date="2013-08-21T15:58:00Z">
        <w:r w:rsidDel="00626E0C">
          <w:rPr>
            <w:rFonts w:cs="Times New Roman"/>
            <w:lang w:val="en-US"/>
          </w:rPr>
          <w:delText xml:space="preserve">lesser </w:delText>
        </w:r>
      </w:del>
      <w:ins w:id="584" w:author="Kohwalter" w:date="2013-08-21T15:58:00Z">
        <w:r w:rsidR="00626E0C">
          <w:rPr>
            <w:rFonts w:cs="Times New Roman"/>
            <w:lang w:val="en-US"/>
          </w:rPr>
          <w:t xml:space="preserve">smaller </w:t>
        </w:r>
      </w:ins>
      <w:r>
        <w:rPr>
          <w:rFonts w:cs="Times New Roman"/>
          <w:lang w:val="en-US"/>
        </w:rPr>
        <w:t xml:space="preserve">than α = 0.05. Null </w:t>
      </w:r>
      <w:r>
        <w:rPr>
          <w:rFonts w:cs="Times New Roman"/>
          <w:lang w:val="en-US"/>
        </w:rPr>
        <w:lastRenderedPageBreak/>
        <w:t>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585" w:name="_Ref358218906"/>
      <w:bookmarkStart w:id="586" w:name="_Toc361124165"/>
      <w:r w:rsidRPr="008B061A">
        <w:rPr>
          <w:lang w:val="en-US"/>
        </w:rPr>
        <w:t xml:space="preserve">Table </w:t>
      </w:r>
      <w:r w:rsidR="00D57FFC">
        <w:fldChar w:fldCharType="begin"/>
      </w:r>
      <w:r w:rsidRPr="008B061A">
        <w:rPr>
          <w:lang w:val="en-US"/>
        </w:rPr>
        <w:instrText xml:space="preserve"> SEQ Table \* ARABIC </w:instrText>
      </w:r>
      <w:r w:rsidR="00D57FFC">
        <w:fldChar w:fldCharType="separate"/>
      </w:r>
      <w:r w:rsidR="002019AD">
        <w:rPr>
          <w:noProof/>
          <w:lang w:val="en-US"/>
        </w:rPr>
        <w:t>8</w:t>
      </w:r>
      <w:r w:rsidR="00D57FFC">
        <w:fldChar w:fldCharType="end"/>
      </w:r>
      <w:bookmarkEnd w:id="585"/>
      <w:r w:rsidRPr="008B061A">
        <w:rPr>
          <w:lang w:val="en-US"/>
        </w:rPr>
        <w:t>: Normality Test Results</w:t>
      </w:r>
      <w:r>
        <w:rPr>
          <w:lang w:val="en-US"/>
        </w:rPr>
        <w:t xml:space="preserve"> with Outliers</w:t>
      </w:r>
      <w:bookmarkEnd w:id="586"/>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D57FFC">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D57FFC">
        <w:rPr>
          <w:lang w:val="en-US"/>
        </w:rPr>
        <w:fldChar w:fldCharType="separate"/>
      </w:r>
      <w:r w:rsidR="00214CC4" w:rsidRPr="00DF46EF">
        <w:rPr>
          <w:rFonts w:cs="Times New Roman"/>
          <w:lang w:val="en-US"/>
        </w:rPr>
        <w:t>(BARNETT; LEWIS, 1994)</w:t>
      </w:r>
      <w:r w:rsidR="00D57FFC">
        <w:rPr>
          <w:lang w:val="en-US"/>
        </w:rPr>
        <w:fldChar w:fldCharType="end"/>
      </w:r>
      <w:r>
        <w:rPr>
          <w:lang w:val="en-US"/>
        </w:rPr>
        <w:t xml:space="preserve">. The outliers detected in the sample are legitimate cases, since they are directly related to the correctness of the answers provided by volunteers. In any case, </w:t>
      </w:r>
      <w:r w:rsidR="00D57FFC">
        <w:rPr>
          <w:rFonts w:cs="Times New Roman"/>
          <w:lang w:val="en-US"/>
        </w:rPr>
        <w:fldChar w:fldCharType="begin"/>
      </w:r>
      <w:r>
        <w:rPr>
          <w:rFonts w:cs="Times New Roman"/>
          <w:lang w:val="en-US"/>
        </w:rPr>
        <w:instrText xml:space="preserve"> REF _Ref358900707 \h </w:instrText>
      </w:r>
      <w:r w:rsidR="00D57FFC">
        <w:rPr>
          <w:rFonts w:cs="Times New Roman"/>
          <w:lang w:val="en-US"/>
        </w:rPr>
      </w:r>
      <w:r w:rsidR="00D57FFC">
        <w:rPr>
          <w:rFonts w:cs="Times New Roman"/>
          <w:lang w:val="en-US"/>
        </w:rPr>
        <w:fldChar w:fldCharType="separate"/>
      </w:r>
      <w:ins w:id="587" w:author="Kohwalter" w:date="2013-08-28T14:25:00Z">
        <w:r w:rsidR="002019AD" w:rsidRPr="008B061A">
          <w:rPr>
            <w:lang w:val="en-US"/>
          </w:rPr>
          <w:t xml:space="preserve">Table </w:t>
        </w:r>
        <w:r w:rsidR="002019AD">
          <w:rPr>
            <w:noProof/>
            <w:lang w:val="en-US"/>
          </w:rPr>
          <w:t>9</w:t>
        </w:r>
      </w:ins>
      <w:del w:id="588" w:author="Kohwalter" w:date="2013-08-28T14:25:00Z">
        <w:r w:rsidR="007028C8" w:rsidRPr="008B061A" w:rsidDel="002019AD">
          <w:rPr>
            <w:lang w:val="en-US"/>
          </w:rPr>
          <w:delText xml:space="preserve">Table </w:delText>
        </w:r>
        <w:r w:rsidR="007028C8" w:rsidDel="002019AD">
          <w:rPr>
            <w:noProof/>
            <w:lang w:val="en-US"/>
          </w:rPr>
          <w:delText>9</w:delText>
        </w:r>
      </w:del>
      <w:r w:rsidR="00D57FFC">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589" w:name="_Ref358900707"/>
      <w:bookmarkStart w:id="590" w:name="_Toc361124166"/>
      <w:r w:rsidRPr="008B061A">
        <w:rPr>
          <w:lang w:val="en-US"/>
        </w:rPr>
        <w:t xml:space="preserve">Table </w:t>
      </w:r>
      <w:r w:rsidR="00D57FFC">
        <w:fldChar w:fldCharType="begin"/>
      </w:r>
      <w:r w:rsidRPr="008B061A">
        <w:rPr>
          <w:lang w:val="en-US"/>
        </w:rPr>
        <w:instrText xml:space="preserve"> SEQ Table \* ARABIC </w:instrText>
      </w:r>
      <w:r w:rsidR="00D57FFC">
        <w:fldChar w:fldCharType="separate"/>
      </w:r>
      <w:r w:rsidR="002019AD">
        <w:rPr>
          <w:noProof/>
          <w:lang w:val="en-US"/>
        </w:rPr>
        <w:t>9</w:t>
      </w:r>
      <w:r w:rsidR="00D57FFC">
        <w:fldChar w:fldCharType="end"/>
      </w:r>
      <w:bookmarkEnd w:id="589"/>
      <w:r w:rsidRPr="008B061A">
        <w:rPr>
          <w:lang w:val="en-US"/>
        </w:rPr>
        <w:t>: Normality Test Results</w:t>
      </w:r>
      <w:r>
        <w:rPr>
          <w:lang w:val="en-US"/>
        </w:rPr>
        <w:t xml:space="preserve"> without Outliers</w:t>
      </w:r>
      <w:bookmarkEnd w:id="590"/>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591" w:name="_Toc365125993"/>
      <w:r>
        <w:rPr>
          <w:lang w:val="en-US"/>
        </w:rPr>
        <w:t>Comparison of Means</w:t>
      </w:r>
      <w:bookmarkEnd w:id="591"/>
    </w:p>
    <w:p w:rsidR="00E6284E" w:rsidRDefault="00E6284E" w:rsidP="00E6284E">
      <w:pPr>
        <w:rPr>
          <w:lang w:val="en-US"/>
        </w:rPr>
      </w:pPr>
      <w:r>
        <w:rPr>
          <w:lang w:val="en-US"/>
        </w:rPr>
        <w:t>We adopted the following hypothesis in our tests:</w:t>
      </w:r>
    </w:p>
    <w:p w:rsidR="00E6284E" w:rsidRPr="00B6221A" w:rsidRDefault="00D57FFC"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lastRenderedPageBreak/>
        <w:t xml:space="preserve">The mean is calculated for each question from the questionnaire and for the duration that each volunteer took to finish it. </w:t>
      </w:r>
      <w:r w:rsidR="00D57FFC">
        <w:rPr>
          <w:rFonts w:eastAsiaTheme="minorEastAsia"/>
          <w:lang w:val="en-US"/>
        </w:rPr>
        <w:fldChar w:fldCharType="begin"/>
      </w:r>
      <w:r>
        <w:rPr>
          <w:rFonts w:eastAsiaTheme="minorEastAsia"/>
          <w:lang w:val="en-US"/>
        </w:rPr>
        <w:instrText xml:space="preserve"> REF _Ref358231367 \h </w:instrText>
      </w:r>
      <w:r w:rsidR="00D57FFC">
        <w:rPr>
          <w:rFonts w:eastAsiaTheme="minorEastAsia"/>
          <w:lang w:val="en-US"/>
        </w:rPr>
      </w:r>
      <w:r w:rsidR="00D57FFC">
        <w:rPr>
          <w:rFonts w:eastAsiaTheme="minorEastAsia"/>
          <w:lang w:val="en-US"/>
        </w:rPr>
        <w:fldChar w:fldCharType="separate"/>
      </w:r>
      <w:ins w:id="592" w:author="Kohwalter" w:date="2013-08-28T14:25:00Z">
        <w:r w:rsidR="002019AD" w:rsidRPr="001F2784">
          <w:rPr>
            <w:lang w:val="en-US"/>
          </w:rPr>
          <w:t xml:space="preserve">Table </w:t>
        </w:r>
        <w:r w:rsidR="002019AD">
          <w:rPr>
            <w:noProof/>
            <w:lang w:val="en-US"/>
          </w:rPr>
          <w:t>10</w:t>
        </w:r>
      </w:ins>
      <w:del w:id="593" w:author="Kohwalter" w:date="2013-08-28T14:25:00Z">
        <w:r w:rsidR="007028C8" w:rsidRPr="001F2784" w:rsidDel="002019AD">
          <w:rPr>
            <w:lang w:val="en-US"/>
          </w:rPr>
          <w:delText xml:space="preserve">Table </w:delText>
        </w:r>
        <w:r w:rsidR="007028C8" w:rsidDel="002019AD">
          <w:rPr>
            <w:noProof/>
            <w:lang w:val="en-US"/>
          </w:rPr>
          <w:delText>10</w:delText>
        </w:r>
      </w:del>
      <w:r w:rsidR="00D57FFC">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D57FFC">
        <w:rPr>
          <w:rFonts w:eastAsiaTheme="minorEastAsia"/>
          <w:lang w:val="en-US"/>
        </w:rPr>
        <w:fldChar w:fldCharType="begin"/>
      </w:r>
      <w:r>
        <w:rPr>
          <w:rFonts w:eastAsiaTheme="minorEastAsia"/>
          <w:lang w:val="en-US"/>
        </w:rPr>
        <w:instrText xml:space="preserve"> REF _Ref358307865 \h </w:instrText>
      </w:r>
      <w:r w:rsidR="00D57FFC">
        <w:rPr>
          <w:rFonts w:eastAsiaTheme="minorEastAsia"/>
          <w:lang w:val="en-US"/>
        </w:rPr>
      </w:r>
      <w:r w:rsidR="00D57FFC">
        <w:rPr>
          <w:rFonts w:eastAsiaTheme="minorEastAsia"/>
          <w:lang w:val="en-US"/>
        </w:rPr>
        <w:fldChar w:fldCharType="separate"/>
      </w:r>
      <w:ins w:id="594" w:author="Kohwalter" w:date="2013-08-28T14:25:00Z">
        <w:r w:rsidR="002019AD" w:rsidRPr="00963E9A">
          <w:rPr>
            <w:lang w:val="en-US"/>
          </w:rPr>
          <w:t xml:space="preserve">Table </w:t>
        </w:r>
        <w:r w:rsidR="002019AD">
          <w:rPr>
            <w:noProof/>
            <w:lang w:val="en-US"/>
          </w:rPr>
          <w:t>6</w:t>
        </w:r>
      </w:ins>
      <w:del w:id="595" w:author="Kohwalter" w:date="2013-08-28T14:25:00Z">
        <w:r w:rsidR="007028C8" w:rsidRPr="00963E9A" w:rsidDel="002019AD">
          <w:rPr>
            <w:lang w:val="en-US"/>
          </w:rPr>
          <w:delText xml:space="preserve">Table </w:delText>
        </w:r>
        <w:r w:rsidR="007028C8" w:rsidDel="002019AD">
          <w:rPr>
            <w:noProof/>
            <w:lang w:val="en-US"/>
          </w:rPr>
          <w:delText>6</w:delText>
        </w:r>
      </w:del>
      <w:r w:rsidR="00D57FFC">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D57FFC">
        <w:rPr>
          <w:rFonts w:eastAsiaTheme="minorEastAsia"/>
          <w:lang w:val="en-US"/>
        </w:rPr>
        <w:fldChar w:fldCharType="begin"/>
      </w:r>
      <w:r w:rsidR="002703E3">
        <w:rPr>
          <w:rFonts w:eastAsiaTheme="minorEastAsia"/>
          <w:lang w:val="en-US"/>
        </w:rPr>
        <w:instrText xml:space="preserve"> REF _Ref360982459 \h </w:instrText>
      </w:r>
      <w:r w:rsidR="00D57FFC">
        <w:rPr>
          <w:rFonts w:eastAsiaTheme="minorEastAsia"/>
          <w:lang w:val="en-US"/>
        </w:rPr>
      </w:r>
      <w:r w:rsidR="00D57FFC">
        <w:rPr>
          <w:rFonts w:eastAsiaTheme="minorEastAsia"/>
          <w:lang w:val="en-US"/>
        </w:rPr>
        <w:fldChar w:fldCharType="separate"/>
      </w:r>
      <w:ins w:id="596" w:author="Kohwalter" w:date="2013-08-28T14:25:00Z">
        <w:r w:rsidR="002019AD" w:rsidRPr="00786C5E">
          <w:rPr>
            <w:lang w:val="en-US"/>
          </w:rPr>
          <w:t xml:space="preserve">Table </w:t>
        </w:r>
        <w:r w:rsidR="002019AD">
          <w:rPr>
            <w:noProof/>
            <w:lang w:val="en-US"/>
          </w:rPr>
          <w:t>7</w:t>
        </w:r>
      </w:ins>
      <w:del w:id="597" w:author="Kohwalter" w:date="2013-08-28T14:25:00Z">
        <w:r w:rsidR="007028C8" w:rsidRPr="00786C5E" w:rsidDel="002019AD">
          <w:rPr>
            <w:lang w:val="en-US"/>
          </w:rPr>
          <w:delText xml:space="preserve">Table </w:delText>
        </w:r>
        <w:r w:rsidR="007028C8" w:rsidDel="002019AD">
          <w:rPr>
            <w:noProof/>
            <w:lang w:val="en-US"/>
          </w:rPr>
          <w:delText>7</w:delText>
        </w:r>
      </w:del>
      <w:r w:rsidR="00D57FFC">
        <w:rPr>
          <w:rFonts w:eastAsiaTheme="minorEastAsia"/>
          <w:lang w:val="en-US"/>
        </w:rPr>
        <w:fldChar w:fldCharType="end"/>
      </w:r>
      <w:r w:rsidR="002703E3">
        <w:rPr>
          <w:rFonts w:eastAsiaTheme="minorEastAsia"/>
          <w:lang w:val="en-US"/>
        </w:rPr>
        <w:t>.</w:t>
      </w:r>
    </w:p>
    <w:p w:rsidR="0031213D" w:rsidRDefault="0031213D" w:rsidP="002703E3">
      <w:pPr>
        <w:ind w:firstLine="0"/>
        <w:rPr>
          <w:rFonts w:eastAsiaTheme="minorEastAsia"/>
          <w:lang w:val="en-US"/>
        </w:rPr>
      </w:pPr>
    </w:p>
    <w:p w:rsidR="00E6284E" w:rsidRPr="001F2784" w:rsidRDefault="00E6284E" w:rsidP="00E6284E">
      <w:pPr>
        <w:pStyle w:val="Caption"/>
        <w:keepNext/>
        <w:ind w:firstLine="0"/>
        <w:rPr>
          <w:lang w:val="en-US"/>
        </w:rPr>
      </w:pPr>
      <w:bookmarkStart w:id="598" w:name="_Ref358231367"/>
      <w:bookmarkStart w:id="599" w:name="_Toc361124167"/>
      <w:r w:rsidRPr="001F2784">
        <w:rPr>
          <w:lang w:val="en-US"/>
        </w:rPr>
        <w:t xml:space="preserve">Table </w:t>
      </w:r>
      <w:r w:rsidR="00D57FFC">
        <w:fldChar w:fldCharType="begin"/>
      </w:r>
      <w:r w:rsidRPr="001F2784">
        <w:rPr>
          <w:lang w:val="en-US"/>
        </w:rPr>
        <w:instrText xml:space="preserve"> SEQ Table \* ARABIC </w:instrText>
      </w:r>
      <w:r w:rsidR="00D57FFC">
        <w:fldChar w:fldCharType="separate"/>
      </w:r>
      <w:r w:rsidR="002019AD">
        <w:rPr>
          <w:noProof/>
          <w:lang w:val="en-US"/>
        </w:rPr>
        <w:t>10</w:t>
      </w:r>
      <w:r w:rsidR="00D57FFC">
        <w:fldChar w:fldCharType="end"/>
      </w:r>
      <w:bookmarkEnd w:id="598"/>
      <w:r w:rsidRPr="001F2784">
        <w:rPr>
          <w:lang w:val="en-US"/>
        </w:rPr>
        <w:t xml:space="preserve">: Mean and Standard Deviation for </w:t>
      </w:r>
      <w:r>
        <w:rPr>
          <w:lang w:val="en-US"/>
        </w:rPr>
        <w:t>each question</w:t>
      </w:r>
      <w:bookmarkEnd w:id="599"/>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D57FFC">
        <w:rPr>
          <w:lang w:val="en-US"/>
        </w:rPr>
        <w:fldChar w:fldCharType="begin"/>
      </w:r>
      <w:r>
        <w:rPr>
          <w:lang w:val="en-US"/>
        </w:rPr>
        <w:instrText xml:space="preserve"> REF _Ref358238630 \h </w:instrText>
      </w:r>
      <w:r w:rsidR="00D57FFC">
        <w:rPr>
          <w:lang w:val="en-US"/>
        </w:rPr>
      </w:r>
      <w:r w:rsidR="00D57FFC">
        <w:rPr>
          <w:lang w:val="en-US"/>
        </w:rPr>
        <w:fldChar w:fldCharType="separate"/>
      </w:r>
      <w:ins w:id="600" w:author="Kohwalter" w:date="2013-08-28T14:25:00Z">
        <w:r w:rsidR="002019AD" w:rsidRPr="00A44F8B">
          <w:rPr>
            <w:lang w:val="en-US"/>
          </w:rPr>
          <w:t xml:space="preserve">Figure </w:t>
        </w:r>
        <w:r w:rsidR="002019AD">
          <w:rPr>
            <w:noProof/>
            <w:lang w:val="en-US"/>
          </w:rPr>
          <w:t>36</w:t>
        </w:r>
      </w:ins>
      <w:del w:id="601" w:author="Kohwalter" w:date="2013-08-28T14:25:00Z">
        <w:r w:rsidR="007028C8" w:rsidRPr="00A44F8B" w:rsidDel="002019AD">
          <w:rPr>
            <w:lang w:val="en-US"/>
          </w:rPr>
          <w:delText xml:space="preserve">Figure </w:delText>
        </w:r>
        <w:r w:rsidR="007028C8" w:rsidDel="002019AD">
          <w:rPr>
            <w:noProof/>
            <w:lang w:val="en-US"/>
          </w:rPr>
          <w:delText>36</w:delText>
        </w:r>
      </w:del>
      <w:r w:rsidR="00D57FFC">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602" w:name="_Ref358238630"/>
      <w:bookmarkStart w:id="603" w:name="_Toc365125942"/>
      <w:r w:rsidRPr="00A44F8B">
        <w:rPr>
          <w:lang w:val="en-US"/>
        </w:rPr>
        <w:t xml:space="preserve">Figure </w:t>
      </w:r>
      <w:r w:rsidR="00D57FFC">
        <w:fldChar w:fldCharType="begin"/>
      </w:r>
      <w:r w:rsidRPr="00A44F8B">
        <w:rPr>
          <w:lang w:val="en-US"/>
        </w:rPr>
        <w:instrText xml:space="preserve"> SEQ Figure \* ARABIC </w:instrText>
      </w:r>
      <w:r w:rsidR="00D57FFC">
        <w:fldChar w:fldCharType="separate"/>
      </w:r>
      <w:r w:rsidR="002019AD">
        <w:rPr>
          <w:noProof/>
          <w:lang w:val="en-US"/>
        </w:rPr>
        <w:t>36</w:t>
      </w:r>
      <w:r w:rsidR="00D57FFC">
        <w:fldChar w:fldCharType="end"/>
      </w:r>
      <w:bookmarkEnd w:id="602"/>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603"/>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t>
      </w:r>
      <w:r>
        <w:rPr>
          <w:rFonts w:cs="Times New Roman"/>
          <w:lang w:val="en-US"/>
        </w:rPr>
        <w:lastRenderedPageBreak/>
        <w:t>Whitney</w:t>
      </w:r>
      <w:r>
        <w:rPr>
          <w:lang w:val="en-US"/>
        </w:rPr>
        <w:t xml:space="preserve"> test. </w:t>
      </w:r>
      <w:fldSimple w:instr=" REF _Ref358232880 \h  \* MERGEFORMAT ">
        <w:ins w:id="604" w:author="Kohwalter" w:date="2013-08-28T14:25:00Z">
          <w:r w:rsidR="002019AD" w:rsidRPr="00983EE5">
            <w:rPr>
              <w:lang w:val="en-US"/>
            </w:rPr>
            <w:t xml:space="preserve">Figure </w:t>
          </w:r>
          <w:r w:rsidR="002019AD">
            <w:rPr>
              <w:lang w:val="en-US"/>
            </w:rPr>
            <w:t>37</w:t>
          </w:r>
        </w:ins>
        <w:del w:id="605" w:author="Kohwalter" w:date="2013-08-28T14:25:00Z">
          <w:r w:rsidR="007028C8" w:rsidRPr="00983EE5" w:rsidDel="002019AD">
            <w:rPr>
              <w:lang w:val="en-US"/>
            </w:rPr>
            <w:delText xml:space="preserve">Figure </w:delText>
          </w:r>
          <w:r w:rsidR="007028C8" w:rsidDel="002019AD">
            <w:rPr>
              <w:lang w:val="en-US"/>
            </w:rPr>
            <w:delText>37</w:delText>
          </w:r>
        </w:del>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D57FFC">
        <w:rPr>
          <w:lang w:val="en-US"/>
        </w:rPr>
        <w:fldChar w:fldCharType="begin"/>
      </w:r>
      <w:r>
        <w:rPr>
          <w:lang w:val="en-US"/>
        </w:rPr>
        <w:instrText xml:space="preserve"> REF _Ref358902506 \h </w:instrText>
      </w:r>
      <w:r w:rsidR="00D57FFC">
        <w:rPr>
          <w:lang w:val="en-US"/>
        </w:rPr>
      </w:r>
      <w:r w:rsidR="00D57FFC">
        <w:rPr>
          <w:lang w:val="en-US"/>
        </w:rPr>
        <w:fldChar w:fldCharType="separate"/>
      </w:r>
      <w:ins w:id="606" w:author="Kohwalter" w:date="2013-08-28T14:25:00Z">
        <w:r w:rsidR="002019AD" w:rsidRPr="00CA28ED">
          <w:rPr>
            <w:lang w:val="en-US"/>
          </w:rPr>
          <w:t xml:space="preserve">Table </w:t>
        </w:r>
        <w:r w:rsidR="002019AD">
          <w:rPr>
            <w:noProof/>
            <w:lang w:val="en-US"/>
          </w:rPr>
          <w:t>11</w:t>
        </w:r>
      </w:ins>
      <w:del w:id="607" w:author="Kohwalter" w:date="2013-08-28T14:25:00Z">
        <w:r w:rsidR="007028C8" w:rsidRPr="00CA28ED" w:rsidDel="002019AD">
          <w:rPr>
            <w:lang w:val="en-US"/>
          </w:rPr>
          <w:delText xml:space="preserve">Table </w:delText>
        </w:r>
        <w:r w:rsidR="007028C8" w:rsidDel="002019AD">
          <w:rPr>
            <w:noProof/>
            <w:lang w:val="en-US"/>
          </w:rPr>
          <w:delText>11</w:delText>
        </w:r>
      </w:del>
      <w:r w:rsidR="00D57FFC">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608" w:name="_Ref358232880"/>
      <w:bookmarkStart w:id="609" w:name="_Toc365125943"/>
      <w:r w:rsidRPr="00983EE5">
        <w:rPr>
          <w:lang w:val="en-US"/>
        </w:rPr>
        <w:t xml:space="preserve">Figure </w:t>
      </w:r>
      <w:r w:rsidR="00D57FFC">
        <w:fldChar w:fldCharType="begin"/>
      </w:r>
      <w:r w:rsidRPr="00983EE5">
        <w:rPr>
          <w:lang w:val="en-US"/>
        </w:rPr>
        <w:instrText xml:space="preserve"> SEQ Figure \* ARABIC </w:instrText>
      </w:r>
      <w:r w:rsidR="00D57FFC">
        <w:fldChar w:fldCharType="separate"/>
      </w:r>
      <w:r w:rsidR="002019AD">
        <w:rPr>
          <w:noProof/>
          <w:lang w:val="en-US"/>
        </w:rPr>
        <w:t>37</w:t>
      </w:r>
      <w:r w:rsidR="00D57FFC">
        <w:fldChar w:fldCharType="end"/>
      </w:r>
      <w:bookmarkEnd w:id="608"/>
      <w:r w:rsidRPr="00983EE5">
        <w:rPr>
          <w:lang w:val="en-US"/>
        </w:rPr>
        <w:t xml:space="preserve">: R's output for </w:t>
      </w:r>
      <w:r>
        <w:rPr>
          <w:rFonts w:cs="Times New Roman"/>
          <w:lang w:val="en-US"/>
        </w:rPr>
        <w:t>Mann-Whitney</w:t>
      </w:r>
      <w:r w:rsidRPr="00983EE5">
        <w:rPr>
          <w:lang w:val="en-US"/>
        </w:rPr>
        <w:t xml:space="preserve"> test</w:t>
      </w:r>
      <w:bookmarkEnd w:id="609"/>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610" w:name="_Ref358233366"/>
      <w:bookmarkStart w:id="611" w:name="_Ref358902506"/>
      <w:bookmarkStart w:id="612" w:name="_Toc361124168"/>
      <w:r w:rsidRPr="00CA28ED">
        <w:rPr>
          <w:lang w:val="en-US"/>
        </w:rPr>
        <w:t xml:space="preserve">Table </w:t>
      </w:r>
      <w:r w:rsidR="00D57FFC">
        <w:fldChar w:fldCharType="begin"/>
      </w:r>
      <w:r w:rsidRPr="00CA28ED">
        <w:rPr>
          <w:lang w:val="en-US"/>
        </w:rPr>
        <w:instrText xml:space="preserve"> SEQ Table \* ARABIC </w:instrText>
      </w:r>
      <w:r w:rsidR="00D57FFC">
        <w:fldChar w:fldCharType="separate"/>
      </w:r>
      <w:r w:rsidR="002019AD">
        <w:rPr>
          <w:noProof/>
          <w:lang w:val="en-US"/>
        </w:rPr>
        <w:t>11</w:t>
      </w:r>
      <w:r w:rsidR="00D57FFC">
        <w:fldChar w:fldCharType="end"/>
      </w:r>
      <w:bookmarkEnd w:id="610"/>
      <w:bookmarkEnd w:id="611"/>
      <w:r w:rsidRPr="00CA28ED">
        <w:rPr>
          <w:lang w:val="en-US"/>
        </w:rPr>
        <w:t xml:space="preserve">: Results obtained from the </w:t>
      </w:r>
      <w:r>
        <w:rPr>
          <w:rFonts w:cs="Times New Roman"/>
          <w:lang w:val="en-US"/>
        </w:rPr>
        <w:t>Mann-Whitney</w:t>
      </w:r>
      <w:r w:rsidRPr="00CA28ED">
        <w:rPr>
          <w:lang w:val="en-US"/>
        </w:rPr>
        <w:t xml:space="preserve"> test</w:t>
      </w:r>
      <w:bookmarkEnd w:id="612"/>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D57FFC">
        <w:rPr>
          <w:rFonts w:eastAsiaTheme="minorEastAsia"/>
          <w:szCs w:val="24"/>
          <w:lang w:val="en-US"/>
        </w:rPr>
        <w:fldChar w:fldCharType="begin"/>
      </w:r>
      <w:r>
        <w:rPr>
          <w:rFonts w:eastAsiaTheme="minorEastAsia"/>
          <w:szCs w:val="24"/>
          <w:lang w:val="en-US"/>
        </w:rPr>
        <w:instrText xml:space="preserve"> REF _Ref358902506 \h </w:instrText>
      </w:r>
      <w:r w:rsidR="00D57FFC">
        <w:rPr>
          <w:rFonts w:eastAsiaTheme="minorEastAsia"/>
          <w:szCs w:val="24"/>
          <w:lang w:val="en-US"/>
        </w:rPr>
      </w:r>
      <w:r w:rsidR="00D57FFC">
        <w:rPr>
          <w:rFonts w:eastAsiaTheme="minorEastAsia"/>
          <w:szCs w:val="24"/>
          <w:lang w:val="en-US"/>
        </w:rPr>
        <w:fldChar w:fldCharType="separate"/>
      </w:r>
      <w:ins w:id="613" w:author="Kohwalter" w:date="2013-08-28T14:25:00Z">
        <w:r w:rsidR="002019AD" w:rsidRPr="00CA28ED">
          <w:rPr>
            <w:lang w:val="en-US"/>
          </w:rPr>
          <w:t xml:space="preserve">Table </w:t>
        </w:r>
        <w:r w:rsidR="002019AD">
          <w:rPr>
            <w:noProof/>
            <w:lang w:val="en-US"/>
          </w:rPr>
          <w:t>11</w:t>
        </w:r>
      </w:ins>
      <w:del w:id="614" w:author="Kohwalter" w:date="2013-08-28T14:25:00Z">
        <w:r w:rsidR="007028C8" w:rsidRPr="00CA28ED" w:rsidDel="002019AD">
          <w:rPr>
            <w:lang w:val="en-US"/>
          </w:rPr>
          <w:delText xml:space="preserve">Table </w:delText>
        </w:r>
        <w:r w:rsidR="007028C8" w:rsidDel="002019AD">
          <w:rPr>
            <w:noProof/>
            <w:lang w:val="en-US"/>
          </w:rPr>
          <w:delText>11</w:delText>
        </w:r>
      </w:del>
      <w:r w:rsidR="00D57FFC">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D57FFC">
        <w:rPr>
          <w:lang w:val="en-US"/>
        </w:rPr>
        <w:fldChar w:fldCharType="begin"/>
      </w:r>
      <w:r>
        <w:rPr>
          <w:lang w:val="en-US"/>
        </w:rPr>
        <w:instrText xml:space="preserve"> REF _Ref358238630 \h </w:instrText>
      </w:r>
      <w:r w:rsidR="00D57FFC">
        <w:rPr>
          <w:lang w:val="en-US"/>
        </w:rPr>
      </w:r>
      <w:r w:rsidR="00D57FFC">
        <w:rPr>
          <w:lang w:val="en-US"/>
        </w:rPr>
        <w:fldChar w:fldCharType="separate"/>
      </w:r>
      <w:ins w:id="615" w:author="Kohwalter" w:date="2013-08-28T14:25:00Z">
        <w:r w:rsidR="002019AD" w:rsidRPr="00A44F8B">
          <w:rPr>
            <w:lang w:val="en-US"/>
          </w:rPr>
          <w:t xml:space="preserve">Figure </w:t>
        </w:r>
        <w:r w:rsidR="002019AD">
          <w:rPr>
            <w:noProof/>
            <w:lang w:val="en-US"/>
          </w:rPr>
          <w:t>36</w:t>
        </w:r>
      </w:ins>
      <w:del w:id="616" w:author="Kohwalter" w:date="2013-08-28T14:25:00Z">
        <w:r w:rsidR="007028C8" w:rsidRPr="00A44F8B" w:rsidDel="002019AD">
          <w:rPr>
            <w:lang w:val="en-US"/>
          </w:rPr>
          <w:delText xml:space="preserve">Figure </w:delText>
        </w:r>
        <w:r w:rsidR="007028C8" w:rsidDel="002019AD">
          <w:rPr>
            <w:noProof/>
            <w:lang w:val="en-US"/>
          </w:rPr>
          <w:delText>36</w:delText>
        </w:r>
      </w:del>
      <w:r w:rsidR="00D57FFC">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w:t>
      </w:r>
      <w:r>
        <w:rPr>
          <w:lang w:val="en-US"/>
        </w:rPr>
        <w:lastRenderedPageBreak/>
        <w:t xml:space="preserve">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617" w:name="_Toc354161756"/>
      <w:bookmarkStart w:id="618" w:name="_Ref358651691"/>
      <w:bookmarkStart w:id="619" w:name="_Toc365125994"/>
      <w:r w:rsidRPr="001E187B">
        <w:rPr>
          <w:lang w:val="en-US"/>
        </w:rPr>
        <w:t>Threats to Validity</w:t>
      </w:r>
      <w:bookmarkEnd w:id="617"/>
      <w:bookmarkEnd w:id="618"/>
      <w:bookmarkEnd w:id="619"/>
    </w:p>
    <w:p w:rsidR="00E6284E" w:rsidRDefault="00E6284E" w:rsidP="00E6284E">
      <w:pPr>
        <w:rPr>
          <w:lang w:val="en-US"/>
        </w:rPr>
      </w:pPr>
      <w:r>
        <w:rPr>
          <w:lang w:val="en-US"/>
        </w:rPr>
        <w:t>Despite the care in reducing the threats to the validity of the experiment, there are factors that can influence the results. In relation to internal validity, the selection for both groups (with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w:t>
      </w:r>
      <w:r w:rsidR="00AE74EC">
        <w:rPr>
          <w:lang w:val="en-US"/>
        </w:rPr>
        <w:t xml:space="preserve"> mechanics (by watching the video)</w:t>
      </w:r>
      <w:r>
        <w:rPr>
          <w:lang w:val="en-US"/>
        </w:rPr>
        <w:t xml:space="preserv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r w:rsidR="00AC7187">
        <w:rPr>
          <w:lang w:val="en-US"/>
        </w:rPr>
        <w:t>it</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w:t>
      </w:r>
      <w:r w:rsidR="00A813F8">
        <w:rPr>
          <w:lang w:val="en-US"/>
        </w:rPr>
        <w:t xml:space="preserve"> </w:t>
      </w:r>
    </w:p>
    <w:p w:rsidR="00E6284E" w:rsidRPr="00B17667" w:rsidRDefault="00E6284E" w:rsidP="00E6284E">
      <w:pPr>
        <w:pStyle w:val="Heading2"/>
        <w:rPr>
          <w:lang w:val="en-US"/>
        </w:rPr>
      </w:pPr>
      <w:bookmarkStart w:id="620" w:name="_Toc354161757"/>
      <w:bookmarkStart w:id="621" w:name="_Ref358651727"/>
      <w:bookmarkStart w:id="622" w:name="_Toc365125995"/>
      <w:r w:rsidRPr="001E187B">
        <w:rPr>
          <w:lang w:val="en-US"/>
        </w:rPr>
        <w:t>Final Considerations</w:t>
      </w:r>
      <w:bookmarkEnd w:id="620"/>
      <w:bookmarkEnd w:id="621"/>
      <w:bookmarkEnd w:id="622"/>
    </w:p>
    <w:p w:rsidR="00E6284E" w:rsidRDefault="00E6284E" w:rsidP="00132046">
      <w:pPr>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w:t>
      </w:r>
      <w:ins w:id="623" w:author="Kohwalter" w:date="2013-08-24T16:40:00Z">
        <w:r w:rsidR="0011055E">
          <w:rPr>
            <w:lang w:val="en-US"/>
          </w:rPr>
          <w:t>flux</w:t>
        </w:r>
      </w:ins>
      <w:del w:id="624" w:author="Kohwalter" w:date="2013-08-24T16:40:00Z">
        <w:r w:rsidDel="0011055E">
          <w:rPr>
            <w:lang w:val="en-US"/>
          </w:rPr>
          <w:delText>flow</w:delText>
        </w:r>
      </w:del>
      <w:r>
        <w:rPr>
          <w:lang w:val="en-US"/>
        </w:rPr>
        <w:t xml:space="preserve">. This evaluation was performed using statistical analysis on the values obtained from the </w:t>
      </w:r>
      <w:r>
        <w:rPr>
          <w:lang w:val="en-US"/>
        </w:rPr>
        <w:lastRenderedPageBreak/>
        <w:t xml:space="preserve">experiments. The results demonstrate </w:t>
      </w:r>
      <w:r w:rsidR="00AC7187">
        <w:rPr>
          <w:lang w:val="en-US"/>
        </w:rPr>
        <w:t xml:space="preserve">that </w:t>
      </w:r>
      <w:r>
        <w:rPr>
          <w:lang w:val="en-US"/>
        </w:rPr>
        <w:t>results analyz</w:t>
      </w:r>
      <w:r w:rsidR="00AC7187">
        <w:rPr>
          <w:lang w:val="en-US"/>
        </w:rPr>
        <w:t>ed based</w:t>
      </w:r>
      <w:r>
        <w:rPr>
          <w:lang w:val="en-US"/>
        </w:rPr>
        <w:t xml:space="preserve"> with provenance were equal or greater than watching a replay. Furthermore, analyzing the game </w:t>
      </w:r>
      <w:ins w:id="625" w:author="Kohwalter" w:date="2013-08-24T16:40:00Z">
        <w:r w:rsidR="0011055E">
          <w:rPr>
            <w:lang w:val="en-US"/>
          </w:rPr>
          <w:t>flux</w:t>
        </w:r>
      </w:ins>
      <w:del w:id="626" w:author="Kohwalter" w:date="2013-08-24T16:40:00Z">
        <w:r w:rsidDel="0011055E">
          <w:rPr>
            <w:lang w:val="en-US"/>
          </w:rPr>
          <w:delText>flow</w:delText>
        </w:r>
      </w:del>
      <w:r>
        <w:rPr>
          <w:lang w:val="en-US"/>
        </w:rPr>
        <w:t xml:space="preserve"> with provenance is faster than only watching a replay of the game session. </w:t>
      </w:r>
    </w:p>
    <w:p w:rsidR="00E6284E" w:rsidRDefault="00E6284E" w:rsidP="00132046">
      <w:pPr>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627" w:name="_Toc365125996"/>
      <w:r w:rsidRPr="001E187B">
        <w:rPr>
          <w:lang w:val="en-US"/>
        </w:rPr>
        <w:lastRenderedPageBreak/>
        <w:t xml:space="preserve">– </w:t>
      </w:r>
      <w:r w:rsidR="000D6AC9" w:rsidRPr="001E187B">
        <w:rPr>
          <w:lang w:val="en-US"/>
        </w:rPr>
        <w:t>Conclusion</w:t>
      </w:r>
      <w:bookmarkEnd w:id="627"/>
    </w:p>
    <w:p w:rsidR="00602B8B" w:rsidRPr="00C1684F" w:rsidRDefault="00602B8B" w:rsidP="00602B8B">
      <w:pPr>
        <w:pStyle w:val="Heading2"/>
        <w:rPr>
          <w:lang w:val="en-US"/>
        </w:rPr>
      </w:pPr>
      <w:bookmarkStart w:id="628" w:name="_Toc354161759"/>
      <w:bookmarkStart w:id="629" w:name="_Toc365125997"/>
      <w:r w:rsidRPr="00C1684F">
        <w:rPr>
          <w:lang w:val="en-US"/>
        </w:rPr>
        <w:t>Contributions</w:t>
      </w:r>
      <w:bookmarkEnd w:id="628"/>
      <w:bookmarkEnd w:id="629"/>
    </w:p>
    <w:p w:rsidR="00602B8B" w:rsidRDefault="00602B8B" w:rsidP="00602B8B">
      <w:pPr>
        <w:rPr>
          <w:lang w:val="en-US"/>
        </w:rPr>
      </w:pPr>
      <w:bookmarkStart w:id="630"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 xml:space="preserve">game </w:t>
      </w:r>
      <w:del w:id="631" w:author="Kohwalter" w:date="2013-08-24T16:40:00Z">
        <w:r w:rsidRPr="00234CEF" w:rsidDel="0011055E">
          <w:rPr>
            <w:i/>
            <w:lang w:val="en-US"/>
          </w:rPr>
          <w:delText xml:space="preserve">flow </w:delText>
        </w:r>
      </w:del>
      <w:ins w:id="632" w:author="Kohwalter" w:date="2013-08-24T16:40:00Z">
        <w:r w:rsidR="0011055E">
          <w:rPr>
            <w:i/>
            <w:lang w:val="en-US"/>
          </w:rPr>
          <w:t>flux</w:t>
        </w:r>
        <w:r w:rsidR="0011055E" w:rsidRPr="00234CEF">
          <w:rPr>
            <w:i/>
            <w:lang w:val="en-US"/>
          </w:rPr>
          <w:t xml:space="preserve"> </w:t>
        </w:r>
      </w:ins>
      <w:r w:rsidRPr="00234CEF">
        <w:rPr>
          <w:i/>
          <w:lang w:val="en-US"/>
        </w:rPr>
        <w:t>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 xml:space="preserve">game </w:t>
      </w:r>
      <w:del w:id="633" w:author="Kohwalter" w:date="2013-08-24T16:40:00Z">
        <w:r w:rsidRPr="00234CEF" w:rsidDel="0011055E">
          <w:rPr>
            <w:i/>
            <w:lang w:val="en-US"/>
          </w:rPr>
          <w:delText xml:space="preserve">flow </w:delText>
        </w:r>
      </w:del>
      <w:ins w:id="634" w:author="Kohwalter" w:date="2013-08-24T16:40:00Z">
        <w:r w:rsidR="0011055E">
          <w:rPr>
            <w:i/>
            <w:lang w:val="en-US"/>
          </w:rPr>
          <w:t>flux</w:t>
        </w:r>
        <w:r w:rsidR="0011055E" w:rsidRPr="00234CEF">
          <w:rPr>
            <w:i/>
            <w:lang w:val="en-US"/>
          </w:rPr>
          <w:t xml:space="preserve"> </w:t>
        </w:r>
      </w:ins>
      <w:r w:rsidRPr="00234CEF">
        <w:rPr>
          <w:i/>
          <w:lang w:val="en-US"/>
        </w:rPr>
        <w:t>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 xml:space="preserve">allows post game analysis to discover issues that contributed to specific game </w:t>
      </w:r>
      <w:ins w:id="635" w:author="Kohwalter" w:date="2013-08-24T16:40:00Z">
        <w:r w:rsidR="0011055E">
          <w:rPr>
            <w:lang w:val="en-US"/>
          </w:rPr>
          <w:t>flux</w:t>
        </w:r>
      </w:ins>
      <w:ins w:id="636" w:author="Kohwalter" w:date="2013-08-24T16:41:00Z">
        <w:r w:rsidR="0011055E">
          <w:rPr>
            <w:lang w:val="en-US"/>
          </w:rPr>
          <w:t>es</w:t>
        </w:r>
      </w:ins>
      <w:del w:id="637" w:author="Kohwalter" w:date="2013-08-24T16:40:00Z">
        <w:r w:rsidRPr="000274F3" w:rsidDel="0011055E">
          <w:rPr>
            <w:lang w:val="en-US"/>
          </w:rPr>
          <w:delText>flow</w:delText>
        </w:r>
      </w:del>
      <w:del w:id="638" w:author="Kohwalter" w:date="2013-08-24T16:41:00Z">
        <w:r w:rsidRPr="000274F3" w:rsidDel="0011055E">
          <w:rPr>
            <w:lang w:val="en-US"/>
          </w:rPr>
          <w:delText>s</w:delText>
        </w:r>
      </w:del>
      <w:r w:rsidRPr="000274F3">
        <w:rPr>
          <w:lang w:val="en-US"/>
        </w:rPr>
        <w:t xml:space="preserve"> and results achieved throughout the gam</w:t>
      </w:r>
      <w:r>
        <w:rPr>
          <w:lang w:val="en-US"/>
        </w:rPr>
        <w:t>e</w:t>
      </w:r>
      <w:r w:rsidRPr="000274F3">
        <w:rPr>
          <w:lang w:val="en-US"/>
        </w:rPr>
        <w:t xml:space="preserve"> session. This analysis can be used to improve understanding of the game </w:t>
      </w:r>
      <w:ins w:id="639" w:author="Kohwalter" w:date="2013-08-24T16:41:00Z">
        <w:r w:rsidR="0011055E">
          <w:rPr>
            <w:lang w:val="en-US"/>
          </w:rPr>
          <w:t>flux</w:t>
        </w:r>
      </w:ins>
      <w:del w:id="640" w:author="Kohwalter" w:date="2013-08-24T16:41:00Z">
        <w:r w:rsidRPr="000274F3" w:rsidDel="0011055E">
          <w:rPr>
            <w:lang w:val="en-US"/>
          </w:rPr>
          <w:delText>flow</w:delText>
        </w:r>
      </w:del>
      <w:r w:rsidRPr="000274F3">
        <w:rPr>
          <w:lang w:val="en-US"/>
        </w:rPr>
        <w:t xml:space="preserve">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those </w:t>
      </w:r>
      <w:r w:rsidR="00394B80">
        <w:rPr>
          <w:lang w:val="en-US"/>
        </w:rPr>
        <w:t>that are the focus of interest of</w:t>
      </w:r>
      <w:r>
        <w:rPr>
          <w:lang w:val="en-US"/>
        </w:rPr>
        <w:t xml:space="preserve">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w:t>
      </w:r>
      <w:r w:rsidR="00394B80">
        <w:rPr>
          <w:lang w:val="en-US"/>
        </w:rPr>
        <w:t>,</w:t>
      </w:r>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D57FFC"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ins w:id="641" w:author="Kohwalter" w:date="2013-08-28T14:25:00Z">
        <w:r w:rsidR="002019AD" w:rsidRPr="0076056D">
          <w:rPr>
            <w:lang w:val="en-US"/>
          </w:rPr>
          <w:t xml:space="preserve">Table </w:t>
        </w:r>
        <w:r w:rsidR="002019AD">
          <w:rPr>
            <w:noProof/>
            <w:lang w:val="en-US"/>
          </w:rPr>
          <w:t>12</w:t>
        </w:r>
      </w:ins>
      <w:del w:id="642" w:author="Kohwalter" w:date="2013-08-28T14:25:00Z">
        <w:r w:rsidR="007028C8" w:rsidRPr="0076056D" w:rsidDel="002019AD">
          <w:rPr>
            <w:lang w:val="en-US"/>
          </w:rPr>
          <w:delText xml:space="preserve">Table </w:delText>
        </w:r>
        <w:r w:rsidR="007028C8" w:rsidDel="002019AD">
          <w:rPr>
            <w:noProof/>
            <w:lang w:val="en-US"/>
          </w:rPr>
          <w:delText>12</w:delText>
        </w:r>
      </w:del>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643" w:name="_Ref360735368"/>
      <w:bookmarkStart w:id="644" w:name="_Toc361124169"/>
      <w:r w:rsidRPr="0076056D">
        <w:rPr>
          <w:lang w:val="en-US"/>
        </w:rPr>
        <w:t xml:space="preserve">Table </w:t>
      </w:r>
      <w:r w:rsidR="00D57FFC" w:rsidRPr="00171BB4">
        <w:fldChar w:fldCharType="begin"/>
      </w:r>
      <w:r w:rsidRPr="0076056D">
        <w:rPr>
          <w:lang w:val="en-US"/>
        </w:rPr>
        <w:instrText xml:space="preserve"> SEQ Table \* ARABIC </w:instrText>
      </w:r>
      <w:r w:rsidR="00D57FFC" w:rsidRPr="00171BB4">
        <w:fldChar w:fldCharType="separate"/>
      </w:r>
      <w:r w:rsidR="002019AD">
        <w:rPr>
          <w:noProof/>
          <w:lang w:val="en-US"/>
        </w:rPr>
        <w:t>12</w:t>
      </w:r>
      <w:r w:rsidR="00D57FFC" w:rsidRPr="00171BB4">
        <w:fldChar w:fldCharType="end"/>
      </w:r>
      <w:bookmarkEnd w:id="643"/>
      <w:r w:rsidRPr="0076056D">
        <w:rPr>
          <w:lang w:val="en-US"/>
        </w:rPr>
        <w:t>: Comparative chart among approaches</w:t>
      </w:r>
      <w:bookmarkEnd w:id="644"/>
    </w:p>
    <w:tbl>
      <w:tblPr>
        <w:tblStyle w:val="MediumGrid3-Accent1"/>
        <w:tblW w:w="0" w:type="auto"/>
        <w:jc w:val="center"/>
        <w:tblInd w:w="-631" w:type="dxa"/>
        <w:tblLook w:val="04A0"/>
      </w:tblPr>
      <w:tblGrid>
        <w:gridCol w:w="2608"/>
        <w:gridCol w:w="612"/>
        <w:gridCol w:w="612"/>
        <w:gridCol w:w="612"/>
        <w:gridCol w:w="612"/>
        <w:gridCol w:w="612"/>
      </w:tblGrid>
      <w:tr w:rsidR="00602B8B" w:rsidTr="00EF0297">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EF0297">
            <w:pPr>
              <w:spacing w:line="240" w:lineRule="auto"/>
              <w:ind w:left="113" w:right="113" w:firstLine="0"/>
              <w:jc w:val="left"/>
              <w:cnfStyle w:val="100000000000"/>
            </w:pPr>
            <w:r>
              <w:t>GVM</w:t>
            </w:r>
            <w:r w:rsidR="004D0EA1">
              <w:t xml:space="preserve"> </w:t>
            </w:r>
            <w:r w:rsidR="00D57FFC">
              <w:fldChar w:fldCharType="begin"/>
            </w:r>
            <w:r w:rsidR="00214CC4">
              <w:instrText xml:space="preserve"> ADDIN ZOTERO_ITEM {"citationID":"cIykXWbi","properties":{"formattedCitation":"{\\rtf (JOSLIN \\i et al.\\i0{}, 2007)}","plainCitation":"(JOSLIN et al., 2007)"},"citationItems":[{"id":201,"uris":["http://zotero.org/users/1122386/items/ZKEJW8GC"],"uri":["http://zotero.org/users/1122386/items/ZKEJW8GC"]}]} </w:instrText>
            </w:r>
            <w:r w:rsidR="00D57FFC">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D57FFC">
              <w:fldChar w:fldCharType="end"/>
            </w:r>
          </w:p>
        </w:tc>
        <w:tc>
          <w:tcPr>
            <w:tcW w:w="612" w:type="dxa"/>
            <w:textDirection w:val="btLr"/>
          </w:tcPr>
          <w:p w:rsidR="00602B8B" w:rsidRDefault="00602B8B" w:rsidP="00EF0297">
            <w:pPr>
              <w:spacing w:line="240" w:lineRule="auto"/>
              <w:ind w:left="113" w:right="113" w:firstLine="0"/>
              <w:jc w:val="left"/>
              <w:cnfStyle w:val="100000000000"/>
            </w:pPr>
            <w:r>
              <w:t>TRUE</w:t>
            </w:r>
            <w:r w:rsidR="004D0EA1">
              <w:t xml:space="preserve"> </w:t>
            </w:r>
            <w:r w:rsidR="00D57FFC">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D57FFC">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D57FFC">
              <w:fldChar w:fldCharType="end"/>
            </w:r>
          </w:p>
        </w:tc>
        <w:tc>
          <w:tcPr>
            <w:tcW w:w="612" w:type="dxa"/>
            <w:textDirection w:val="btLr"/>
          </w:tcPr>
          <w:p w:rsidR="00602B8B" w:rsidRDefault="00602B8B" w:rsidP="00EF0297">
            <w:pPr>
              <w:spacing w:line="240" w:lineRule="auto"/>
              <w:ind w:left="113" w:right="113" w:firstLine="0"/>
              <w:jc w:val="left"/>
              <w:cnfStyle w:val="100000000000"/>
            </w:pPr>
            <w:proofErr w:type="spellStart"/>
            <w:r>
              <w:t>Playtracer</w:t>
            </w:r>
            <w:proofErr w:type="spellEnd"/>
            <w:r w:rsidR="004D0EA1">
              <w:t xml:space="preserve"> </w:t>
            </w:r>
            <w:r w:rsidR="00D57FFC">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D57FFC">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D57FFC">
              <w:fldChar w:fldCharType="end"/>
            </w:r>
          </w:p>
        </w:tc>
        <w:tc>
          <w:tcPr>
            <w:tcW w:w="612" w:type="dxa"/>
            <w:textDirection w:val="btLr"/>
          </w:tcPr>
          <w:p w:rsidR="00602B8B" w:rsidRDefault="00602B8B" w:rsidP="00EF0297">
            <w:pPr>
              <w:spacing w:line="240" w:lineRule="auto"/>
              <w:ind w:left="113" w:right="113" w:firstLine="0"/>
              <w:jc w:val="left"/>
              <w:cnfStyle w:val="100000000000"/>
            </w:pPr>
            <w:r>
              <w:t>Play-Graph</w:t>
            </w:r>
            <w:r w:rsidR="004D0EA1">
              <w:t xml:space="preserve"> </w:t>
            </w:r>
            <w:r w:rsidR="00D57FFC">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D57FFC">
              <w:fldChar w:fldCharType="separate"/>
            </w:r>
            <w:r w:rsidR="00214CC4" w:rsidRPr="00214CC4">
              <w:rPr>
                <w:rFonts w:cs="Times New Roman"/>
              </w:rPr>
              <w:t>(WALLNER, 2013)</w:t>
            </w:r>
            <w:r w:rsidR="00D57FFC">
              <w:fldChar w:fldCharType="end"/>
            </w:r>
          </w:p>
        </w:tc>
        <w:tc>
          <w:tcPr>
            <w:tcW w:w="612" w:type="dxa"/>
            <w:textDirection w:val="btLr"/>
          </w:tcPr>
          <w:p w:rsidR="00602B8B" w:rsidRPr="00394B80" w:rsidRDefault="00373781" w:rsidP="00EF0297">
            <w:pPr>
              <w:spacing w:line="240" w:lineRule="auto"/>
              <w:ind w:left="113" w:right="113" w:firstLine="0"/>
              <w:jc w:val="left"/>
              <w:cnfStyle w:val="100000000000"/>
              <w:rPr>
                <w:u w:val="single"/>
              </w:rPr>
            </w:pPr>
            <w:r w:rsidRPr="00373781">
              <w:rPr>
                <w:u w:val="single"/>
              </w:rPr>
              <w:t>Provenance in Games</w:t>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EF0297">
        <w:trPr>
          <w:cnfStyle w:val="000000100000"/>
          <w:jc w:val="center"/>
        </w:trPr>
        <w:tc>
          <w:tcPr>
            <w:cnfStyle w:val="001000000000"/>
            <w:tcW w:w="2608" w:type="dxa"/>
            <w:vAlign w:val="center"/>
          </w:tcPr>
          <w:p w:rsidR="00602B8B" w:rsidRDefault="00602B8B" w:rsidP="00EF0297">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EF0297">
        <w:trPr>
          <w:jc w:val="center"/>
        </w:trPr>
        <w:tc>
          <w:tcPr>
            <w:cnfStyle w:val="001000000000"/>
            <w:tcW w:w="2608" w:type="dxa"/>
            <w:vAlign w:val="center"/>
          </w:tcPr>
          <w:p w:rsidR="00602B8B" w:rsidRDefault="00602B8B" w:rsidP="00EF0297">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EF0297" w:rsidTr="00EF0297">
        <w:trPr>
          <w:cnfStyle w:val="000000100000"/>
          <w:jc w:val="center"/>
        </w:trPr>
        <w:tc>
          <w:tcPr>
            <w:cnfStyle w:val="001000000000"/>
            <w:tcW w:w="2608" w:type="dxa"/>
            <w:vAlign w:val="center"/>
          </w:tcPr>
          <w:p w:rsidR="00EF0297" w:rsidRDefault="00EF0297" w:rsidP="00EF0297">
            <w:pPr>
              <w:spacing w:line="240" w:lineRule="auto"/>
              <w:ind w:firstLine="0"/>
              <w:jc w:val="right"/>
            </w:pPr>
            <w:r>
              <w:t>Cause-Effect</w:t>
            </w: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890CF0" w:rsidRDefault="00EF0297" w:rsidP="004D0EA1">
            <w:pPr>
              <w:spacing w:line="240" w:lineRule="auto"/>
              <w:ind w:firstLine="0"/>
              <w:jc w:val="center"/>
              <w:cnfStyle w:val="000000100000"/>
              <w:rPr>
                <w:b/>
              </w:rPr>
            </w:pPr>
          </w:p>
        </w:tc>
        <w:tc>
          <w:tcPr>
            <w:tcW w:w="612" w:type="dxa"/>
          </w:tcPr>
          <w:p w:rsidR="00EF0297" w:rsidRPr="004D0EA1" w:rsidRDefault="00EF0297" w:rsidP="004D0EA1">
            <w:pPr>
              <w:spacing w:line="240" w:lineRule="auto"/>
              <w:ind w:firstLine="0"/>
              <w:jc w:val="center"/>
              <w:cnfStyle w:val="000000100000"/>
              <w:rPr>
                <w:b/>
                <w:color w:val="00B050"/>
              </w:rPr>
            </w:pPr>
            <w:r w:rsidRPr="004D0EA1">
              <w:rPr>
                <w:b/>
                <w:color w:val="00B050"/>
              </w:rPr>
              <w:sym w:font="Symbol" w:char="F0D6"/>
            </w:r>
          </w:p>
        </w:tc>
      </w:tr>
    </w:tbl>
    <w:p w:rsidR="00602B8B" w:rsidRPr="00602B8B" w:rsidRDefault="00602B8B" w:rsidP="00602B8B">
      <w:pPr>
        <w:pStyle w:val="Heading2"/>
        <w:rPr>
          <w:rStyle w:val="TabelaChar"/>
          <w:rFonts w:cstheme="majorBidi"/>
          <w:b/>
          <w:color w:val="auto"/>
          <w:sz w:val="24"/>
        </w:rPr>
      </w:pPr>
      <w:bookmarkStart w:id="645" w:name="_Toc365125998"/>
      <w:r w:rsidRPr="00602B8B">
        <w:rPr>
          <w:rStyle w:val="TabelaChar"/>
          <w:rFonts w:cstheme="majorBidi"/>
          <w:b/>
          <w:color w:val="auto"/>
          <w:sz w:val="24"/>
        </w:rPr>
        <w:t>Limitations</w:t>
      </w:r>
      <w:bookmarkEnd w:id="630"/>
      <w:bookmarkEnd w:id="645"/>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r w:rsidR="00394B80">
        <w:rPr>
          <w:lang w:val="en-US"/>
        </w:rPr>
        <w:t xml:space="preserve">, although we developed a simple level of </w:t>
      </w:r>
      <w:r w:rsidR="00604153">
        <w:rPr>
          <w:lang w:val="en-US"/>
        </w:rPr>
        <w:t>detail method</w:t>
      </w:r>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w:t>
      </w:r>
      <w:r>
        <w:rPr>
          <w:lang w:val="en-US"/>
        </w:rPr>
        <w:lastRenderedPageBreak/>
        <w:t xml:space="preserve">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646" w:name="_Toc354161761"/>
      <w:bookmarkStart w:id="647" w:name="_Toc365125999"/>
      <w:r w:rsidRPr="00602B8B">
        <w:rPr>
          <w:rStyle w:val="TabelaChar"/>
          <w:rFonts w:cstheme="majorBidi"/>
          <w:b/>
          <w:color w:val="auto"/>
          <w:sz w:val="24"/>
        </w:rPr>
        <w:t>Future Work</w:t>
      </w:r>
      <w:bookmarkEnd w:id="646"/>
      <w:bookmarkEnd w:id="647"/>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 xml:space="preserve">game </w:t>
      </w:r>
      <w:del w:id="648" w:author="Kohwalter" w:date="2013-08-24T16:41:00Z">
        <w:r w:rsidRPr="00C1684F" w:rsidDel="0011055E">
          <w:rPr>
            <w:i/>
            <w:lang w:val="en-US"/>
          </w:rPr>
          <w:delText xml:space="preserve">flow </w:delText>
        </w:r>
      </w:del>
      <w:ins w:id="649" w:author="Kohwalter" w:date="2013-08-24T16:41:00Z">
        <w:r w:rsidR="0011055E">
          <w:rPr>
            <w:i/>
            <w:lang w:val="en-US"/>
          </w:rPr>
          <w:t>flux</w:t>
        </w:r>
        <w:r w:rsidR="0011055E" w:rsidRPr="00C1684F">
          <w:rPr>
            <w:i/>
            <w:lang w:val="en-US"/>
          </w:rPr>
          <w:t xml:space="preserve"> </w:t>
        </w:r>
      </w:ins>
      <w:r w:rsidRPr="00C1684F">
        <w:rPr>
          <w:i/>
          <w:lang w:val="en-US"/>
        </w:rPr>
        <w:t>log</w:t>
      </w:r>
      <w:r w:rsidRPr="00C1684F">
        <w:rPr>
          <w:lang w:val="en-US"/>
        </w:rPr>
        <w:t xml:space="preserve"> </w:t>
      </w:r>
      <w:r w:rsidR="00604153">
        <w:rPr>
          <w:lang w:val="en-US"/>
        </w:rPr>
        <w:t xml:space="preserve">using a known format (XML) </w:t>
      </w:r>
      <w:r w:rsidRPr="00C1684F">
        <w:rPr>
          <w:lang w:val="en-US"/>
        </w:rPr>
        <w:t>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 xml:space="preserve">However, we provide the necessary tools to create inference rules, like filters and collapses (both for vertices and edges). Studies in this area can be made in order to identify information that can be omitted </w:t>
      </w:r>
      <w:r w:rsidRPr="00C1684F">
        <w:rPr>
          <w:lang w:val="en-US"/>
        </w:rPr>
        <w:lastRenderedPageBreak/>
        <w:t>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 xml:space="preserve">game </w:t>
      </w:r>
      <w:del w:id="650" w:author="Kohwalter" w:date="2013-08-24T16:41:00Z">
        <w:r w:rsidRPr="00C1684F" w:rsidDel="0011055E">
          <w:rPr>
            <w:i/>
            <w:lang w:val="en-US"/>
          </w:rPr>
          <w:delText xml:space="preserve">flow </w:delText>
        </w:r>
      </w:del>
      <w:ins w:id="651" w:author="Kohwalter" w:date="2013-08-24T16:41:00Z">
        <w:r w:rsidR="0011055E">
          <w:rPr>
            <w:i/>
            <w:lang w:val="en-US"/>
          </w:rPr>
          <w:t>flux</w:t>
        </w:r>
        <w:r w:rsidR="0011055E" w:rsidRPr="00C1684F">
          <w:rPr>
            <w:i/>
            <w:lang w:val="en-US"/>
          </w:rPr>
          <w:t xml:space="preserve"> </w:t>
        </w:r>
      </w:ins>
      <w:r w:rsidRPr="00C1684F">
        <w:rPr>
          <w:i/>
          <w:lang w:val="en-US"/>
        </w:rPr>
        <w:t>log</w:t>
      </w:r>
      <w:r>
        <w:rPr>
          <w:lang w:val="en-US"/>
        </w:rPr>
        <w:t xml:space="preserve"> to reduce the log size</w:t>
      </w:r>
      <w:r w:rsidRPr="00C1684F">
        <w:rPr>
          <w:lang w:val="en-US"/>
        </w:rPr>
        <w:t xml:space="preserve">. One way to avoid such situations is to show the provenance graph with </w:t>
      </w:r>
      <w:r w:rsidR="002022C2">
        <w:rPr>
          <w:lang w:val="en-US"/>
        </w:rPr>
        <w:t xml:space="preserve">different levels of details, applying </w:t>
      </w:r>
      <w:r w:rsidRPr="00C1684F">
        <w:rPr>
          <w:lang w:val="en-US"/>
        </w:rPr>
        <w:t xml:space="preserve">some filters instead of </w:t>
      </w:r>
      <w:r w:rsidR="00C536D4">
        <w:rPr>
          <w:lang w:val="en-US"/>
        </w:rPr>
        <w:t xml:space="preserve">displaying </w:t>
      </w:r>
      <w:r w:rsidR="002022C2">
        <w:rPr>
          <w:lang w:val="en-US"/>
        </w:rPr>
        <w:t>the graph’s</w:t>
      </w:r>
      <w:r w:rsidR="002022C2" w:rsidDel="002022C2">
        <w:rPr>
          <w:lang w:val="en-US"/>
        </w:rPr>
        <w:t xml:space="preserve"> </w:t>
      </w:r>
      <w:r w:rsidRPr="00C1684F">
        <w:rPr>
          <w:lang w:val="en-US"/>
        </w:rPr>
        <w:t xml:space="preserve">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652" w:name="_GoBack"/>
      <w:r w:rsidRPr="00C1684F">
        <w:rPr>
          <w:lang w:val="en-US"/>
        </w:rPr>
        <w:t>v</w:t>
      </w:r>
      <w:bookmarkEnd w:id="652"/>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4A46FC" w:rsidRPr="00C1684F" w:rsidRDefault="00306F40" w:rsidP="00602B8B">
      <w:pPr>
        <w:rPr>
          <w:lang w:val="en-US"/>
        </w:rPr>
      </w:pPr>
      <w:ins w:id="653" w:author="Kohwalter" w:date="2013-08-28T14:16:00Z">
        <w:r>
          <w:rPr>
            <w:lang w:val="en-US"/>
          </w:rPr>
          <w:t xml:space="preserve">On this work, we only used the core structure </w:t>
        </w:r>
        <w:r>
          <w:rPr>
            <w:lang w:val="en-US"/>
          </w:rPr>
          <w:t>from the</w:t>
        </w:r>
        <w:r>
          <w:rPr>
            <w:lang w:val="en-US"/>
          </w:rPr>
          <w:t xml:space="preserve"> PROV model (agent, activity, entity). However, there are other interesting provenance elements described at the PROV model that could be studied and incorporated to further distinguish and classify the game</w:t>
        </w:r>
      </w:ins>
      <w:ins w:id="654" w:author="Kohwalter" w:date="2013-08-28T14:17:00Z">
        <w:r>
          <w:rPr>
            <w:lang w:val="en-US"/>
          </w:rPr>
          <w:t>’</w:t>
        </w:r>
        <w:r>
          <w:rPr>
            <w:lang w:val="en-US"/>
          </w:rPr>
          <w:t>s</w:t>
        </w:r>
      </w:ins>
      <w:ins w:id="655" w:author="Kohwalter" w:date="2013-08-28T14:16:00Z">
        <w:r>
          <w:rPr>
            <w:lang w:val="en-US"/>
          </w:rPr>
          <w:t xml:space="preserve"> provenance information. Some of these elements are: </w:t>
        </w:r>
      </w:ins>
      <w:ins w:id="656" w:author="Kohwalter" w:date="2013-08-28T14:18:00Z">
        <w:r w:rsidR="003B2A6E">
          <w:rPr>
            <w:lang w:val="en-US"/>
          </w:rPr>
          <w:t>b</w:t>
        </w:r>
      </w:ins>
      <w:ins w:id="657" w:author="Kohwalter" w:date="2013-08-28T14:16:00Z">
        <w:r>
          <w:rPr>
            <w:lang w:val="en-US"/>
          </w:rPr>
          <w:t xml:space="preserve">undles, </w:t>
        </w:r>
      </w:ins>
      <w:ins w:id="658" w:author="Kohwalter" w:date="2013-08-28T14:18:00Z">
        <w:r w:rsidR="003B2A6E">
          <w:rPr>
            <w:lang w:val="en-US"/>
          </w:rPr>
          <w:t>c</w:t>
        </w:r>
      </w:ins>
      <w:ins w:id="659" w:author="Kohwalter" w:date="2013-08-28T14:16:00Z">
        <w:r>
          <w:rPr>
            <w:lang w:val="en-US"/>
          </w:rPr>
          <w:t xml:space="preserve">ollections, and more categories of agents </w:t>
        </w:r>
      </w:ins>
      <w:ins w:id="660" w:author="Kohwalter" w:date="2013-08-28T14:17:00Z">
        <w:r>
          <w:rPr>
            <w:lang w:val="en-US"/>
          </w:rPr>
          <w:t>(</w:t>
        </w:r>
        <w:r>
          <w:rPr>
            <w:i/>
            <w:lang w:val="en-US"/>
          </w:rPr>
          <w:t>i.e.</w:t>
        </w:r>
      </w:ins>
      <w:ins w:id="661" w:author="Kohwalter" w:date="2013-08-28T14:16:00Z">
        <w:r>
          <w:rPr>
            <w:lang w:val="en-US"/>
          </w:rPr>
          <w:t xml:space="preserve"> </w:t>
        </w:r>
        <w:r w:rsidRPr="008F129E">
          <w:rPr>
            <w:i/>
            <w:lang w:val="en-US"/>
          </w:rPr>
          <w:t>software agent</w:t>
        </w:r>
        <w:r>
          <w:rPr>
            <w:lang w:val="en-US"/>
          </w:rPr>
          <w:t xml:space="preserve"> and </w:t>
        </w:r>
        <w:r w:rsidRPr="008F129E">
          <w:rPr>
            <w:i/>
            <w:lang w:val="en-US"/>
          </w:rPr>
          <w:t>organization</w:t>
        </w:r>
      </w:ins>
      <w:ins w:id="662" w:author="Kohwalter" w:date="2013-08-28T14:17:00Z">
        <w:r>
          <w:rPr>
            <w:lang w:val="en-US"/>
          </w:rPr>
          <w:t>).</w:t>
        </w:r>
      </w:ins>
    </w:p>
    <w:p w:rsidR="00AE74EC" w:rsidRDefault="00602B8B" w:rsidP="00602B8B">
      <w:pPr>
        <w:rPr>
          <w:lang w:val="en-US"/>
        </w:rPr>
      </w:pPr>
      <w:r>
        <w:rPr>
          <w:lang w:val="en-US"/>
        </w:rPr>
        <w:lastRenderedPageBreak/>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F27E50">
        <w:rPr>
          <w:lang w:val="en-US"/>
        </w:rPr>
        <w:t xml:space="preserve"> We also believe that the proposed approach can be used for game balancing in real time through automatic provenance analysis and </w:t>
      </w:r>
      <w:r w:rsidR="00043029">
        <w:rPr>
          <w:lang w:val="en-US"/>
        </w:rPr>
        <w:t xml:space="preserve">data </w:t>
      </w:r>
      <w:r w:rsidR="00F27E50">
        <w:rPr>
          <w:lang w:val="en-US"/>
        </w:rPr>
        <w:t>mining.</w:t>
      </w:r>
    </w:p>
    <w:p w:rsidR="00895E77" w:rsidRPr="001E187B" w:rsidRDefault="00895E77" w:rsidP="00602B8B">
      <w:pPr>
        <w:rPr>
          <w:lang w:val="en-US"/>
        </w:rPr>
      </w:pPr>
      <w:r w:rsidRPr="001E187B">
        <w:rPr>
          <w:lang w:val="en-US"/>
        </w:rPr>
        <w:br w:type="page"/>
      </w:r>
    </w:p>
    <w:p w:rsidR="00E274CE" w:rsidRPr="001E187B" w:rsidRDefault="00602B8B" w:rsidP="000D6AC9">
      <w:pPr>
        <w:pStyle w:val="Heading1"/>
        <w:numPr>
          <w:ilvl w:val="0"/>
          <w:numId w:val="0"/>
        </w:numPr>
        <w:rPr>
          <w:lang w:val="en-US"/>
        </w:rPr>
      </w:pPr>
      <w:bookmarkStart w:id="663" w:name="_Toc365126000"/>
      <w:r>
        <w:rPr>
          <w:lang w:val="en-US"/>
        </w:rPr>
        <w:lastRenderedPageBreak/>
        <w:t>Bibliogra</w:t>
      </w:r>
      <w:r w:rsidR="00E738AC">
        <w:rPr>
          <w:lang w:val="en-US"/>
        </w:rPr>
        <w:t>phy</w:t>
      </w:r>
      <w:bookmarkEnd w:id="663"/>
    </w:p>
    <w:p w:rsidR="00585CCB" w:rsidRPr="00585CCB" w:rsidRDefault="00D57FFC" w:rsidP="00585CCB">
      <w:pPr>
        <w:pStyle w:val="Bibliography"/>
        <w:rPr>
          <w:lang w:val="en-US"/>
        </w:rPr>
      </w:pPr>
      <w:r w:rsidRPr="001E187B">
        <w:rPr>
          <w:lang w:val="en-US"/>
        </w:rPr>
        <w:fldChar w:fldCharType="begin"/>
      </w:r>
      <w:r w:rsidR="00214CC4">
        <w:rPr>
          <w:lang w:val="en-US"/>
        </w:rPr>
        <w:instrText xml:space="preserve"> ADDIN ZOTERO_BIBL {"custom":[]} </w:instrText>
      </w:r>
      <w:r w:rsidRPr="001E187B">
        <w:rPr>
          <w:lang w:val="en-US"/>
        </w:rPr>
        <w:fldChar w:fldCharType="separate"/>
      </w:r>
      <w:r w:rsidR="00585CCB" w:rsidRPr="00585CCB">
        <w:rPr>
          <w:lang w:val="en-US"/>
        </w:rPr>
        <w:t xml:space="preserve">ABT, Clark C. </w:t>
      </w:r>
      <w:r w:rsidR="00585CCB" w:rsidRPr="00585CCB">
        <w:rPr>
          <w:i/>
          <w:iCs/>
          <w:lang w:val="en-US"/>
        </w:rPr>
        <w:t>Serious Games</w:t>
      </w:r>
      <w:r w:rsidR="00585CCB" w:rsidRPr="00585CCB">
        <w:rPr>
          <w:lang w:val="en-US"/>
        </w:rPr>
        <w:t xml:space="preserve">. 1. ed. </w:t>
      </w:r>
      <w:proofErr w:type="spellStart"/>
      <w:r w:rsidR="00585CCB" w:rsidRPr="00585CCB">
        <w:rPr>
          <w:lang w:val="en-US"/>
        </w:rPr>
        <w:t>Abt</w:t>
      </w:r>
      <w:proofErr w:type="spellEnd"/>
      <w:r w:rsidR="00585CCB" w:rsidRPr="00585CCB">
        <w:rPr>
          <w:lang w:val="en-US"/>
        </w:rPr>
        <w:t xml:space="preserve"> Books: University Press of America, 1987. </w:t>
      </w:r>
    </w:p>
    <w:p w:rsidR="00585CCB" w:rsidRPr="00585CCB" w:rsidRDefault="00585CCB" w:rsidP="00585CCB">
      <w:pPr>
        <w:pStyle w:val="Bibliography"/>
        <w:rPr>
          <w:lang w:val="en-US"/>
        </w:rPr>
      </w:pPr>
      <w:r w:rsidRPr="00585CCB">
        <w:rPr>
          <w:lang w:val="en-US"/>
        </w:rPr>
        <w:t xml:space="preserve">AMBINDER, Mike. Valve’s approach to </w:t>
      </w:r>
      <w:proofErr w:type="spellStart"/>
      <w:r w:rsidRPr="00585CCB">
        <w:rPr>
          <w:lang w:val="en-US"/>
        </w:rPr>
        <w:t>playtesting</w:t>
      </w:r>
      <w:proofErr w:type="spellEnd"/>
      <w:r w:rsidRPr="00585CCB">
        <w:rPr>
          <w:lang w:val="en-US"/>
        </w:rPr>
        <w:t xml:space="preserve">: The application of empiricism. </w:t>
      </w:r>
      <w:r w:rsidRPr="00585CCB">
        <w:rPr>
          <w:i/>
          <w:iCs/>
          <w:lang w:val="en-US"/>
        </w:rPr>
        <w:t>Game Developer Conference (GDC)</w:t>
      </w:r>
      <w:r w:rsidRPr="00585CCB">
        <w:rPr>
          <w:lang w:val="en-US"/>
        </w:rPr>
        <w:t>, 2009.</w:t>
      </w:r>
    </w:p>
    <w:p w:rsidR="00585CCB" w:rsidRPr="00585CCB" w:rsidRDefault="00585CCB" w:rsidP="00585CCB">
      <w:pPr>
        <w:pStyle w:val="Bibliography"/>
        <w:rPr>
          <w:lang w:val="en-US"/>
        </w:rPr>
      </w:pPr>
      <w:r w:rsidRPr="00585CCB">
        <w:rPr>
          <w:lang w:val="en-US"/>
        </w:rPr>
        <w:t xml:space="preserve">ANDERSEN, Erik; LIU, </w:t>
      </w:r>
      <w:proofErr w:type="spellStart"/>
      <w:r w:rsidRPr="00585CCB">
        <w:rPr>
          <w:lang w:val="en-US"/>
        </w:rPr>
        <w:t>Yun</w:t>
      </w:r>
      <w:proofErr w:type="spellEnd"/>
      <w:r w:rsidRPr="00585CCB">
        <w:rPr>
          <w:lang w:val="en-US"/>
        </w:rPr>
        <w:t xml:space="preserve">-En; APTER, Ethan; BOUCHER-GENESSE, François; POPOVIĆ, </w:t>
      </w:r>
      <w:proofErr w:type="spellStart"/>
      <w:r w:rsidRPr="00585CCB">
        <w:rPr>
          <w:lang w:val="en-US"/>
        </w:rPr>
        <w:t>Zoran</w:t>
      </w:r>
      <w:proofErr w:type="spellEnd"/>
      <w:r w:rsidRPr="00585CCB">
        <w:rPr>
          <w:lang w:val="en-US"/>
        </w:rPr>
        <w:t xml:space="preserve">. </w:t>
      </w:r>
      <w:proofErr w:type="spellStart"/>
      <w:r w:rsidRPr="00585CCB">
        <w:rPr>
          <w:lang w:val="en-US"/>
        </w:rPr>
        <w:t>Gameplay</w:t>
      </w:r>
      <w:proofErr w:type="spellEnd"/>
      <w:r w:rsidRPr="00585CCB">
        <w:rPr>
          <w:lang w:val="en-US"/>
        </w:rPr>
        <w:t xml:space="preserve"> analysis through state projection. </w:t>
      </w:r>
      <w:r w:rsidRPr="00585CCB">
        <w:rPr>
          <w:i/>
          <w:iCs/>
          <w:lang w:val="en-US"/>
        </w:rPr>
        <w:t>Foundations of Digital Games (FDG)</w:t>
      </w:r>
      <w:r w:rsidRPr="00585CCB">
        <w:rPr>
          <w:lang w:val="en-US"/>
        </w:rPr>
        <w:t>, p. 1–8, 2010.</w:t>
      </w:r>
    </w:p>
    <w:p w:rsidR="00585CCB" w:rsidRPr="00585CCB" w:rsidRDefault="00585CCB" w:rsidP="00585CCB">
      <w:pPr>
        <w:pStyle w:val="Bibliography"/>
        <w:rPr>
          <w:lang w:val="en-US"/>
        </w:rPr>
      </w:pPr>
      <w:r>
        <w:t xml:space="preserve">BAEZA-YATES, Ricardo A.; RIBEIRO-NETO, </w:t>
      </w:r>
      <w:proofErr w:type="spellStart"/>
      <w:r>
        <w:t>Berthier</w:t>
      </w:r>
      <w:proofErr w:type="spellEnd"/>
      <w:r>
        <w:t xml:space="preserve">. </w:t>
      </w:r>
      <w:r w:rsidRPr="00585CCB">
        <w:rPr>
          <w:i/>
          <w:iCs/>
          <w:lang w:val="en-US"/>
        </w:rPr>
        <w:t>Modern Information Retrieval</w:t>
      </w:r>
      <w:r w:rsidRPr="00585CCB">
        <w:rPr>
          <w:lang w:val="en-US"/>
        </w:rPr>
        <w:t xml:space="preserve">. Boston, MA, USA: Addison-Wesley Longman Publishing Co., Inc., 1999. </w:t>
      </w:r>
    </w:p>
    <w:p w:rsidR="00585CCB" w:rsidRPr="00585CCB" w:rsidRDefault="00585CCB" w:rsidP="00585CCB">
      <w:pPr>
        <w:pStyle w:val="Bibliography"/>
        <w:rPr>
          <w:lang w:val="en-US"/>
        </w:rPr>
      </w:pPr>
      <w:r w:rsidRPr="00585CCB">
        <w:rPr>
          <w:lang w:val="en-US"/>
        </w:rPr>
        <w:t xml:space="preserve">BAKER, Alex; NAVARRO, Emily; VAN DER HOEK, André. Problems and Programmers: An Educational Software Engineering Card Game. </w:t>
      </w:r>
      <w:r w:rsidRPr="00585CCB">
        <w:rPr>
          <w:i/>
          <w:iCs/>
          <w:lang w:val="en-US"/>
        </w:rPr>
        <w:t>International Conference on Software Engineering (ICSE)</w:t>
      </w:r>
      <w:r w:rsidRPr="00585CCB">
        <w:rPr>
          <w:lang w:val="en-US"/>
        </w:rPr>
        <w:t>, p. 614–621, 2003.</w:t>
      </w:r>
    </w:p>
    <w:p w:rsidR="00585CCB" w:rsidRPr="00585CCB" w:rsidRDefault="00585CCB" w:rsidP="00585CCB">
      <w:pPr>
        <w:pStyle w:val="Bibliography"/>
        <w:rPr>
          <w:lang w:val="en-US"/>
        </w:rPr>
      </w:pPr>
      <w:r w:rsidRPr="00585CCB">
        <w:rPr>
          <w:lang w:val="en-US"/>
        </w:rPr>
        <w:t xml:space="preserve">BARNETT, Vic; LEWIS, Toby. </w:t>
      </w:r>
      <w:r w:rsidRPr="00585CCB">
        <w:rPr>
          <w:i/>
          <w:iCs/>
          <w:lang w:val="en-US"/>
        </w:rPr>
        <w:t>Outliers in Statistical Data</w:t>
      </w:r>
      <w:r w:rsidRPr="00585CCB">
        <w:rPr>
          <w:lang w:val="en-US"/>
        </w:rPr>
        <w:t xml:space="preserve">. </w:t>
      </w:r>
      <w:proofErr w:type="spellStart"/>
      <w:r w:rsidRPr="00585CCB">
        <w:rPr>
          <w:lang w:val="en-US"/>
        </w:rPr>
        <w:t>Chichester</w:t>
      </w:r>
      <w:proofErr w:type="spellEnd"/>
      <w:r w:rsidRPr="00585CCB">
        <w:rPr>
          <w:lang w:val="en-US"/>
        </w:rPr>
        <w:t xml:space="preserve">; New York: Wiley, 1994. </w:t>
      </w:r>
    </w:p>
    <w:p w:rsidR="00585CCB" w:rsidRPr="00585CCB" w:rsidRDefault="00585CCB" w:rsidP="00585CCB">
      <w:pPr>
        <w:pStyle w:val="Bibliography"/>
        <w:rPr>
          <w:lang w:val="en-US"/>
        </w:rPr>
      </w:pPr>
      <w:r>
        <w:t xml:space="preserve">BIVAR, Bárbara; SANTOS, Lucas; KOHWALTER, </w:t>
      </w:r>
      <w:proofErr w:type="spellStart"/>
      <w:r>
        <w:t>Troy</w:t>
      </w:r>
      <w:proofErr w:type="spellEnd"/>
      <w:r>
        <w:t xml:space="preserve">; MARINHO, Anderson; MATTOSO, Marta; BRAGANHOLO, Vanessa. Uma Comparação entre os Modelos de Proveniência OPM e PROV. </w:t>
      </w:r>
      <w:r w:rsidRPr="00585CCB">
        <w:rPr>
          <w:i/>
          <w:iCs/>
          <w:lang w:val="en-US"/>
        </w:rPr>
        <w:t>Brazilian e-Science workshop</w:t>
      </w:r>
      <w:r w:rsidRPr="00585CCB">
        <w:rPr>
          <w:lang w:val="en-US"/>
        </w:rPr>
        <w:t>, 2013.</w:t>
      </w:r>
    </w:p>
    <w:p w:rsidR="00585CCB" w:rsidRPr="00585CCB" w:rsidRDefault="00585CCB" w:rsidP="00585CCB">
      <w:pPr>
        <w:pStyle w:val="Bibliography"/>
        <w:rPr>
          <w:lang w:val="en-US"/>
        </w:rPr>
      </w:pPr>
      <w:r w:rsidRPr="00585CCB">
        <w:rPr>
          <w:lang w:val="en-US"/>
        </w:rPr>
        <w:t xml:space="preserve">BOSE, </w:t>
      </w:r>
      <w:proofErr w:type="spellStart"/>
      <w:r w:rsidRPr="00585CCB">
        <w:rPr>
          <w:lang w:val="en-US"/>
        </w:rPr>
        <w:t>Rajendra</w:t>
      </w:r>
      <w:proofErr w:type="spellEnd"/>
      <w:r w:rsidRPr="00585CCB">
        <w:rPr>
          <w:lang w:val="en-US"/>
        </w:rPr>
        <w:t xml:space="preserve">; FOSTER, Ian; MOREAU, Luc. Report on the International Provenance and Annotation Workshop: (IPAW’06) 3-5 May 2006, Chicago. </w:t>
      </w:r>
      <w:r w:rsidRPr="00585CCB">
        <w:rPr>
          <w:i/>
          <w:iCs/>
          <w:lang w:val="en-US"/>
        </w:rPr>
        <w:t>ACM’s Special Interest Group on Management Of Data (SIGMOD)</w:t>
      </w:r>
      <w:r w:rsidRPr="00585CCB">
        <w:rPr>
          <w:lang w:val="en-US"/>
        </w:rPr>
        <w:t>, v. 35, n. 3, p. 51–53, 2006.</w:t>
      </w:r>
    </w:p>
    <w:p w:rsidR="00585CCB" w:rsidRPr="00585CCB" w:rsidRDefault="00585CCB" w:rsidP="00585CCB">
      <w:pPr>
        <w:pStyle w:val="Bibliography"/>
        <w:rPr>
          <w:lang w:val="en-US"/>
        </w:rPr>
      </w:pPr>
      <w:r w:rsidRPr="00585CCB">
        <w:rPr>
          <w:lang w:val="en-US"/>
        </w:rPr>
        <w:t xml:space="preserve">BRISTOL, Edgar H. Pattern recognition: An alternative to parameter identification in adaptive control. </w:t>
      </w:r>
      <w:proofErr w:type="spellStart"/>
      <w:r w:rsidRPr="00585CCB">
        <w:rPr>
          <w:i/>
          <w:iCs/>
          <w:lang w:val="en-US"/>
        </w:rPr>
        <w:t>Automatica</w:t>
      </w:r>
      <w:proofErr w:type="spellEnd"/>
      <w:r w:rsidRPr="00585CCB">
        <w:rPr>
          <w:lang w:val="en-US"/>
        </w:rPr>
        <w:t>, v. 13, n. 2, p. 197–202, 1977.</w:t>
      </w:r>
    </w:p>
    <w:p w:rsidR="00585CCB" w:rsidRPr="00585CCB" w:rsidRDefault="00585CCB" w:rsidP="00585CCB">
      <w:pPr>
        <w:pStyle w:val="Bibliography"/>
        <w:rPr>
          <w:lang w:val="en-US"/>
        </w:rPr>
      </w:pPr>
      <w:r w:rsidRPr="00585CCB">
        <w:rPr>
          <w:lang w:val="en-US"/>
        </w:rPr>
        <w:t xml:space="preserve">CHENEY, James. </w:t>
      </w:r>
      <w:r w:rsidRPr="00585CCB">
        <w:rPr>
          <w:i/>
          <w:iCs/>
          <w:lang w:val="en-US"/>
        </w:rPr>
        <w:t>Semantics of the PROV Data Model</w:t>
      </w:r>
      <w:r w:rsidRPr="00585CCB">
        <w:rPr>
          <w:lang w:val="en-US"/>
        </w:rPr>
        <w:t xml:space="preserve">. Available: &lt;http://www.w3.org/TR/2013/WD-prov-sem-20130312/&gt;. Accessed: 26 mar. 2013. </w:t>
      </w:r>
    </w:p>
    <w:p w:rsidR="00585CCB" w:rsidRPr="00585CCB" w:rsidRDefault="00585CCB" w:rsidP="00585CCB">
      <w:pPr>
        <w:pStyle w:val="Bibliography"/>
        <w:rPr>
          <w:lang w:val="en-US"/>
        </w:rPr>
      </w:pPr>
      <w:r w:rsidRPr="00585CCB">
        <w:rPr>
          <w:lang w:val="en-US"/>
        </w:rPr>
        <w:t xml:space="preserve">CHIALVO, Dante R.; BAK, Per. Learning From Mistakes. </w:t>
      </w:r>
      <w:r w:rsidRPr="00585CCB">
        <w:rPr>
          <w:i/>
          <w:iCs/>
          <w:lang w:val="en-US"/>
        </w:rPr>
        <w:t>Neuroscience</w:t>
      </w:r>
      <w:r w:rsidRPr="00585CCB">
        <w:rPr>
          <w:lang w:val="en-US"/>
        </w:rPr>
        <w:t>, v. 90, n. 4, p. 1137–1148, 1999.</w:t>
      </w:r>
    </w:p>
    <w:p w:rsidR="00585CCB" w:rsidRPr="00585CCB" w:rsidRDefault="00585CCB" w:rsidP="00585CCB">
      <w:pPr>
        <w:pStyle w:val="Bibliography"/>
        <w:rPr>
          <w:lang w:val="en-US"/>
        </w:rPr>
      </w:pPr>
      <w:r w:rsidRPr="00585CCB">
        <w:rPr>
          <w:lang w:val="en-US"/>
        </w:rPr>
        <w:t xml:space="preserve">CIOS, K.J.; PEDRYCZ, W.; SWINIARSK, R.M. Data Mining Methods for Knowledge Discovery. </w:t>
      </w:r>
      <w:r w:rsidRPr="00585CCB">
        <w:rPr>
          <w:i/>
          <w:iCs/>
          <w:lang w:val="en-US"/>
        </w:rPr>
        <w:t>IEEE Transactions on Neural Networks</w:t>
      </w:r>
      <w:r w:rsidRPr="00585CCB">
        <w:rPr>
          <w:lang w:val="en-US"/>
        </w:rPr>
        <w:t>, v. 9, n. 6, p. 1533–1534, 1998.</w:t>
      </w:r>
    </w:p>
    <w:p w:rsidR="00585CCB" w:rsidRPr="00585CCB" w:rsidRDefault="00585CCB" w:rsidP="00585CCB">
      <w:pPr>
        <w:pStyle w:val="Bibliography"/>
        <w:rPr>
          <w:lang w:val="en-US"/>
        </w:rPr>
      </w:pPr>
      <w:r w:rsidRPr="00585CCB">
        <w:rPr>
          <w:lang w:val="en-US"/>
        </w:rPr>
        <w:t xml:space="preserve">CLARK, George. The organization of behavior: A neuropsychological theory. </w:t>
      </w:r>
      <w:r w:rsidRPr="00585CCB">
        <w:rPr>
          <w:i/>
          <w:iCs/>
          <w:lang w:val="en-US"/>
        </w:rPr>
        <w:t>The Journal of Comparative Neurology</w:t>
      </w:r>
      <w:r w:rsidRPr="00585CCB">
        <w:rPr>
          <w:lang w:val="en-US"/>
        </w:rPr>
        <w:t>, v. 93, n. 3, p. 459–460, 1950.</w:t>
      </w:r>
    </w:p>
    <w:p w:rsidR="00585CCB" w:rsidRPr="00585CCB" w:rsidRDefault="00585CCB" w:rsidP="00585CCB">
      <w:pPr>
        <w:pStyle w:val="Bibliography"/>
        <w:rPr>
          <w:lang w:val="en-US"/>
        </w:rPr>
      </w:pPr>
      <w:r w:rsidRPr="00585CCB">
        <w:rPr>
          <w:lang w:val="en-US"/>
        </w:rPr>
        <w:t xml:space="preserve">COX, Trevor; COX, Michael. </w:t>
      </w:r>
      <w:r w:rsidRPr="00585CCB">
        <w:rPr>
          <w:i/>
          <w:iCs/>
          <w:lang w:val="en-US"/>
        </w:rPr>
        <w:t>Multidimensional Scaling, Second Edition</w:t>
      </w:r>
      <w:r w:rsidRPr="00585CCB">
        <w:rPr>
          <w:lang w:val="en-US"/>
        </w:rPr>
        <w:t xml:space="preserve">. United Kingdom: CRC Press, 2010. </w:t>
      </w:r>
    </w:p>
    <w:p w:rsidR="00585CCB" w:rsidRPr="00585CCB" w:rsidRDefault="00585CCB" w:rsidP="00585CCB">
      <w:pPr>
        <w:pStyle w:val="Bibliography"/>
        <w:rPr>
          <w:lang w:val="en-US"/>
        </w:rPr>
      </w:pPr>
      <w:r w:rsidRPr="00585CCB">
        <w:rPr>
          <w:lang w:val="en-US"/>
        </w:rPr>
        <w:t xml:space="preserve">DANKOFF, Jonathan. Game telemetry with </w:t>
      </w:r>
      <w:proofErr w:type="spellStart"/>
      <w:r w:rsidRPr="00585CCB">
        <w:rPr>
          <w:lang w:val="en-US"/>
        </w:rPr>
        <w:t>playtest</w:t>
      </w:r>
      <w:proofErr w:type="spellEnd"/>
      <w:r w:rsidRPr="00585CCB">
        <w:rPr>
          <w:lang w:val="en-US"/>
        </w:rPr>
        <w:t xml:space="preserve"> DNA on Assassin’s Creed. </w:t>
      </w:r>
      <w:proofErr w:type="spellStart"/>
      <w:r w:rsidRPr="00585CCB">
        <w:rPr>
          <w:i/>
          <w:iCs/>
          <w:lang w:val="en-US"/>
        </w:rPr>
        <w:t>Ubisoft</w:t>
      </w:r>
      <w:proofErr w:type="spellEnd"/>
      <w:r w:rsidRPr="00585CCB">
        <w:rPr>
          <w:i/>
          <w:iCs/>
          <w:lang w:val="en-US"/>
        </w:rPr>
        <w:t xml:space="preserve"> Montreal</w:t>
      </w:r>
      <w:r w:rsidRPr="00585CCB">
        <w:rPr>
          <w:lang w:val="en-US"/>
        </w:rPr>
        <w:t>, 2011. Available: &lt;http://engineroom.ubi.com/game-telemetry-with-playtest-dna-on-assassins-creed/&gt;.</w:t>
      </w:r>
    </w:p>
    <w:p w:rsidR="00585CCB" w:rsidRPr="00585CCB" w:rsidRDefault="00585CCB" w:rsidP="00585CCB">
      <w:pPr>
        <w:pStyle w:val="Bibliography"/>
        <w:rPr>
          <w:lang w:val="en-US"/>
        </w:rPr>
      </w:pPr>
      <w:r w:rsidRPr="00585CCB">
        <w:rPr>
          <w:lang w:val="en-US"/>
        </w:rPr>
        <w:lastRenderedPageBreak/>
        <w:t xml:space="preserve">DAVIDSON, Susan B.; FREIRE, Juliana. Provenance and scientific workflows: challenges and opportunities. </w:t>
      </w:r>
      <w:r w:rsidRPr="00585CCB">
        <w:rPr>
          <w:i/>
          <w:iCs/>
          <w:lang w:val="en-US"/>
        </w:rPr>
        <w:t>ACM’s Special Interest Group on Management Of Data (SIGMOD)</w:t>
      </w:r>
      <w:r w:rsidRPr="00585CCB">
        <w:rPr>
          <w:lang w:val="en-US"/>
        </w:rPr>
        <w:t>, p. 1345–1350, 2008.</w:t>
      </w:r>
    </w:p>
    <w:p w:rsidR="00585CCB" w:rsidRPr="00585CCB" w:rsidRDefault="00585CCB" w:rsidP="00585CCB">
      <w:pPr>
        <w:pStyle w:val="Bibliography"/>
        <w:rPr>
          <w:lang w:val="en-US"/>
        </w:rPr>
      </w:pPr>
      <w:r w:rsidRPr="00585CCB">
        <w:rPr>
          <w:lang w:val="en-US"/>
        </w:rPr>
        <w:t xml:space="preserve">DEROSA, Phillip. </w:t>
      </w:r>
      <w:r w:rsidRPr="00585CCB">
        <w:rPr>
          <w:i/>
          <w:iCs/>
          <w:lang w:val="en-US"/>
        </w:rPr>
        <w:t>Tracking Player Feedback To Improve Game Design</w:t>
      </w:r>
      <w:r w:rsidRPr="00585CCB">
        <w:rPr>
          <w:lang w:val="en-US"/>
        </w:rPr>
        <w:t xml:space="preserve">. </w:t>
      </w:r>
      <w:proofErr w:type="spellStart"/>
      <w:r w:rsidRPr="00585CCB">
        <w:rPr>
          <w:lang w:val="en-US"/>
        </w:rPr>
        <w:t>Gamasutra</w:t>
      </w:r>
      <w:proofErr w:type="spellEnd"/>
      <w:r w:rsidRPr="00585CCB">
        <w:rPr>
          <w:lang w:val="en-US"/>
        </w:rPr>
        <w:t xml:space="preserve">. Available: &lt;http://www.gamasutra.com/view/feature/129969/tracking_player_feedback_to_.php&gt;. Accessed: 28 jun. 2013. </w:t>
      </w:r>
    </w:p>
    <w:p w:rsidR="00585CCB" w:rsidRPr="00585CCB" w:rsidRDefault="00585CCB" w:rsidP="00585CCB">
      <w:pPr>
        <w:pStyle w:val="Bibliography"/>
        <w:rPr>
          <w:lang w:val="en-US"/>
        </w:rPr>
      </w:pPr>
      <w:r w:rsidRPr="00585CCB">
        <w:rPr>
          <w:lang w:val="en-US"/>
        </w:rPr>
        <w:t xml:space="preserve">DIEHL, Stephan. </w:t>
      </w:r>
      <w:r w:rsidRPr="00585CCB">
        <w:rPr>
          <w:i/>
          <w:iCs/>
          <w:lang w:val="en-US"/>
        </w:rPr>
        <w:t xml:space="preserve">Software Visualization: Visualizing the Structure, </w:t>
      </w:r>
      <w:proofErr w:type="spellStart"/>
      <w:r w:rsidRPr="00585CCB">
        <w:rPr>
          <w:i/>
          <w:iCs/>
          <w:lang w:val="en-US"/>
        </w:rPr>
        <w:t>Behaviour</w:t>
      </w:r>
      <w:proofErr w:type="spellEnd"/>
      <w:r w:rsidRPr="00585CCB">
        <w:rPr>
          <w:i/>
          <w:iCs/>
          <w:lang w:val="en-US"/>
        </w:rPr>
        <w:t>, and Evolution of Software</w:t>
      </w:r>
      <w:r w:rsidRPr="00585CCB">
        <w:rPr>
          <w:lang w:val="en-US"/>
        </w:rPr>
        <w:t>. Secaucus, NJ, USA: Springer-</w:t>
      </w:r>
      <w:proofErr w:type="spellStart"/>
      <w:r w:rsidRPr="00585CCB">
        <w:rPr>
          <w:lang w:val="en-US"/>
        </w:rPr>
        <w:t>Verlag</w:t>
      </w:r>
      <w:proofErr w:type="spellEnd"/>
      <w:r w:rsidRPr="00585CCB">
        <w:rPr>
          <w:lang w:val="en-US"/>
        </w:rPr>
        <w:t xml:space="preserve"> New York, Inc., 2007. </w:t>
      </w:r>
    </w:p>
    <w:p w:rsidR="00585CCB" w:rsidRPr="00585CCB" w:rsidRDefault="00585CCB" w:rsidP="00585CCB">
      <w:pPr>
        <w:pStyle w:val="Bibliography"/>
        <w:rPr>
          <w:lang w:val="en-US"/>
        </w:rPr>
      </w:pPr>
      <w:r w:rsidRPr="00585CCB">
        <w:rPr>
          <w:lang w:val="en-US"/>
        </w:rPr>
        <w:t xml:space="preserve">DIXIT, </w:t>
      </w:r>
      <w:proofErr w:type="spellStart"/>
      <w:r w:rsidRPr="00585CCB">
        <w:rPr>
          <w:lang w:val="en-US"/>
        </w:rPr>
        <w:t>Priyesh</w:t>
      </w:r>
      <w:proofErr w:type="spellEnd"/>
      <w:r w:rsidRPr="00585CCB">
        <w:rPr>
          <w:lang w:val="en-US"/>
        </w:rPr>
        <w:t xml:space="preserve">; YOUNGBLOOD, Michael. Understanding </w:t>
      </w:r>
      <w:proofErr w:type="spellStart"/>
      <w:r w:rsidRPr="00585CCB">
        <w:rPr>
          <w:lang w:val="en-US"/>
        </w:rPr>
        <w:t>playtest</w:t>
      </w:r>
      <w:proofErr w:type="spellEnd"/>
      <w:r w:rsidRPr="00585CCB">
        <w:rPr>
          <w:lang w:val="en-US"/>
        </w:rPr>
        <w:t xml:space="preserve"> data through visual data mining in interactive 3D environments. </w:t>
      </w:r>
      <w:r w:rsidRPr="00585CCB">
        <w:rPr>
          <w:i/>
          <w:iCs/>
          <w:lang w:val="en-US"/>
        </w:rPr>
        <w:t>12th International Conference on Computer Games: AI, Animation, Mobile, Interactive Multimedia and Serious Games (CGAMES)</w:t>
      </w:r>
      <w:r w:rsidRPr="00585CCB">
        <w:rPr>
          <w:lang w:val="en-US"/>
        </w:rPr>
        <w:t>, p. 34–42, 2008.</w:t>
      </w:r>
    </w:p>
    <w:p w:rsidR="00585CCB" w:rsidRPr="00585CCB" w:rsidRDefault="00585CCB" w:rsidP="00585CCB">
      <w:pPr>
        <w:pStyle w:val="Bibliography"/>
        <w:rPr>
          <w:lang w:val="en-US"/>
        </w:rPr>
      </w:pPr>
      <w:r w:rsidRPr="00585CCB">
        <w:rPr>
          <w:lang w:val="en-US"/>
        </w:rPr>
        <w:t xml:space="preserve">DRACHEN, Anders; CANOSSA, Alessandro. Analyzing spatial user behavior in computer games using geographic information systems. </w:t>
      </w:r>
      <w:proofErr w:type="spellStart"/>
      <w:r w:rsidRPr="00585CCB">
        <w:rPr>
          <w:i/>
          <w:iCs/>
          <w:lang w:val="en-US"/>
        </w:rPr>
        <w:t>MindTrek</w:t>
      </w:r>
      <w:proofErr w:type="spellEnd"/>
      <w:r w:rsidRPr="00585CCB">
        <w:rPr>
          <w:i/>
          <w:iCs/>
          <w:lang w:val="en-US"/>
        </w:rPr>
        <w:t xml:space="preserve"> Conference: Everyday Life in the Ubiquitous Era</w:t>
      </w:r>
      <w:r w:rsidRPr="00585CCB">
        <w:rPr>
          <w:lang w:val="en-US"/>
        </w:rPr>
        <w:t>, p. 182–189, 2009.</w:t>
      </w:r>
    </w:p>
    <w:p w:rsidR="00585CCB" w:rsidRPr="00585CCB" w:rsidRDefault="00585CCB" w:rsidP="00585CCB">
      <w:pPr>
        <w:pStyle w:val="Bibliography"/>
        <w:rPr>
          <w:lang w:val="en-US"/>
        </w:rPr>
      </w:pPr>
      <w:r w:rsidRPr="00585CCB">
        <w:rPr>
          <w:lang w:val="en-US"/>
        </w:rPr>
        <w:t xml:space="preserve">FAYYAD, </w:t>
      </w:r>
      <w:proofErr w:type="spellStart"/>
      <w:r w:rsidRPr="00585CCB">
        <w:rPr>
          <w:lang w:val="en-US"/>
        </w:rPr>
        <w:t>Usama</w:t>
      </w:r>
      <w:proofErr w:type="spellEnd"/>
      <w:r w:rsidRPr="00585CCB">
        <w:rPr>
          <w:lang w:val="en-US"/>
        </w:rPr>
        <w:t xml:space="preserve">; PIATETSKY-SHAPIRO, Gregory; SMYTH, </w:t>
      </w:r>
      <w:proofErr w:type="spellStart"/>
      <w:r w:rsidRPr="00585CCB">
        <w:rPr>
          <w:lang w:val="en-US"/>
        </w:rPr>
        <w:t>Padhraic</w:t>
      </w:r>
      <w:proofErr w:type="spellEnd"/>
      <w:r w:rsidRPr="00585CCB">
        <w:rPr>
          <w:lang w:val="en-US"/>
        </w:rPr>
        <w:t xml:space="preserve">. From Data Mining to Knowledge Discovery in Databases. </w:t>
      </w:r>
      <w:r w:rsidRPr="00585CCB">
        <w:rPr>
          <w:i/>
          <w:iCs/>
          <w:lang w:val="en-US"/>
        </w:rPr>
        <w:t>AI Magazine</w:t>
      </w:r>
      <w:r w:rsidRPr="00585CCB">
        <w:rPr>
          <w:lang w:val="en-US"/>
        </w:rPr>
        <w:t>, v. 17, n. 3, p. 37, 1996.</w:t>
      </w:r>
    </w:p>
    <w:p w:rsidR="00585CCB" w:rsidRPr="00585CCB" w:rsidRDefault="00585CCB" w:rsidP="00585CCB">
      <w:pPr>
        <w:pStyle w:val="Bibliography"/>
        <w:rPr>
          <w:lang w:val="en-US"/>
        </w:rPr>
      </w:pPr>
      <w:r w:rsidRPr="00585CCB">
        <w:rPr>
          <w:lang w:val="en-US"/>
        </w:rPr>
        <w:t xml:space="preserve">FREIRE, J.; KOOP, D.; SANTOS, E.; SILVA, C.T. Provenance for Computational Tasks: A Survey. </w:t>
      </w:r>
      <w:r w:rsidRPr="00585CCB">
        <w:rPr>
          <w:i/>
          <w:iCs/>
          <w:lang w:val="en-US"/>
        </w:rPr>
        <w:t>Computing in Science Engineering</w:t>
      </w:r>
      <w:r w:rsidRPr="00585CCB">
        <w:rPr>
          <w:lang w:val="en-US"/>
        </w:rPr>
        <w:t>, v. 10, n. 3, p. 11–21, 2008.</w:t>
      </w:r>
    </w:p>
    <w:p w:rsidR="00585CCB" w:rsidRPr="00585CCB" w:rsidRDefault="00585CCB" w:rsidP="00585CCB">
      <w:pPr>
        <w:pStyle w:val="Bibliography"/>
        <w:rPr>
          <w:lang w:val="en-US"/>
        </w:rPr>
      </w:pPr>
      <w:r w:rsidRPr="00585CCB">
        <w:rPr>
          <w:lang w:val="en-US"/>
        </w:rPr>
        <w:t xml:space="preserve">FULLERTON, Tracy; SWAIN, Christopher. </w:t>
      </w:r>
      <w:r w:rsidRPr="00585CCB">
        <w:rPr>
          <w:i/>
          <w:iCs/>
          <w:lang w:val="en-US"/>
        </w:rPr>
        <w:t xml:space="preserve">Game Design Workshop: A </w:t>
      </w:r>
      <w:proofErr w:type="spellStart"/>
      <w:r w:rsidRPr="00585CCB">
        <w:rPr>
          <w:i/>
          <w:iCs/>
          <w:lang w:val="en-US"/>
        </w:rPr>
        <w:t>playcentric</w:t>
      </w:r>
      <w:proofErr w:type="spellEnd"/>
      <w:r w:rsidRPr="00585CCB">
        <w:rPr>
          <w:i/>
          <w:iCs/>
          <w:lang w:val="en-US"/>
        </w:rPr>
        <w:t xml:space="preserve"> approach to creating innovative games</w:t>
      </w:r>
      <w:r w:rsidRPr="00585CCB">
        <w:rPr>
          <w:lang w:val="en-US"/>
        </w:rPr>
        <w:t xml:space="preserve">. Amsterdam: Morgan Kaufmann/Elsevier, 2008. </w:t>
      </w:r>
    </w:p>
    <w:p w:rsidR="00585CCB" w:rsidRPr="00585CCB" w:rsidRDefault="00585CCB" w:rsidP="00585CCB">
      <w:pPr>
        <w:pStyle w:val="Bibliography"/>
        <w:rPr>
          <w:lang w:val="en-US"/>
        </w:rPr>
      </w:pPr>
      <w:r w:rsidRPr="00585CCB">
        <w:rPr>
          <w:lang w:val="en-US"/>
        </w:rPr>
        <w:t xml:space="preserve">GARIJO, Daniel; ECKERT, Kai; MILES, Simon; TRIM, Craig M.; PANZER, Michael. </w:t>
      </w:r>
      <w:r w:rsidRPr="00585CCB">
        <w:rPr>
          <w:i/>
          <w:iCs/>
          <w:lang w:val="en-US"/>
        </w:rPr>
        <w:t>Dublin Core to PROV Mapping</w:t>
      </w:r>
      <w:r w:rsidRPr="00585CCB">
        <w:rPr>
          <w:lang w:val="en-US"/>
        </w:rPr>
        <w:t xml:space="preserve">. Available: &lt;http://www.w3.org/TR/2013/WD-prov-dc-20130312/&gt;. Accessed: 26 mar. 2013. </w:t>
      </w:r>
    </w:p>
    <w:p w:rsidR="00585CCB" w:rsidRPr="00585CCB" w:rsidRDefault="00585CCB" w:rsidP="00585CCB">
      <w:pPr>
        <w:pStyle w:val="Bibliography"/>
        <w:rPr>
          <w:lang w:val="en-US"/>
        </w:rPr>
      </w:pPr>
      <w:r w:rsidRPr="00585CCB">
        <w:rPr>
          <w:lang w:val="en-US"/>
        </w:rPr>
        <w:t xml:space="preserve">GIL, Yolanda; CHENEY, James; GROTH, Paul; HARTIG, Olaf; MILES, Simon; MOREAU, Luc; SILVA, Paulo. </w:t>
      </w:r>
      <w:r w:rsidRPr="00585CCB">
        <w:rPr>
          <w:i/>
          <w:iCs/>
          <w:lang w:val="en-US"/>
        </w:rPr>
        <w:t>W3C Provenance Incubator Group</w:t>
      </w:r>
      <w:r w:rsidRPr="00585CCB">
        <w:rPr>
          <w:lang w:val="en-US"/>
        </w:rPr>
        <w:t xml:space="preserve">. Available: &lt;http://www.w3.org/2005/Incubator/prov/wiki/Main_Page&gt;. Accessed: 22 mar. 2013. </w:t>
      </w:r>
    </w:p>
    <w:p w:rsidR="00585CCB" w:rsidRPr="00585CCB" w:rsidRDefault="00585CCB" w:rsidP="00585CCB">
      <w:pPr>
        <w:pStyle w:val="Bibliography"/>
        <w:rPr>
          <w:lang w:val="en-US"/>
        </w:rPr>
      </w:pPr>
      <w:r w:rsidRPr="00585CCB">
        <w:rPr>
          <w:lang w:val="en-US"/>
        </w:rPr>
        <w:t xml:space="preserve">GIL, Yolanda; DEELMAN, </w:t>
      </w:r>
      <w:proofErr w:type="spellStart"/>
      <w:r w:rsidRPr="00585CCB">
        <w:rPr>
          <w:lang w:val="en-US"/>
        </w:rPr>
        <w:t>Ewa</w:t>
      </w:r>
      <w:proofErr w:type="spellEnd"/>
      <w:r w:rsidRPr="00585CCB">
        <w:rPr>
          <w:lang w:val="en-US"/>
        </w:rPr>
        <w:t xml:space="preserve">; ELLISMAN, Mark; FAHRINGER, Thomas; FOX, Geoffrey; GANNON, Dennis; GOBLE, Carole; LIVNY, </w:t>
      </w:r>
      <w:proofErr w:type="spellStart"/>
      <w:r w:rsidRPr="00585CCB">
        <w:rPr>
          <w:lang w:val="en-US"/>
        </w:rPr>
        <w:t>Miron</w:t>
      </w:r>
      <w:proofErr w:type="spellEnd"/>
      <w:r w:rsidRPr="00585CCB">
        <w:rPr>
          <w:lang w:val="en-US"/>
        </w:rPr>
        <w:t xml:space="preserve">; MOREAU, Luc; MYERS, Jim. Examining the Challenges of Scientific Workflows. </w:t>
      </w:r>
      <w:r w:rsidRPr="00585CCB">
        <w:rPr>
          <w:i/>
          <w:iCs/>
          <w:lang w:val="en-US"/>
        </w:rPr>
        <w:t>Computer</w:t>
      </w:r>
      <w:r w:rsidRPr="00585CCB">
        <w:rPr>
          <w:lang w:val="en-US"/>
        </w:rPr>
        <w:t>, v. 40, n. 12, p. 24–32, 2007.</w:t>
      </w:r>
    </w:p>
    <w:p w:rsidR="00585CCB" w:rsidRPr="00585CCB" w:rsidRDefault="00585CCB" w:rsidP="00585CCB">
      <w:pPr>
        <w:pStyle w:val="Bibliography"/>
        <w:rPr>
          <w:lang w:val="en-US"/>
        </w:rPr>
      </w:pPr>
      <w:r w:rsidRPr="00585CCB">
        <w:rPr>
          <w:lang w:val="en-US"/>
        </w:rPr>
        <w:t xml:space="preserve">GIL, Yolanda; MILES, Simon. </w:t>
      </w:r>
      <w:r w:rsidRPr="00585CCB">
        <w:rPr>
          <w:i/>
          <w:iCs/>
          <w:lang w:val="en-US"/>
        </w:rPr>
        <w:t>PROV Model Primer</w:t>
      </w:r>
      <w:r w:rsidRPr="00585CCB">
        <w:rPr>
          <w:lang w:val="en-US"/>
        </w:rPr>
        <w:t xml:space="preserve">. Available: &lt;http://www.w3.org/TR/prov-primer/&gt;. Accessed: 21 mar. 2013. </w:t>
      </w:r>
    </w:p>
    <w:p w:rsidR="00585CCB" w:rsidRPr="00585CCB" w:rsidRDefault="00585CCB" w:rsidP="00585CCB">
      <w:pPr>
        <w:pStyle w:val="Bibliography"/>
        <w:rPr>
          <w:lang w:val="en-US"/>
        </w:rPr>
      </w:pPr>
      <w:r w:rsidRPr="00585CCB">
        <w:rPr>
          <w:lang w:val="en-US"/>
        </w:rPr>
        <w:t xml:space="preserve">GOODMAN, Leo A. Snowball Sampling. </w:t>
      </w:r>
      <w:r w:rsidRPr="00585CCB">
        <w:rPr>
          <w:i/>
          <w:iCs/>
          <w:lang w:val="en-US"/>
        </w:rPr>
        <w:t>The Annals of Mathematical Statistics</w:t>
      </w:r>
      <w:r w:rsidRPr="00585CCB">
        <w:rPr>
          <w:lang w:val="en-US"/>
        </w:rPr>
        <w:t>, v. 32, n. 1, p. 148–170, 1961.</w:t>
      </w:r>
    </w:p>
    <w:p w:rsidR="00585CCB" w:rsidRPr="00585CCB" w:rsidRDefault="00585CCB" w:rsidP="00585CCB">
      <w:pPr>
        <w:pStyle w:val="Bibliography"/>
        <w:rPr>
          <w:lang w:val="en-US"/>
        </w:rPr>
      </w:pPr>
      <w:r w:rsidRPr="00585CCB">
        <w:rPr>
          <w:lang w:val="en-US"/>
        </w:rPr>
        <w:t xml:space="preserve">GROTH, Paul; LEBO, Timothy; MOREAU, Luc; SOILAND-REYES, </w:t>
      </w:r>
      <w:proofErr w:type="spellStart"/>
      <w:r w:rsidRPr="00585CCB">
        <w:rPr>
          <w:lang w:val="en-US"/>
        </w:rPr>
        <w:t>Stian</w:t>
      </w:r>
      <w:proofErr w:type="spellEnd"/>
      <w:r w:rsidRPr="00585CCB">
        <w:rPr>
          <w:lang w:val="en-US"/>
        </w:rPr>
        <w:t xml:space="preserve">; MISSIER, Paolo; SAHOO, </w:t>
      </w:r>
      <w:proofErr w:type="spellStart"/>
      <w:r w:rsidRPr="00585CCB">
        <w:rPr>
          <w:lang w:val="en-US"/>
        </w:rPr>
        <w:t>Satya</w:t>
      </w:r>
      <w:proofErr w:type="spellEnd"/>
      <w:r w:rsidRPr="00585CCB">
        <w:rPr>
          <w:lang w:val="en-US"/>
        </w:rPr>
        <w:t xml:space="preserve">. </w:t>
      </w:r>
      <w:proofErr w:type="spellStart"/>
      <w:r w:rsidRPr="00585CCB">
        <w:rPr>
          <w:i/>
          <w:iCs/>
          <w:lang w:val="en-US"/>
        </w:rPr>
        <w:t>ProvImplementations</w:t>
      </w:r>
      <w:proofErr w:type="spellEnd"/>
      <w:r w:rsidRPr="00585CCB">
        <w:rPr>
          <w:lang w:val="en-US"/>
        </w:rPr>
        <w:t xml:space="preserve">. Available: &lt;http://www.w3.org/2011/prov/wiki/ProvImplementations&gt;. Accessed: 26 mar. 2013. </w:t>
      </w:r>
    </w:p>
    <w:p w:rsidR="00585CCB" w:rsidRPr="00585CCB" w:rsidRDefault="00585CCB" w:rsidP="00585CCB">
      <w:pPr>
        <w:pStyle w:val="Bibliography"/>
        <w:rPr>
          <w:lang w:val="en-US"/>
        </w:rPr>
      </w:pPr>
      <w:r w:rsidRPr="00585CCB">
        <w:rPr>
          <w:lang w:val="en-US"/>
        </w:rPr>
        <w:lastRenderedPageBreak/>
        <w:t xml:space="preserve">GROTH, Paul; MOREAU, Luc. </w:t>
      </w:r>
      <w:r w:rsidRPr="00585CCB">
        <w:rPr>
          <w:i/>
          <w:iCs/>
          <w:lang w:val="en-US"/>
        </w:rPr>
        <w:t>PROV-Overview</w:t>
      </w:r>
      <w:r w:rsidRPr="00585CCB">
        <w:rPr>
          <w:lang w:val="en-US"/>
        </w:rPr>
        <w:t xml:space="preserve">. Available: &lt;http://www.w3.org/TR/prov-overview/&gt;. Accessed: 26 mar. 2013. </w:t>
      </w:r>
    </w:p>
    <w:p w:rsidR="00585CCB" w:rsidRPr="00585CCB" w:rsidRDefault="00585CCB" w:rsidP="00585CCB">
      <w:pPr>
        <w:pStyle w:val="Bibliography"/>
        <w:rPr>
          <w:lang w:val="en-US"/>
        </w:rPr>
      </w:pPr>
      <w:r w:rsidRPr="00585CCB">
        <w:rPr>
          <w:lang w:val="en-US"/>
        </w:rPr>
        <w:t xml:space="preserve">HAN, </w:t>
      </w:r>
      <w:proofErr w:type="spellStart"/>
      <w:r w:rsidRPr="00585CCB">
        <w:rPr>
          <w:lang w:val="en-US"/>
        </w:rPr>
        <w:t>Jiawei</w:t>
      </w:r>
      <w:proofErr w:type="spellEnd"/>
      <w:r w:rsidRPr="00585CCB">
        <w:rPr>
          <w:lang w:val="en-US"/>
        </w:rPr>
        <w:t xml:space="preserve">; KAMBER, </w:t>
      </w:r>
      <w:proofErr w:type="spellStart"/>
      <w:r w:rsidRPr="00585CCB">
        <w:rPr>
          <w:lang w:val="en-US"/>
        </w:rPr>
        <w:t>Micheline</w:t>
      </w:r>
      <w:proofErr w:type="spellEnd"/>
      <w:r w:rsidRPr="00585CCB">
        <w:rPr>
          <w:lang w:val="en-US"/>
        </w:rPr>
        <w:t xml:space="preserve">. </w:t>
      </w:r>
      <w:r w:rsidRPr="00585CCB">
        <w:rPr>
          <w:i/>
          <w:iCs/>
          <w:lang w:val="en-US"/>
        </w:rPr>
        <w:t>Data Mining: Concepts and Techniques</w:t>
      </w:r>
      <w:r w:rsidRPr="00585CCB">
        <w:rPr>
          <w:lang w:val="en-US"/>
        </w:rPr>
        <w:t xml:space="preserve">. San Francisco, CA, USA: Morgan Kaufmann Publishers Inc., 2006. </w:t>
      </w:r>
    </w:p>
    <w:p w:rsidR="00585CCB" w:rsidRPr="00585CCB" w:rsidRDefault="00585CCB" w:rsidP="00585CCB">
      <w:pPr>
        <w:pStyle w:val="Bibliography"/>
        <w:rPr>
          <w:lang w:val="en-US"/>
        </w:rPr>
      </w:pPr>
      <w:r w:rsidRPr="00585CCB">
        <w:rPr>
          <w:lang w:val="en-US"/>
        </w:rPr>
        <w:t xml:space="preserve">HIGGINS, T. </w:t>
      </w:r>
      <w:r w:rsidRPr="00585CCB">
        <w:rPr>
          <w:i/>
          <w:iCs/>
          <w:lang w:val="en-US"/>
        </w:rPr>
        <w:t>Unity - 3D Game Engine</w:t>
      </w:r>
      <w:r w:rsidRPr="00585CCB">
        <w:rPr>
          <w:lang w:val="en-US"/>
        </w:rPr>
        <w:t xml:space="preserve">. Available: &lt;http://unity3d.com/&gt;. Accessed: 5 </w:t>
      </w:r>
      <w:proofErr w:type="spellStart"/>
      <w:r w:rsidRPr="00585CCB">
        <w:rPr>
          <w:lang w:val="en-US"/>
        </w:rPr>
        <w:t>maio</w:t>
      </w:r>
      <w:proofErr w:type="spellEnd"/>
      <w:r w:rsidRPr="00585CCB">
        <w:rPr>
          <w:lang w:val="en-US"/>
        </w:rPr>
        <w:t xml:space="preserve"> 2011. </w:t>
      </w:r>
    </w:p>
    <w:p w:rsidR="00585CCB" w:rsidRPr="00585CCB" w:rsidRDefault="00585CCB" w:rsidP="00585CCB">
      <w:pPr>
        <w:pStyle w:val="Bibliography"/>
        <w:rPr>
          <w:lang w:val="en-US"/>
        </w:rPr>
      </w:pPr>
      <w:r w:rsidRPr="00585CCB">
        <w:rPr>
          <w:lang w:val="en-US"/>
        </w:rPr>
        <w:t xml:space="preserve">HOOBLER, Nate; HUMPHREYS, Greg; AGRAWALA, </w:t>
      </w:r>
      <w:proofErr w:type="spellStart"/>
      <w:r w:rsidRPr="00585CCB">
        <w:rPr>
          <w:lang w:val="en-US"/>
        </w:rPr>
        <w:t>Maneesh</w:t>
      </w:r>
      <w:proofErr w:type="spellEnd"/>
      <w:r w:rsidRPr="00585CCB">
        <w:rPr>
          <w:lang w:val="en-US"/>
        </w:rPr>
        <w:t xml:space="preserve">. Visualizing Competitive Behaviors in Multi-User Virtual Environments. </w:t>
      </w:r>
      <w:r w:rsidRPr="00585CCB">
        <w:rPr>
          <w:i/>
          <w:iCs/>
          <w:lang w:val="en-US"/>
        </w:rPr>
        <w:t>Visualization (VIS)</w:t>
      </w:r>
      <w:r w:rsidRPr="00585CCB">
        <w:rPr>
          <w:lang w:val="en-US"/>
        </w:rPr>
        <w:t>, p. 163–170, 2004.</w:t>
      </w:r>
    </w:p>
    <w:p w:rsidR="00585CCB" w:rsidRPr="00585CCB" w:rsidRDefault="00585CCB" w:rsidP="00585CCB">
      <w:pPr>
        <w:pStyle w:val="Bibliography"/>
        <w:rPr>
          <w:lang w:val="en-US"/>
        </w:rPr>
      </w:pPr>
      <w:r w:rsidRPr="00585CCB">
        <w:rPr>
          <w:lang w:val="en-US"/>
        </w:rPr>
        <w:t xml:space="preserve">HUA, Hook; TILMES, Curt; ZEDNIK, Stephan; MOREAU, Luc. </w:t>
      </w:r>
      <w:r w:rsidRPr="00585CCB">
        <w:rPr>
          <w:i/>
          <w:iCs/>
          <w:lang w:val="en-US"/>
        </w:rPr>
        <w:t>PROV-XML: The PROV XML Schema</w:t>
      </w:r>
      <w:r w:rsidRPr="00585CCB">
        <w:rPr>
          <w:lang w:val="en-US"/>
        </w:rPr>
        <w:t xml:space="preserve">. Available: &lt;http://www.w3.org/TR/prov-xml/&gt;. Accessed: 26 mar. 2013. </w:t>
      </w:r>
    </w:p>
    <w:p w:rsidR="00585CCB" w:rsidRPr="00585CCB" w:rsidRDefault="00585CCB" w:rsidP="00585CCB">
      <w:pPr>
        <w:pStyle w:val="Bibliography"/>
        <w:rPr>
          <w:lang w:val="en-US"/>
        </w:rPr>
      </w:pPr>
      <w:r w:rsidRPr="00585CCB">
        <w:rPr>
          <w:lang w:val="en-US"/>
        </w:rPr>
        <w:t xml:space="preserve">JOSHUA O’MADADHAIN; DANYEL FISHER; TOM NELSON. </w:t>
      </w:r>
      <w:r w:rsidRPr="00585CCB">
        <w:rPr>
          <w:i/>
          <w:iCs/>
          <w:lang w:val="en-US"/>
        </w:rPr>
        <w:t>JUNG: Java Universal Network/Graph Framework</w:t>
      </w:r>
      <w:r w:rsidRPr="00585CCB">
        <w:rPr>
          <w:lang w:val="en-US"/>
        </w:rPr>
        <w:t xml:space="preserve">. Available: &lt;http://jung.sourceforge.net/&gt;. </w:t>
      </w:r>
    </w:p>
    <w:p w:rsidR="00585CCB" w:rsidRPr="00585CCB" w:rsidRDefault="00585CCB" w:rsidP="00585CCB">
      <w:pPr>
        <w:pStyle w:val="Bibliography"/>
        <w:rPr>
          <w:lang w:val="en-US"/>
        </w:rPr>
      </w:pPr>
      <w:r w:rsidRPr="00585CCB">
        <w:rPr>
          <w:lang w:val="en-US"/>
        </w:rPr>
        <w:t xml:space="preserve">JOSLIN, Simon; BROWN, Ross; DRENNAN, Penny. The </w:t>
      </w:r>
      <w:proofErr w:type="spellStart"/>
      <w:r w:rsidRPr="00585CCB">
        <w:rPr>
          <w:lang w:val="en-US"/>
        </w:rPr>
        <w:t>gameplay</w:t>
      </w:r>
      <w:proofErr w:type="spellEnd"/>
      <w:r w:rsidRPr="00585CCB">
        <w:rPr>
          <w:lang w:val="en-US"/>
        </w:rPr>
        <w:t xml:space="preserve"> visualization manifesto: a framework for logging and visualization of online </w:t>
      </w:r>
      <w:proofErr w:type="spellStart"/>
      <w:r w:rsidRPr="00585CCB">
        <w:rPr>
          <w:lang w:val="en-US"/>
        </w:rPr>
        <w:t>gameplay</w:t>
      </w:r>
      <w:proofErr w:type="spellEnd"/>
      <w:r w:rsidRPr="00585CCB">
        <w:rPr>
          <w:lang w:val="en-US"/>
        </w:rPr>
        <w:t xml:space="preserve"> data. </w:t>
      </w:r>
      <w:proofErr w:type="spellStart"/>
      <w:r w:rsidRPr="00585CCB">
        <w:rPr>
          <w:i/>
          <w:iCs/>
          <w:lang w:val="en-US"/>
        </w:rPr>
        <w:t>Comput</w:t>
      </w:r>
      <w:proofErr w:type="spellEnd"/>
      <w:r w:rsidRPr="00585CCB">
        <w:rPr>
          <w:i/>
          <w:iCs/>
          <w:lang w:val="en-US"/>
        </w:rPr>
        <w:t>. Entertain.</w:t>
      </w:r>
      <w:r w:rsidRPr="00585CCB">
        <w:rPr>
          <w:lang w:val="en-US"/>
        </w:rPr>
        <w:t>, v. 5, n. 3, p. 6, 2007.</w:t>
      </w:r>
    </w:p>
    <w:p w:rsidR="00585CCB" w:rsidRPr="00585CCB" w:rsidRDefault="00585CCB" w:rsidP="00585CCB">
      <w:pPr>
        <w:pStyle w:val="Bibliography"/>
        <w:rPr>
          <w:lang w:val="en-US"/>
        </w:rPr>
      </w:pPr>
      <w:r w:rsidRPr="00585CCB">
        <w:rPr>
          <w:lang w:val="en-US"/>
        </w:rPr>
        <w:t xml:space="preserve">KIM, Jun H.; GUNN, Daniel V.; SCHUH, Eric; PHILLIPS, Bruce; PAGULAYAN, Randy J.; WIXON, Dennis. Tracking real-time user experience (TRUE): a comprehensive instrumentation solution for complex systems. </w:t>
      </w:r>
      <w:r w:rsidRPr="00585CCB">
        <w:rPr>
          <w:i/>
          <w:iCs/>
          <w:lang w:val="en-US"/>
        </w:rPr>
        <w:t>Human Factors in Computing Systems (CHI)</w:t>
      </w:r>
      <w:r w:rsidRPr="00585CCB">
        <w:rPr>
          <w:lang w:val="en-US"/>
        </w:rPr>
        <w:t>, p. 443–452, 2008.</w:t>
      </w:r>
    </w:p>
    <w:p w:rsidR="00585CCB" w:rsidRPr="00585CCB" w:rsidRDefault="00585CCB" w:rsidP="00585CCB">
      <w:pPr>
        <w:pStyle w:val="Bibliography"/>
        <w:rPr>
          <w:lang w:val="en-US"/>
        </w:rPr>
      </w:pPr>
      <w:r w:rsidRPr="00585CCB">
        <w:rPr>
          <w:lang w:val="en-US"/>
        </w:rPr>
        <w:t xml:space="preserve">KOHWALTER, Troy; CLUA, Esteban; MURTA, Leonardo. Provenance in Games. </w:t>
      </w:r>
      <w:r w:rsidRPr="00585CCB">
        <w:rPr>
          <w:i/>
          <w:iCs/>
          <w:lang w:val="en-US"/>
        </w:rPr>
        <w:t>Brazilian Symposium on Games and Digital Entertainment (SBGAMES)</w:t>
      </w:r>
      <w:r w:rsidRPr="00585CCB">
        <w:rPr>
          <w:lang w:val="en-US"/>
        </w:rPr>
        <w:t>, 2012.</w:t>
      </w:r>
    </w:p>
    <w:p w:rsidR="00585CCB" w:rsidRPr="00585CCB" w:rsidRDefault="00585CCB" w:rsidP="00585CCB">
      <w:pPr>
        <w:pStyle w:val="Bibliography"/>
        <w:rPr>
          <w:lang w:val="en-US"/>
        </w:rPr>
      </w:pPr>
      <w:r>
        <w:t xml:space="preserve">KOHWALTER, </w:t>
      </w:r>
      <w:proofErr w:type="spellStart"/>
      <w:r>
        <w:t>Troy</w:t>
      </w:r>
      <w:proofErr w:type="spellEnd"/>
      <w:r>
        <w:t xml:space="preserve">; CLUA, </w:t>
      </w:r>
      <w:proofErr w:type="spellStart"/>
      <w:r>
        <w:t>Esteban</w:t>
      </w:r>
      <w:proofErr w:type="spellEnd"/>
      <w:r>
        <w:t xml:space="preserve">; MURTA, Leonardo. </w:t>
      </w:r>
      <w:r w:rsidRPr="00585CCB">
        <w:rPr>
          <w:lang w:val="en-US"/>
        </w:rPr>
        <w:t xml:space="preserve">SDM – An Educational Game for Software Engineering. </w:t>
      </w:r>
      <w:r w:rsidRPr="00585CCB">
        <w:rPr>
          <w:i/>
          <w:iCs/>
          <w:lang w:val="en-US"/>
        </w:rPr>
        <w:t>Brazilian Symposium on Games and Digital Entertainment (SBGAMES)</w:t>
      </w:r>
      <w:r w:rsidRPr="00585CCB">
        <w:rPr>
          <w:lang w:val="en-US"/>
        </w:rPr>
        <w:t>, p. 222–231, 2011.</w:t>
      </w:r>
    </w:p>
    <w:p w:rsidR="00585CCB" w:rsidRPr="00585CCB" w:rsidRDefault="00585CCB" w:rsidP="00585CCB">
      <w:pPr>
        <w:pStyle w:val="Bibliography"/>
        <w:rPr>
          <w:lang w:val="en-US"/>
        </w:rPr>
      </w:pPr>
      <w:r w:rsidRPr="00585CCB">
        <w:rPr>
          <w:lang w:val="en-US"/>
        </w:rPr>
        <w:t xml:space="preserve">LEBO, Timothy; SAHOO, </w:t>
      </w:r>
      <w:proofErr w:type="spellStart"/>
      <w:r w:rsidRPr="00585CCB">
        <w:rPr>
          <w:lang w:val="en-US"/>
        </w:rPr>
        <w:t>Satya</w:t>
      </w:r>
      <w:proofErr w:type="spellEnd"/>
      <w:r w:rsidRPr="00585CCB">
        <w:rPr>
          <w:lang w:val="en-US"/>
        </w:rPr>
        <w:t xml:space="preserve">; MCGUINESS, Deborah. </w:t>
      </w:r>
      <w:r w:rsidRPr="00585CCB">
        <w:rPr>
          <w:i/>
          <w:iCs/>
          <w:lang w:val="en-US"/>
        </w:rPr>
        <w:t>PROV-O: The PROV Ontology</w:t>
      </w:r>
      <w:r w:rsidRPr="00585CCB">
        <w:rPr>
          <w:lang w:val="en-US"/>
        </w:rPr>
        <w:t xml:space="preserve">. Available: &lt;http://www.w3.org/TR/prov-o/&gt;. Accessed: 21 mar. 2013. </w:t>
      </w:r>
    </w:p>
    <w:p w:rsidR="00585CCB" w:rsidRPr="00585CCB" w:rsidRDefault="00585CCB" w:rsidP="00585CCB">
      <w:pPr>
        <w:pStyle w:val="Bibliography"/>
        <w:rPr>
          <w:lang w:val="en-US"/>
        </w:rPr>
      </w:pPr>
      <w:r w:rsidRPr="00585CCB">
        <w:rPr>
          <w:lang w:val="en-US"/>
        </w:rPr>
        <w:t xml:space="preserve">LIU, </w:t>
      </w:r>
      <w:proofErr w:type="spellStart"/>
      <w:r w:rsidRPr="00585CCB">
        <w:rPr>
          <w:lang w:val="en-US"/>
        </w:rPr>
        <w:t>Yun</w:t>
      </w:r>
      <w:proofErr w:type="spellEnd"/>
      <w:r w:rsidRPr="00585CCB">
        <w:rPr>
          <w:lang w:val="en-US"/>
        </w:rPr>
        <w:t xml:space="preserve">-En; ANDERSEN, Erik; SNIDER, Richard; COOPER, Seth; POPOVIĆ, </w:t>
      </w:r>
      <w:proofErr w:type="spellStart"/>
      <w:r w:rsidRPr="00585CCB">
        <w:rPr>
          <w:lang w:val="en-US"/>
        </w:rPr>
        <w:t>Zoran</w:t>
      </w:r>
      <w:proofErr w:type="spellEnd"/>
      <w:r w:rsidRPr="00585CCB">
        <w:rPr>
          <w:lang w:val="en-US"/>
        </w:rPr>
        <w:t xml:space="preserve">. Feature-based projections for effective </w:t>
      </w:r>
      <w:proofErr w:type="spellStart"/>
      <w:r w:rsidRPr="00585CCB">
        <w:rPr>
          <w:lang w:val="en-US"/>
        </w:rPr>
        <w:t>playtrace</w:t>
      </w:r>
      <w:proofErr w:type="spellEnd"/>
      <w:r w:rsidRPr="00585CCB">
        <w:rPr>
          <w:lang w:val="en-US"/>
        </w:rPr>
        <w:t xml:space="preserve"> analysis. </w:t>
      </w:r>
      <w:r w:rsidRPr="00585CCB">
        <w:rPr>
          <w:i/>
          <w:iCs/>
          <w:lang w:val="en-US"/>
        </w:rPr>
        <w:t>Foundations of Digital Games (FDG)</w:t>
      </w:r>
      <w:r w:rsidRPr="00585CCB">
        <w:rPr>
          <w:lang w:val="en-US"/>
        </w:rPr>
        <w:t>, p. 69–76, 2011.</w:t>
      </w:r>
    </w:p>
    <w:p w:rsidR="00585CCB" w:rsidRPr="00585CCB" w:rsidRDefault="00585CCB" w:rsidP="00585CCB">
      <w:pPr>
        <w:pStyle w:val="Bibliography"/>
        <w:rPr>
          <w:lang w:val="en-US"/>
        </w:rPr>
      </w:pPr>
      <w:r w:rsidRPr="00585CCB">
        <w:rPr>
          <w:lang w:val="en-US"/>
        </w:rPr>
        <w:t xml:space="preserve">MILES, Simon; HEASLEY, Jim; SZALAY, Alex; MOREAU, Luc; GROTH, Paul. </w:t>
      </w:r>
      <w:r w:rsidRPr="00585CCB">
        <w:rPr>
          <w:i/>
          <w:iCs/>
          <w:lang w:val="en-US"/>
        </w:rPr>
        <w:t>Provenance Challenge WIKI</w:t>
      </w:r>
      <w:r w:rsidRPr="00585CCB">
        <w:rPr>
          <w:lang w:val="en-US"/>
        </w:rPr>
        <w:t xml:space="preserve">. Available: &lt;http://twiki.ipaw.info/bin/view/Challenge/&gt;. Accessed: 26 mar. 2013. </w:t>
      </w:r>
    </w:p>
    <w:p w:rsidR="00585CCB" w:rsidRPr="00585CCB" w:rsidRDefault="00585CCB" w:rsidP="00585CCB">
      <w:pPr>
        <w:pStyle w:val="Bibliography"/>
        <w:rPr>
          <w:lang w:val="en-US"/>
        </w:rPr>
      </w:pPr>
      <w:r w:rsidRPr="00585CCB">
        <w:rPr>
          <w:lang w:val="en-US"/>
        </w:rPr>
        <w:t xml:space="preserve">MISSIER, Paolo; MOREAU, Luc; CHENEY, James; LEBO, Timothy; SOILAND-REYES, </w:t>
      </w:r>
      <w:proofErr w:type="spellStart"/>
      <w:r w:rsidRPr="00585CCB">
        <w:rPr>
          <w:lang w:val="en-US"/>
        </w:rPr>
        <w:t>Stian</w:t>
      </w:r>
      <w:proofErr w:type="spellEnd"/>
      <w:r w:rsidRPr="00585CCB">
        <w:rPr>
          <w:lang w:val="en-US"/>
        </w:rPr>
        <w:t xml:space="preserve">; NIES, Tom De; COPPENS, Sam. </w:t>
      </w:r>
      <w:r w:rsidRPr="00585CCB">
        <w:rPr>
          <w:i/>
          <w:iCs/>
          <w:lang w:val="en-US"/>
        </w:rPr>
        <w:t>PROV Dictionary</w:t>
      </w:r>
      <w:r w:rsidRPr="00585CCB">
        <w:rPr>
          <w:lang w:val="en-US"/>
        </w:rPr>
        <w:t xml:space="preserve">. Available: &lt;http://www.w3.org/TR/2013/WD-prov-dictionary-20130312/&gt;. Accessed: 26 mar. 2013. </w:t>
      </w:r>
    </w:p>
    <w:p w:rsidR="00585CCB" w:rsidRPr="00585CCB" w:rsidRDefault="00585CCB" w:rsidP="00585CCB">
      <w:pPr>
        <w:pStyle w:val="Bibliography"/>
        <w:rPr>
          <w:lang w:val="en-US"/>
        </w:rPr>
      </w:pPr>
      <w:r w:rsidRPr="00585CCB">
        <w:rPr>
          <w:lang w:val="en-US"/>
        </w:rPr>
        <w:t xml:space="preserve">MOREAU, Luc. </w:t>
      </w:r>
      <w:r w:rsidRPr="00585CCB">
        <w:rPr>
          <w:i/>
          <w:iCs/>
          <w:lang w:val="en-US"/>
        </w:rPr>
        <w:t>OPM Toolbox</w:t>
      </w:r>
      <w:r w:rsidRPr="00585CCB">
        <w:rPr>
          <w:lang w:val="en-US"/>
        </w:rPr>
        <w:t xml:space="preserve">. Available: &lt;http://openprovenance.org/toolbox.html&gt;. Accessed: 2 abr. 2013a. </w:t>
      </w:r>
    </w:p>
    <w:p w:rsidR="00585CCB" w:rsidRPr="00585CCB" w:rsidRDefault="00585CCB" w:rsidP="00585CCB">
      <w:pPr>
        <w:pStyle w:val="Bibliography"/>
        <w:rPr>
          <w:lang w:val="en-US"/>
        </w:rPr>
      </w:pPr>
      <w:r w:rsidRPr="00585CCB">
        <w:rPr>
          <w:lang w:val="en-US"/>
        </w:rPr>
        <w:lastRenderedPageBreak/>
        <w:t xml:space="preserve">MOREAU, Luc. </w:t>
      </w:r>
      <w:r w:rsidRPr="00585CCB">
        <w:rPr>
          <w:i/>
          <w:iCs/>
          <w:lang w:val="en-US"/>
        </w:rPr>
        <w:t>OPM4J: The Open Provenance Model Java Library</w:t>
      </w:r>
      <w:r w:rsidRPr="00585CCB">
        <w:rPr>
          <w:lang w:val="en-US"/>
        </w:rPr>
        <w:t xml:space="preserve">. Available: &lt;http://openprovenance.org/java/site/1_1_8/apidocs/org/openprovenance/model/package-summary.html&gt;. Accessed: 2 abr. 2013b. </w:t>
      </w:r>
    </w:p>
    <w:p w:rsidR="00585CCB" w:rsidRPr="00585CCB" w:rsidRDefault="00585CCB" w:rsidP="00585CCB">
      <w:pPr>
        <w:pStyle w:val="Bibliography"/>
        <w:rPr>
          <w:lang w:val="en-US"/>
        </w:rPr>
      </w:pPr>
      <w:r w:rsidRPr="00585CCB">
        <w:rPr>
          <w:lang w:val="en-US"/>
        </w:rPr>
        <w:t xml:space="preserve">MOREAU, Luc; CLIFFORD, Ben; FREIRE, Juliana; FUTRELLE, Joe; GIL, Yolanda; GROTH, Paul; KWASNIKOWSKA, Natalia; MILES, Simon; MISSIER, Paolo; MYERS, Jim; PLALE, Beth; SIMMHAN, </w:t>
      </w:r>
      <w:proofErr w:type="spellStart"/>
      <w:r w:rsidRPr="00585CCB">
        <w:rPr>
          <w:lang w:val="en-US"/>
        </w:rPr>
        <w:t>Yogesh</w:t>
      </w:r>
      <w:proofErr w:type="spellEnd"/>
      <w:r w:rsidRPr="00585CCB">
        <w:rPr>
          <w:lang w:val="en-US"/>
        </w:rPr>
        <w:t xml:space="preserve">; STEPHAN, Eric; DEN BUSSCHE, Jan Van. The Open Provenance Model core specification (v1.1). </w:t>
      </w:r>
      <w:r w:rsidRPr="00585CCB">
        <w:rPr>
          <w:i/>
          <w:iCs/>
          <w:lang w:val="en-US"/>
        </w:rPr>
        <w:t>Future Generation Computer Systems</w:t>
      </w:r>
      <w:r w:rsidRPr="00585CCB">
        <w:rPr>
          <w:lang w:val="en-US"/>
        </w:rPr>
        <w:t>, v. 27, n. 6, p. 743–756, 2007.</w:t>
      </w:r>
    </w:p>
    <w:p w:rsidR="00585CCB" w:rsidRPr="00585CCB" w:rsidRDefault="00585CCB" w:rsidP="00585CCB">
      <w:pPr>
        <w:pStyle w:val="Bibliography"/>
        <w:rPr>
          <w:lang w:val="en-US"/>
        </w:rPr>
      </w:pPr>
      <w:r w:rsidRPr="00585CCB">
        <w:rPr>
          <w:lang w:val="en-US"/>
        </w:rPr>
        <w:t xml:space="preserve">MOREAU, Luc; DING, Li; FUTRELLE, Joe; GARIJO, Daniel; GROTH, Paul; JEWELL, Mike; MILES, Simon; MISSIER, Paolo; PAN, Jeff; ZHAO, Jun. </w:t>
      </w:r>
      <w:r w:rsidRPr="00585CCB">
        <w:rPr>
          <w:i/>
          <w:iCs/>
          <w:lang w:val="en-US"/>
        </w:rPr>
        <w:t>Open Provenance Model (OPM) OWL Specification</w:t>
      </w:r>
      <w:r w:rsidRPr="00585CCB">
        <w:rPr>
          <w:lang w:val="en-US"/>
        </w:rPr>
        <w:t xml:space="preserve">. Available: &lt;http://openprovenance.org/model/opmo&gt;. Accessed: 2 abr. 2013. </w:t>
      </w:r>
    </w:p>
    <w:p w:rsidR="00585CCB" w:rsidRPr="00585CCB" w:rsidRDefault="00585CCB" w:rsidP="00585CCB">
      <w:pPr>
        <w:pStyle w:val="Bibliography"/>
        <w:rPr>
          <w:lang w:val="en-US"/>
        </w:rPr>
      </w:pPr>
      <w:r w:rsidRPr="00585CCB">
        <w:rPr>
          <w:lang w:val="en-US"/>
        </w:rPr>
        <w:t xml:space="preserve">MOREAU, Luc; FOSTER, Ian; FREIRE, Juliana; FREW, James; GROTH, Paul; MCGUINESS, Deborah. </w:t>
      </w:r>
      <w:r w:rsidRPr="00585CCB">
        <w:rPr>
          <w:i/>
          <w:iCs/>
          <w:lang w:val="en-US"/>
        </w:rPr>
        <w:t>IPAW</w:t>
      </w:r>
      <w:r w:rsidRPr="00585CCB">
        <w:rPr>
          <w:lang w:val="en-US"/>
        </w:rPr>
        <w:t xml:space="preserve">. Available: &lt;http://www.ipaw.info/&gt;. Accessed: 2 abr. 2013. </w:t>
      </w:r>
    </w:p>
    <w:p w:rsidR="00585CCB" w:rsidRPr="00585CCB" w:rsidRDefault="00585CCB" w:rsidP="00585CCB">
      <w:pPr>
        <w:pStyle w:val="Bibliography"/>
        <w:rPr>
          <w:lang w:val="en-US"/>
        </w:rPr>
      </w:pPr>
      <w:r w:rsidRPr="00585CCB">
        <w:rPr>
          <w:lang w:val="en-US"/>
        </w:rPr>
        <w:t xml:space="preserve">MOREAU, Luc; GROTH, Paul; CLIFFORD, Ben; MILES, Simon. </w:t>
      </w:r>
      <w:r w:rsidRPr="00585CCB">
        <w:rPr>
          <w:i/>
          <w:iCs/>
          <w:lang w:val="en-US"/>
        </w:rPr>
        <w:t>Open Provenance Model (OPM) XML Schema Specification</w:t>
      </w:r>
      <w:r w:rsidRPr="00585CCB">
        <w:rPr>
          <w:lang w:val="en-US"/>
        </w:rPr>
        <w:t xml:space="preserve">. Available: &lt;http://openprovenance.org/model/opmx&gt;. Accessed: 2 abr. 2013. </w:t>
      </w:r>
    </w:p>
    <w:p w:rsidR="00585CCB" w:rsidRPr="00585CCB" w:rsidRDefault="00585CCB" w:rsidP="00585CCB">
      <w:pPr>
        <w:pStyle w:val="Bibliography"/>
        <w:rPr>
          <w:lang w:val="en-US"/>
        </w:rPr>
      </w:pPr>
      <w:r w:rsidRPr="00585CCB">
        <w:rPr>
          <w:lang w:val="en-US"/>
        </w:rPr>
        <w:t xml:space="preserve">MOREAU, Luc; LEBO, Timothy. </w:t>
      </w:r>
      <w:r w:rsidRPr="00585CCB">
        <w:rPr>
          <w:i/>
          <w:iCs/>
          <w:lang w:val="en-US"/>
        </w:rPr>
        <w:t>Linking Across Provenance Bundles</w:t>
      </w:r>
      <w:r w:rsidRPr="00585CCB">
        <w:rPr>
          <w:lang w:val="en-US"/>
        </w:rPr>
        <w:t xml:space="preserve">. Available: &lt;http://www.w3.org/TR/2013/WD-prov-links-20130312/&gt;. Accessed: 26 mar. 2013. </w:t>
      </w:r>
    </w:p>
    <w:p w:rsidR="00585CCB" w:rsidRPr="00585CCB" w:rsidRDefault="00585CCB" w:rsidP="00585CCB">
      <w:pPr>
        <w:pStyle w:val="Bibliography"/>
        <w:rPr>
          <w:lang w:val="en-US"/>
        </w:rPr>
      </w:pPr>
      <w:r w:rsidRPr="00585CCB">
        <w:rPr>
          <w:lang w:val="en-US"/>
        </w:rPr>
        <w:t xml:space="preserve">MOREAU, Luc; MISSIER, Paolo. </w:t>
      </w:r>
      <w:r w:rsidRPr="00585CCB">
        <w:rPr>
          <w:i/>
          <w:iCs/>
          <w:lang w:val="en-US"/>
        </w:rPr>
        <w:t>PROV-DM: The PROV Data Model</w:t>
      </w:r>
      <w:r w:rsidRPr="00585CCB">
        <w:rPr>
          <w:lang w:val="en-US"/>
        </w:rPr>
        <w:t xml:space="preserve">. Available: &lt;http://www.w3.org/TR/prov-dm/&gt;. Accessed: 21 mar. 2013a. </w:t>
      </w:r>
    </w:p>
    <w:p w:rsidR="00585CCB" w:rsidRPr="00585CCB" w:rsidRDefault="00585CCB" w:rsidP="00585CCB">
      <w:pPr>
        <w:pStyle w:val="Bibliography"/>
        <w:rPr>
          <w:lang w:val="en-US"/>
        </w:rPr>
      </w:pPr>
      <w:r w:rsidRPr="00585CCB">
        <w:rPr>
          <w:lang w:val="en-US"/>
        </w:rPr>
        <w:t xml:space="preserve">MOREAU, Luc; MISSIER, Paolo. </w:t>
      </w:r>
      <w:r w:rsidRPr="00585CCB">
        <w:rPr>
          <w:i/>
          <w:iCs/>
          <w:lang w:val="en-US"/>
        </w:rPr>
        <w:t>PROV-N: The Provenance Notation</w:t>
      </w:r>
      <w:r w:rsidRPr="00585CCB">
        <w:rPr>
          <w:lang w:val="en-US"/>
        </w:rPr>
        <w:t xml:space="preserve">. Available: &lt;http://www.w3.org/TR/prov-n/&gt;. Accessed: 21 mar. 2013b. </w:t>
      </w:r>
    </w:p>
    <w:p w:rsidR="00585CCB" w:rsidRPr="00585CCB" w:rsidRDefault="00585CCB" w:rsidP="00585CCB">
      <w:pPr>
        <w:pStyle w:val="Bibliography"/>
        <w:rPr>
          <w:lang w:val="en-US"/>
        </w:rPr>
      </w:pPr>
      <w:r w:rsidRPr="00585CCB">
        <w:rPr>
          <w:lang w:val="en-US"/>
        </w:rPr>
        <w:t xml:space="preserve">MORET, Bernard. Decision Trees and Diagrams. </w:t>
      </w:r>
      <w:r w:rsidRPr="00585CCB">
        <w:rPr>
          <w:i/>
          <w:iCs/>
          <w:lang w:val="en-US"/>
        </w:rPr>
        <w:t>ACM Computing Surveys (CSUR)</w:t>
      </w:r>
      <w:r w:rsidRPr="00585CCB">
        <w:rPr>
          <w:lang w:val="en-US"/>
        </w:rPr>
        <w:t>, v. 14, n. 4, p. 593–623, 1982.</w:t>
      </w:r>
    </w:p>
    <w:p w:rsidR="00585CCB" w:rsidRPr="00585CCB" w:rsidRDefault="00585CCB" w:rsidP="00585CCB">
      <w:pPr>
        <w:pStyle w:val="Bibliography"/>
        <w:rPr>
          <w:lang w:val="en-US"/>
        </w:rPr>
      </w:pPr>
      <w:r>
        <w:t xml:space="preserve">NASCIMENTO, Giancarlo; MOURÃO, Pedro; RUFF, Christian; TENÓRIO, </w:t>
      </w:r>
      <w:proofErr w:type="spellStart"/>
      <w:r>
        <w:t>Alisson</w:t>
      </w:r>
      <w:proofErr w:type="spellEnd"/>
      <w:r>
        <w:t xml:space="preserve">; CLUA, </w:t>
      </w:r>
      <w:proofErr w:type="spellStart"/>
      <w:r>
        <w:t>Esteban</w:t>
      </w:r>
      <w:proofErr w:type="spellEnd"/>
      <w:r>
        <w:t xml:space="preserve">; SANTOS, </w:t>
      </w:r>
      <w:proofErr w:type="spellStart"/>
      <w:r>
        <w:t>Venétia</w:t>
      </w:r>
      <w:proofErr w:type="spellEnd"/>
      <w:r>
        <w:t xml:space="preserve">; ZAMBERLAN, Cristina. </w:t>
      </w:r>
      <w:r w:rsidRPr="00585CCB">
        <w:rPr>
          <w:lang w:val="en-US"/>
        </w:rPr>
        <w:t xml:space="preserve">A real-time simulator for ergonomics and displacement evaluations. </w:t>
      </w:r>
      <w:r w:rsidRPr="00585CCB">
        <w:rPr>
          <w:i/>
          <w:iCs/>
          <w:lang w:val="en-US"/>
        </w:rPr>
        <w:t>Brazilian Symposium on Games and Digital Entertainment (SBGAMES)</w:t>
      </w:r>
      <w:r w:rsidRPr="00585CCB">
        <w:rPr>
          <w:lang w:val="en-US"/>
        </w:rPr>
        <w:t>, 2010.</w:t>
      </w:r>
    </w:p>
    <w:p w:rsidR="00585CCB" w:rsidRPr="00585CCB" w:rsidRDefault="00585CCB" w:rsidP="00585CCB">
      <w:pPr>
        <w:pStyle w:val="Bibliography"/>
        <w:rPr>
          <w:lang w:val="en-US"/>
        </w:rPr>
      </w:pPr>
      <w:r w:rsidRPr="00585CCB">
        <w:rPr>
          <w:lang w:val="en-US"/>
        </w:rPr>
        <w:t xml:space="preserve">NAVARRO, Emily Oh; VAN DER HOEK, André. </w:t>
      </w:r>
      <w:proofErr w:type="spellStart"/>
      <w:r w:rsidRPr="00585CCB">
        <w:rPr>
          <w:lang w:val="en-US"/>
        </w:rPr>
        <w:t>SimSE</w:t>
      </w:r>
      <w:proofErr w:type="spellEnd"/>
      <w:r w:rsidRPr="00585CCB">
        <w:rPr>
          <w:lang w:val="en-US"/>
        </w:rPr>
        <w:t xml:space="preserve">: an educational simulation game for teaching the Software engineering process. </w:t>
      </w:r>
      <w:r w:rsidRPr="00585CCB">
        <w:rPr>
          <w:i/>
          <w:iCs/>
          <w:lang w:val="en-US"/>
        </w:rPr>
        <w:t>ACM Special Interest Group on Computer Science Education (SIGCSE)</w:t>
      </w:r>
      <w:r w:rsidRPr="00585CCB">
        <w:rPr>
          <w:lang w:val="en-US"/>
        </w:rPr>
        <w:t>, v. 36, n. 3, p. 233–233, 2004.</w:t>
      </w:r>
    </w:p>
    <w:p w:rsidR="00585CCB" w:rsidRPr="00585CCB" w:rsidRDefault="00585CCB" w:rsidP="00585CCB">
      <w:pPr>
        <w:pStyle w:val="Bibliography"/>
        <w:rPr>
          <w:lang w:val="en-US"/>
        </w:rPr>
      </w:pPr>
      <w:r w:rsidRPr="00585CCB">
        <w:rPr>
          <w:lang w:val="en-US"/>
        </w:rPr>
        <w:t xml:space="preserve">NIES, Tom De; CHENEY, James; MISSIER, Paolo; MOREAU, Luc. </w:t>
      </w:r>
      <w:r w:rsidRPr="00585CCB">
        <w:rPr>
          <w:i/>
          <w:iCs/>
          <w:lang w:val="en-US"/>
        </w:rPr>
        <w:t>Constraints of the PROV Data Model</w:t>
      </w:r>
      <w:r w:rsidRPr="00585CCB">
        <w:rPr>
          <w:lang w:val="en-US"/>
        </w:rPr>
        <w:t xml:space="preserve">. Available: &lt;http://www.w3.org/TR/prov-constraints/&gt;. Accessed: 21 mar. 2013. </w:t>
      </w:r>
    </w:p>
    <w:p w:rsidR="00585CCB" w:rsidRPr="00585CCB" w:rsidRDefault="00585CCB" w:rsidP="00585CCB">
      <w:pPr>
        <w:pStyle w:val="Bibliography"/>
        <w:rPr>
          <w:lang w:val="en-US"/>
        </w:rPr>
      </w:pPr>
      <w:r>
        <w:t xml:space="preserve">PASSOS, Erick Baptista; JOSELLI, Mark; ZAMITH, Marcelo; CLUA, </w:t>
      </w:r>
      <w:proofErr w:type="spellStart"/>
      <w:r>
        <w:t>Esteban</w:t>
      </w:r>
      <w:proofErr w:type="spellEnd"/>
      <w:r>
        <w:t xml:space="preserve"> Walter Gonzalez; MONTENEGRO, Anselmo; CONCI, Aura; FEIJO, Bruno. </w:t>
      </w:r>
      <w:r w:rsidRPr="00585CCB">
        <w:rPr>
          <w:lang w:val="en-US"/>
        </w:rPr>
        <w:t xml:space="preserve">A </w:t>
      </w:r>
      <w:proofErr w:type="spellStart"/>
      <w:r w:rsidRPr="00585CCB">
        <w:rPr>
          <w:lang w:val="en-US"/>
        </w:rPr>
        <w:t>bidimensional</w:t>
      </w:r>
      <w:proofErr w:type="spellEnd"/>
      <w:r w:rsidRPr="00585CCB">
        <w:rPr>
          <w:lang w:val="en-US"/>
        </w:rPr>
        <w:t xml:space="preserve"> data structure and spatial optimization for </w:t>
      </w:r>
      <w:proofErr w:type="spellStart"/>
      <w:r w:rsidRPr="00585CCB">
        <w:rPr>
          <w:lang w:val="en-US"/>
        </w:rPr>
        <w:t>supermassive</w:t>
      </w:r>
      <w:proofErr w:type="spellEnd"/>
      <w:r w:rsidRPr="00585CCB">
        <w:rPr>
          <w:lang w:val="en-US"/>
        </w:rPr>
        <w:t xml:space="preserve"> crowd simulation on GPU. </w:t>
      </w:r>
      <w:r w:rsidRPr="00585CCB">
        <w:rPr>
          <w:i/>
          <w:iCs/>
          <w:lang w:val="en-US"/>
        </w:rPr>
        <w:t>Computers in Entertainment (CIE)</w:t>
      </w:r>
      <w:r w:rsidRPr="00585CCB">
        <w:rPr>
          <w:lang w:val="en-US"/>
        </w:rPr>
        <w:t>, v. 7, n. 4, p. 60, 2009.</w:t>
      </w:r>
    </w:p>
    <w:p w:rsidR="00585CCB" w:rsidRPr="00585CCB" w:rsidRDefault="00585CCB" w:rsidP="00585CCB">
      <w:pPr>
        <w:pStyle w:val="Bibliography"/>
        <w:rPr>
          <w:lang w:val="en-US"/>
        </w:rPr>
      </w:pPr>
      <w:r w:rsidRPr="00585CCB">
        <w:rPr>
          <w:lang w:val="en-US"/>
        </w:rPr>
        <w:lastRenderedPageBreak/>
        <w:t xml:space="preserve">PREMIS WORKING GROUP. </w:t>
      </w:r>
      <w:r w:rsidRPr="00585CCB">
        <w:rPr>
          <w:i/>
          <w:iCs/>
          <w:lang w:val="en-US"/>
        </w:rPr>
        <w:t>Data Dictionary for Preservation Metadata</w:t>
      </w:r>
      <w:r w:rsidRPr="00585CCB">
        <w:rPr>
          <w:lang w:val="en-US"/>
        </w:rPr>
        <w:t>. Final report. OCLC Online Computer Library Center &amp; Research Libraries Group: Implementation Strategies (PREMIS), 2005.</w:t>
      </w:r>
    </w:p>
    <w:p w:rsidR="00585CCB" w:rsidRPr="00585CCB" w:rsidRDefault="00585CCB" w:rsidP="00585CCB">
      <w:pPr>
        <w:pStyle w:val="Bibliography"/>
        <w:rPr>
          <w:lang w:val="en-US"/>
        </w:rPr>
      </w:pPr>
      <w:r w:rsidRPr="00585CCB">
        <w:rPr>
          <w:lang w:val="en-US"/>
        </w:rPr>
        <w:t xml:space="preserve">PRENSKY, Marc. Fun, Play and Games: What Makes Games Engaging. </w:t>
      </w:r>
      <w:r w:rsidRPr="00585CCB">
        <w:rPr>
          <w:i/>
          <w:iCs/>
          <w:lang w:val="en-US"/>
        </w:rPr>
        <w:t>Digital Game-Based Learning</w:t>
      </w:r>
      <w:r w:rsidRPr="00585CCB">
        <w:rPr>
          <w:lang w:val="en-US"/>
        </w:rPr>
        <w:t>, p. 1–31, 2001.</w:t>
      </w:r>
    </w:p>
    <w:p w:rsidR="00585CCB" w:rsidRPr="00585CCB" w:rsidRDefault="00585CCB" w:rsidP="00585CCB">
      <w:pPr>
        <w:pStyle w:val="Bibliography"/>
        <w:rPr>
          <w:lang w:val="en-US"/>
        </w:rPr>
      </w:pPr>
      <w:r w:rsidRPr="00585CCB">
        <w:rPr>
          <w:lang w:val="en-US"/>
        </w:rPr>
        <w:t xml:space="preserve">ROMERO, Ramon. Successful instrumentation: Tracking attitudes and behaviors to improve games. </w:t>
      </w:r>
      <w:r w:rsidRPr="00585CCB">
        <w:rPr>
          <w:i/>
          <w:iCs/>
          <w:lang w:val="en-US"/>
        </w:rPr>
        <w:t>Game Developer Conference (GDC)</w:t>
      </w:r>
      <w:r w:rsidRPr="00585CCB">
        <w:rPr>
          <w:lang w:val="en-US"/>
        </w:rPr>
        <w:t>, 2008.</w:t>
      </w:r>
    </w:p>
    <w:p w:rsidR="00585CCB" w:rsidRPr="00585CCB" w:rsidRDefault="00585CCB" w:rsidP="00585CCB">
      <w:pPr>
        <w:pStyle w:val="Bibliography"/>
        <w:rPr>
          <w:lang w:val="en-US"/>
        </w:rPr>
      </w:pPr>
      <w:r w:rsidRPr="00585CCB">
        <w:rPr>
          <w:lang w:val="en-US"/>
        </w:rPr>
        <w:t xml:space="preserve">SCHULTZ, Warren. </w:t>
      </w:r>
      <w:r w:rsidRPr="00585CCB">
        <w:rPr>
          <w:i/>
          <w:iCs/>
          <w:lang w:val="en-US"/>
        </w:rPr>
        <w:t>AAA Game</w:t>
      </w:r>
      <w:r w:rsidRPr="00585CCB">
        <w:rPr>
          <w:lang w:val="en-US"/>
        </w:rPr>
        <w:t xml:space="preserve">. Available: &lt;http://gameindustry.about.com/od/glossary/g/Aaa-Game.htm&gt;. Accessed: 3 </w:t>
      </w:r>
      <w:proofErr w:type="spellStart"/>
      <w:r w:rsidRPr="00585CCB">
        <w:rPr>
          <w:lang w:val="en-US"/>
        </w:rPr>
        <w:t>jul</w:t>
      </w:r>
      <w:proofErr w:type="spellEnd"/>
      <w:r w:rsidRPr="00585CCB">
        <w:rPr>
          <w:lang w:val="en-US"/>
        </w:rPr>
        <w:t xml:space="preserve">. 2013. </w:t>
      </w:r>
    </w:p>
    <w:p w:rsidR="00585CCB" w:rsidRPr="00585CCB" w:rsidRDefault="00585CCB" w:rsidP="00585CCB">
      <w:pPr>
        <w:pStyle w:val="Bibliography"/>
        <w:rPr>
          <w:lang w:val="en-US"/>
        </w:rPr>
      </w:pPr>
      <w:r w:rsidRPr="00585CCB">
        <w:rPr>
          <w:lang w:val="en-US"/>
        </w:rPr>
        <w:t xml:space="preserve">SHAPIRO, S. S.; WILK, M. B. An Analysis of Variance Test for Normality (Complete Samples). </w:t>
      </w:r>
      <w:proofErr w:type="spellStart"/>
      <w:r w:rsidRPr="00585CCB">
        <w:rPr>
          <w:i/>
          <w:iCs/>
          <w:lang w:val="en-US"/>
        </w:rPr>
        <w:t>Biometrika</w:t>
      </w:r>
      <w:proofErr w:type="spellEnd"/>
      <w:r w:rsidRPr="00585CCB">
        <w:rPr>
          <w:lang w:val="en-US"/>
        </w:rPr>
        <w:t>, v. 52, n. 3/4, p. 591, 1965.</w:t>
      </w:r>
    </w:p>
    <w:p w:rsidR="00585CCB" w:rsidRPr="00585CCB" w:rsidRDefault="00585CCB" w:rsidP="00585CCB">
      <w:pPr>
        <w:pStyle w:val="Bibliography"/>
        <w:rPr>
          <w:lang w:val="en-US"/>
        </w:rPr>
      </w:pPr>
      <w:r w:rsidRPr="00585CCB">
        <w:rPr>
          <w:lang w:val="en-US"/>
        </w:rPr>
        <w:t xml:space="preserve">SIMMHAN, </w:t>
      </w:r>
      <w:proofErr w:type="spellStart"/>
      <w:r w:rsidRPr="00585CCB">
        <w:rPr>
          <w:lang w:val="en-US"/>
        </w:rPr>
        <w:t>Yogesh</w:t>
      </w:r>
      <w:proofErr w:type="spellEnd"/>
      <w:r w:rsidRPr="00585CCB">
        <w:rPr>
          <w:lang w:val="en-US"/>
        </w:rPr>
        <w:t xml:space="preserve"> L.; PLALE, Beth; GANNON, Dennis. A survey of data provenance in e-science. </w:t>
      </w:r>
      <w:r w:rsidRPr="00585CCB">
        <w:rPr>
          <w:i/>
          <w:iCs/>
          <w:lang w:val="en-US"/>
        </w:rPr>
        <w:t>ACM’s Special Interest Group on Management Of Data (SIGMOD)</w:t>
      </w:r>
      <w:r w:rsidRPr="00585CCB">
        <w:rPr>
          <w:lang w:val="en-US"/>
        </w:rPr>
        <w:t>, v. 34, n. 3, p. 31–36, set. 2005.</w:t>
      </w:r>
    </w:p>
    <w:p w:rsidR="00585CCB" w:rsidRPr="00585CCB" w:rsidRDefault="00585CCB" w:rsidP="00585CCB">
      <w:pPr>
        <w:pStyle w:val="Bibliography"/>
        <w:rPr>
          <w:lang w:val="en-US"/>
        </w:rPr>
      </w:pPr>
      <w:r w:rsidRPr="00585CCB">
        <w:rPr>
          <w:lang w:val="en-US"/>
        </w:rPr>
        <w:t xml:space="preserve">SVAHNBERG, </w:t>
      </w:r>
      <w:proofErr w:type="spellStart"/>
      <w:r w:rsidRPr="00585CCB">
        <w:rPr>
          <w:lang w:val="en-US"/>
        </w:rPr>
        <w:t>Mikael</w:t>
      </w:r>
      <w:proofErr w:type="spellEnd"/>
      <w:r w:rsidRPr="00585CCB">
        <w:rPr>
          <w:lang w:val="en-US"/>
        </w:rPr>
        <w:t xml:space="preserve">; AURUM, </w:t>
      </w:r>
      <w:proofErr w:type="spellStart"/>
      <w:r w:rsidRPr="00585CCB">
        <w:rPr>
          <w:lang w:val="en-US"/>
        </w:rPr>
        <w:t>Aybüke</w:t>
      </w:r>
      <w:proofErr w:type="spellEnd"/>
      <w:r w:rsidRPr="00585CCB">
        <w:rPr>
          <w:lang w:val="en-US"/>
        </w:rPr>
        <w:t xml:space="preserve">; WOHLIN, </w:t>
      </w:r>
      <w:proofErr w:type="spellStart"/>
      <w:r w:rsidRPr="00585CCB">
        <w:rPr>
          <w:lang w:val="en-US"/>
        </w:rPr>
        <w:t>Claes</w:t>
      </w:r>
      <w:proofErr w:type="spellEnd"/>
      <w:r w:rsidRPr="00585CCB">
        <w:rPr>
          <w:lang w:val="en-US"/>
        </w:rPr>
        <w:t xml:space="preserve">. Using students as subjects - an empirical evaluation. </w:t>
      </w:r>
      <w:r w:rsidRPr="00585CCB">
        <w:rPr>
          <w:i/>
          <w:iCs/>
          <w:lang w:val="en-US"/>
        </w:rPr>
        <w:t>Second ACM-IEEE international symposium on Empirical software engineering and measurement (ESEM)</w:t>
      </w:r>
      <w:r w:rsidRPr="00585CCB">
        <w:rPr>
          <w:lang w:val="en-US"/>
        </w:rPr>
        <w:t>, p. 288–290, 2008. Accessed: 21 ago. 2013.</w:t>
      </w:r>
    </w:p>
    <w:p w:rsidR="00585CCB" w:rsidRPr="00585CCB" w:rsidRDefault="00585CCB" w:rsidP="00585CCB">
      <w:pPr>
        <w:pStyle w:val="Bibliography"/>
        <w:rPr>
          <w:lang w:val="en-US"/>
        </w:rPr>
      </w:pPr>
      <w:r w:rsidRPr="00585CCB">
        <w:rPr>
          <w:lang w:val="en-US"/>
        </w:rPr>
        <w:t xml:space="preserve">THOMPSON, Clive. Halo 3: How Microsoft Labs Invented a New Science of Play. </w:t>
      </w:r>
      <w:r w:rsidRPr="00585CCB">
        <w:rPr>
          <w:i/>
          <w:iCs/>
          <w:lang w:val="en-US"/>
        </w:rPr>
        <w:t>Wired Magazine</w:t>
      </w:r>
      <w:r w:rsidRPr="00585CCB">
        <w:rPr>
          <w:lang w:val="en-US"/>
        </w:rPr>
        <w:t>, v. 15, n. 9, 2007.</w:t>
      </w:r>
    </w:p>
    <w:p w:rsidR="00585CCB" w:rsidRPr="00585CCB" w:rsidRDefault="00585CCB" w:rsidP="00585CCB">
      <w:pPr>
        <w:pStyle w:val="Bibliography"/>
        <w:rPr>
          <w:lang w:val="en-US"/>
        </w:rPr>
      </w:pPr>
      <w:r w:rsidRPr="00585CCB">
        <w:rPr>
          <w:lang w:val="en-US"/>
        </w:rPr>
        <w:t xml:space="preserve">THOMPSON, Jim; BERBANK-GREEN, Barnaby; CUSWORTH, Nic. </w:t>
      </w:r>
      <w:r w:rsidRPr="00585CCB">
        <w:rPr>
          <w:i/>
          <w:iCs/>
          <w:lang w:val="en-US"/>
        </w:rPr>
        <w:t>Game Design: Principles, Practice, and Techniques - The Ultimate Guide for the Aspiring Game Designer</w:t>
      </w:r>
      <w:r w:rsidRPr="00585CCB">
        <w:rPr>
          <w:lang w:val="en-US"/>
        </w:rPr>
        <w:t xml:space="preserve">. 1. ed. United States: Wiley, 2007. </w:t>
      </w:r>
    </w:p>
    <w:p w:rsidR="00585CCB" w:rsidRPr="00585CCB" w:rsidRDefault="00585CCB" w:rsidP="00585CCB">
      <w:pPr>
        <w:pStyle w:val="Bibliography"/>
        <w:rPr>
          <w:lang w:val="en-US"/>
        </w:rPr>
      </w:pPr>
      <w:r w:rsidRPr="00585CCB">
        <w:rPr>
          <w:lang w:val="en-US"/>
        </w:rPr>
        <w:t xml:space="preserve">WALLNER, Günter. Play-Graph: A Methodology and Visualization Approach for the Analysis of </w:t>
      </w:r>
      <w:proofErr w:type="spellStart"/>
      <w:r w:rsidRPr="00585CCB">
        <w:rPr>
          <w:lang w:val="en-US"/>
        </w:rPr>
        <w:t>Gameplay</w:t>
      </w:r>
      <w:proofErr w:type="spellEnd"/>
      <w:r w:rsidRPr="00585CCB">
        <w:rPr>
          <w:lang w:val="en-US"/>
        </w:rPr>
        <w:t xml:space="preserve"> Data. </w:t>
      </w:r>
      <w:r w:rsidRPr="00585CCB">
        <w:rPr>
          <w:i/>
          <w:iCs/>
          <w:lang w:val="en-US"/>
        </w:rPr>
        <w:t>Foundations of Digital Games (FDG)</w:t>
      </w:r>
      <w:r w:rsidRPr="00585CCB">
        <w:rPr>
          <w:lang w:val="en-US"/>
        </w:rPr>
        <w:t>, p. 253–260, 2013.</w:t>
      </w:r>
    </w:p>
    <w:p w:rsidR="00585CCB" w:rsidRPr="00585CCB" w:rsidRDefault="00585CCB" w:rsidP="00585CCB">
      <w:pPr>
        <w:pStyle w:val="Bibliography"/>
        <w:rPr>
          <w:lang w:val="en-US"/>
        </w:rPr>
      </w:pPr>
      <w:r w:rsidRPr="00585CCB">
        <w:rPr>
          <w:lang w:val="en-US"/>
        </w:rPr>
        <w:t xml:space="preserve">WALLNER, Günter; KRIGLSTEIN, Simone. A spatiotemporal visualization approach for the analysis of </w:t>
      </w:r>
      <w:proofErr w:type="spellStart"/>
      <w:r w:rsidRPr="00585CCB">
        <w:rPr>
          <w:lang w:val="en-US"/>
        </w:rPr>
        <w:t>gameplay</w:t>
      </w:r>
      <w:proofErr w:type="spellEnd"/>
      <w:r w:rsidRPr="00585CCB">
        <w:rPr>
          <w:lang w:val="en-US"/>
        </w:rPr>
        <w:t xml:space="preserve"> data. </w:t>
      </w:r>
      <w:r w:rsidRPr="00585CCB">
        <w:rPr>
          <w:i/>
          <w:iCs/>
          <w:lang w:val="en-US"/>
        </w:rPr>
        <w:t>Human Factors in Computing Systems (CHI)</w:t>
      </w:r>
      <w:r w:rsidRPr="00585CCB">
        <w:rPr>
          <w:lang w:val="en-US"/>
        </w:rPr>
        <w:t>, p. 1115–1124, 2012.</w:t>
      </w:r>
    </w:p>
    <w:p w:rsidR="00585CCB" w:rsidRPr="00585CCB" w:rsidRDefault="00585CCB" w:rsidP="00585CCB">
      <w:pPr>
        <w:pStyle w:val="Bibliography"/>
        <w:rPr>
          <w:lang w:val="en-US"/>
        </w:rPr>
      </w:pPr>
      <w:r w:rsidRPr="00585CCB">
        <w:rPr>
          <w:lang w:val="en-US"/>
        </w:rPr>
        <w:t xml:space="preserve">WEITZNER, Daniel J.; ABELSON, Harold; BERNERS-LEE, Tim; FEIGENBAUM, Joan; HENDLER, James; SUSSMAN, Gerald Jay. Information accountability. </w:t>
      </w:r>
      <w:r w:rsidRPr="00585CCB">
        <w:rPr>
          <w:i/>
          <w:iCs/>
          <w:lang w:val="en-US"/>
        </w:rPr>
        <w:t>Communications of the ACM</w:t>
      </w:r>
      <w:r w:rsidRPr="00585CCB">
        <w:rPr>
          <w:lang w:val="en-US"/>
        </w:rPr>
        <w:t>, v. 51, n. 6, p. 82–87, 2008.</w:t>
      </w:r>
    </w:p>
    <w:p w:rsidR="00585CCB" w:rsidRPr="00585CCB" w:rsidRDefault="00585CCB" w:rsidP="00585CCB">
      <w:pPr>
        <w:pStyle w:val="Bibliography"/>
        <w:rPr>
          <w:lang w:val="en-US"/>
        </w:rPr>
      </w:pPr>
      <w:r w:rsidRPr="00585CCB">
        <w:rPr>
          <w:lang w:val="en-US"/>
        </w:rPr>
        <w:t xml:space="preserve">WITTEN, Ian; FRANK, </w:t>
      </w:r>
      <w:proofErr w:type="spellStart"/>
      <w:r w:rsidRPr="00585CCB">
        <w:rPr>
          <w:lang w:val="en-US"/>
        </w:rPr>
        <w:t>Eibe</w:t>
      </w:r>
      <w:proofErr w:type="spellEnd"/>
      <w:r w:rsidRPr="00585CCB">
        <w:rPr>
          <w:lang w:val="en-US"/>
        </w:rPr>
        <w:t xml:space="preserve">. </w:t>
      </w:r>
      <w:r w:rsidRPr="00585CCB">
        <w:rPr>
          <w:i/>
          <w:iCs/>
          <w:lang w:val="en-US"/>
        </w:rPr>
        <w:t>Data Mining: Practical Machine Learning Tools and Techniques, Second Edition</w:t>
      </w:r>
      <w:r w:rsidRPr="00585CCB">
        <w:rPr>
          <w:lang w:val="en-US"/>
        </w:rPr>
        <w:t xml:space="preserve">. San Francisco, CA, USA: Morgan Kaufmann Publishers Inc., 2005. </w:t>
      </w:r>
    </w:p>
    <w:p w:rsidR="00585CCB" w:rsidRPr="00585CCB" w:rsidRDefault="00585CCB" w:rsidP="00585CCB">
      <w:pPr>
        <w:pStyle w:val="Bibliography"/>
        <w:rPr>
          <w:lang w:val="en-US"/>
        </w:rPr>
      </w:pPr>
      <w:r w:rsidRPr="00585CCB">
        <w:rPr>
          <w:lang w:val="en-US"/>
        </w:rPr>
        <w:t xml:space="preserve">WOHLIN, </w:t>
      </w:r>
      <w:proofErr w:type="spellStart"/>
      <w:r w:rsidRPr="00585CCB">
        <w:rPr>
          <w:lang w:val="en-US"/>
        </w:rPr>
        <w:t>Claes</w:t>
      </w:r>
      <w:proofErr w:type="spellEnd"/>
      <w:r w:rsidRPr="00585CCB">
        <w:rPr>
          <w:lang w:val="en-US"/>
        </w:rPr>
        <w:t xml:space="preserve">; RUNESON, Per; HÖST, Martin; OHLSSON, Magnus C.; REGNELL, </w:t>
      </w:r>
      <w:proofErr w:type="spellStart"/>
      <w:r w:rsidRPr="00585CCB">
        <w:rPr>
          <w:lang w:val="en-US"/>
        </w:rPr>
        <w:t>Bjöorn</w:t>
      </w:r>
      <w:proofErr w:type="spellEnd"/>
      <w:r w:rsidRPr="00585CCB">
        <w:rPr>
          <w:lang w:val="en-US"/>
        </w:rPr>
        <w:t xml:space="preserve">; WESSLÉN, Anders. </w:t>
      </w:r>
      <w:r w:rsidRPr="00585CCB">
        <w:rPr>
          <w:i/>
          <w:iCs/>
          <w:lang w:val="en-US"/>
        </w:rPr>
        <w:t>Experimentation in software engineering: an introduction</w:t>
      </w:r>
      <w:r w:rsidRPr="00585CCB">
        <w:rPr>
          <w:lang w:val="en-US"/>
        </w:rPr>
        <w:t xml:space="preserve">. Norwell, MA, USA: </w:t>
      </w:r>
      <w:proofErr w:type="spellStart"/>
      <w:r w:rsidRPr="00585CCB">
        <w:rPr>
          <w:lang w:val="en-US"/>
        </w:rPr>
        <w:t>Kluwer</w:t>
      </w:r>
      <w:proofErr w:type="spellEnd"/>
      <w:r w:rsidRPr="00585CCB">
        <w:rPr>
          <w:lang w:val="en-US"/>
        </w:rPr>
        <w:t xml:space="preserve"> Academic Publishers, 2000. </w:t>
      </w:r>
    </w:p>
    <w:p w:rsidR="00585CCB" w:rsidRPr="00585CCB" w:rsidRDefault="00585CCB" w:rsidP="00585CCB">
      <w:pPr>
        <w:pStyle w:val="Bibliography"/>
        <w:rPr>
          <w:lang w:val="en-US"/>
        </w:rPr>
      </w:pPr>
      <w:r w:rsidRPr="00585CCB">
        <w:rPr>
          <w:lang w:val="en-US"/>
        </w:rPr>
        <w:t xml:space="preserve">ZHAO, Jun. </w:t>
      </w:r>
      <w:r w:rsidRPr="00585CCB">
        <w:rPr>
          <w:i/>
          <w:iCs/>
          <w:lang w:val="en-US"/>
        </w:rPr>
        <w:t>Open Provenance Model Vocabulary Specification</w:t>
      </w:r>
      <w:r w:rsidRPr="00585CCB">
        <w:rPr>
          <w:lang w:val="en-US"/>
        </w:rPr>
        <w:t xml:space="preserve">. Available: &lt;http://open-biomed.sourceforge.net/opmv/ns.html&gt;. Accessed: 2 abr. 2013. </w:t>
      </w:r>
    </w:p>
    <w:p w:rsidR="00585CCB" w:rsidRPr="008D6F3D" w:rsidRDefault="00585CCB" w:rsidP="00585CCB">
      <w:pPr>
        <w:pStyle w:val="Bibliography"/>
        <w:rPr>
          <w:lang w:val="en-US"/>
        </w:rPr>
      </w:pPr>
      <w:r w:rsidRPr="00585CCB">
        <w:rPr>
          <w:lang w:val="en-US"/>
        </w:rPr>
        <w:lastRenderedPageBreak/>
        <w:t xml:space="preserve">ZOELLER, Georg. Development telemetry in video games projects. </w:t>
      </w:r>
      <w:r w:rsidRPr="008D6F3D">
        <w:rPr>
          <w:i/>
          <w:iCs/>
          <w:lang w:val="en-US"/>
        </w:rPr>
        <w:t>Game Developer Conference (GDC)</w:t>
      </w:r>
      <w:r w:rsidRPr="008D6F3D">
        <w:rPr>
          <w:lang w:val="en-US"/>
        </w:rPr>
        <w:t>, 2010.</w:t>
      </w:r>
    </w:p>
    <w:p w:rsidR="00895E77" w:rsidRPr="002A7959" w:rsidRDefault="00D57FFC"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664" w:name="_Toc365126001"/>
      <w:r w:rsidRPr="002A7959">
        <w:rPr>
          <w:lang w:val="en-US"/>
        </w:rPr>
        <w:lastRenderedPageBreak/>
        <w:t>Appendix</w:t>
      </w:r>
      <w:r w:rsidR="007372F3" w:rsidRPr="002A7959">
        <w:rPr>
          <w:lang w:val="en-US"/>
        </w:rPr>
        <w:t xml:space="preserve"> A – </w:t>
      </w:r>
      <w:r w:rsidR="00456ED7" w:rsidRPr="002A7959">
        <w:rPr>
          <w:lang w:val="en-US"/>
        </w:rPr>
        <w:t>Consent Form</w:t>
      </w:r>
      <w:bookmarkEnd w:id="664"/>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665" w:name="_Toc365126002"/>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665"/>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r w:rsidRPr="00A24C71">
        <w:rPr>
          <w:sz w:val="20"/>
        </w:rPr>
        <w:t>( ) Doutorado</w:t>
      </w:r>
    </w:p>
    <w:p w:rsidR="003677B4" w:rsidRPr="00A24C71" w:rsidRDefault="003677B4" w:rsidP="003677B4">
      <w:pPr>
        <w:pStyle w:val="ABNT2"/>
        <w:ind w:left="708" w:firstLine="0"/>
        <w:rPr>
          <w:sz w:val="20"/>
        </w:rPr>
      </w:pPr>
      <w:r w:rsidRPr="00A24C71">
        <w:rPr>
          <w:sz w:val="20"/>
        </w:rPr>
        <w:t>( ) Doutorando</w:t>
      </w:r>
    </w:p>
    <w:p w:rsidR="003677B4" w:rsidRPr="00A24C71" w:rsidRDefault="003677B4" w:rsidP="003677B4">
      <w:pPr>
        <w:pStyle w:val="ABNT2"/>
        <w:ind w:left="708" w:firstLine="0"/>
        <w:rPr>
          <w:sz w:val="20"/>
        </w:rPr>
      </w:pPr>
      <w:r w:rsidRPr="00A24C71">
        <w:rPr>
          <w:sz w:val="20"/>
        </w:rPr>
        <w:t>( ) Mestrado</w:t>
      </w:r>
    </w:p>
    <w:p w:rsidR="003677B4" w:rsidRPr="00A24C71" w:rsidRDefault="003677B4" w:rsidP="003677B4">
      <w:pPr>
        <w:pStyle w:val="ABNT2"/>
        <w:ind w:left="708" w:firstLine="0"/>
        <w:rPr>
          <w:sz w:val="20"/>
        </w:rPr>
      </w:pPr>
      <w:r w:rsidRPr="00A24C71">
        <w:rPr>
          <w:sz w:val="20"/>
        </w:rPr>
        <w:t>( ) Mestrando</w:t>
      </w:r>
    </w:p>
    <w:p w:rsidR="003677B4" w:rsidRPr="00A24C71" w:rsidRDefault="003677B4" w:rsidP="003677B4">
      <w:pPr>
        <w:pStyle w:val="ABNT2"/>
        <w:ind w:left="708" w:firstLine="0"/>
        <w:rPr>
          <w:sz w:val="20"/>
        </w:rPr>
      </w:pPr>
      <w:r w:rsidRPr="00A24C71">
        <w:rPr>
          <w:sz w:val="20"/>
        </w:rPr>
        <w:t>( ) Graduação</w:t>
      </w:r>
    </w:p>
    <w:p w:rsidR="003677B4" w:rsidRPr="00A24C71" w:rsidRDefault="003677B4" w:rsidP="003677B4">
      <w:pPr>
        <w:pStyle w:val="ABNT2"/>
        <w:ind w:left="708" w:firstLine="0"/>
        <w:rPr>
          <w:sz w:val="20"/>
        </w:rPr>
      </w:pPr>
      <w:r w:rsidRPr="00A24C71">
        <w:rPr>
          <w:sz w:val="20"/>
        </w:rPr>
        <w:t>( )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r w:rsidRPr="00A24C71">
        <w:rPr>
          <w:sz w:val="20"/>
        </w:rPr>
        <w:t>( ) Nunca aprendi Engenharia de Software.</w:t>
      </w:r>
    </w:p>
    <w:p w:rsidR="003677B4" w:rsidRPr="00A24C71" w:rsidRDefault="003677B4" w:rsidP="003677B4">
      <w:pPr>
        <w:pStyle w:val="ABNT2"/>
        <w:ind w:left="708" w:firstLine="708"/>
        <w:rPr>
          <w:sz w:val="20"/>
        </w:rPr>
      </w:pPr>
      <w:r w:rsidRPr="00A24C71">
        <w:rPr>
          <w:sz w:val="20"/>
        </w:rPr>
        <w:t>( ) Já li material sobre Engenharia de Software.</w:t>
      </w:r>
    </w:p>
    <w:p w:rsidR="003677B4" w:rsidRPr="00A24C71" w:rsidRDefault="003677B4" w:rsidP="003677B4">
      <w:pPr>
        <w:pStyle w:val="ABNT2"/>
        <w:ind w:left="708" w:firstLine="708"/>
        <w:rPr>
          <w:sz w:val="20"/>
        </w:rPr>
      </w:pPr>
      <w:r w:rsidRPr="00A24C71">
        <w:rPr>
          <w:sz w:val="20"/>
        </w:rPr>
        <w:t>( ) Estou fazendo uma disciplina sobre Engenharia de Software.</w:t>
      </w:r>
    </w:p>
    <w:p w:rsidR="003677B4" w:rsidRPr="00A24C71" w:rsidRDefault="003677B4" w:rsidP="003677B4">
      <w:pPr>
        <w:pStyle w:val="ABNT2"/>
        <w:ind w:left="708" w:firstLine="708"/>
        <w:rPr>
          <w:sz w:val="20"/>
        </w:rPr>
      </w:pPr>
      <w:r w:rsidRPr="00A24C71">
        <w:rPr>
          <w:sz w:val="20"/>
        </w:rPr>
        <w:t>( ) Já fiz uma disciplina de Engenharia de Software.</w:t>
      </w:r>
    </w:p>
    <w:p w:rsidR="003677B4" w:rsidRDefault="003677B4" w:rsidP="003677B4">
      <w:pPr>
        <w:pStyle w:val="ABNT2"/>
        <w:ind w:left="708" w:firstLine="708"/>
        <w:rPr>
          <w:sz w:val="20"/>
        </w:rPr>
      </w:pPr>
      <w:r w:rsidRPr="00A24C71">
        <w:rPr>
          <w:sz w:val="20"/>
        </w:rPr>
        <w:t>( )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666" w:name="_Toc365126003"/>
      <w:r w:rsidRPr="00456ED7">
        <w:lastRenderedPageBreak/>
        <w:t xml:space="preserve">Appendix C – </w:t>
      </w:r>
      <w:r w:rsidR="00456ED7" w:rsidRPr="00456ED7">
        <w:t>Pilot Experiment Questionnaire</w:t>
      </w:r>
      <w:bookmarkEnd w:id="666"/>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5 (dias 28-34). </w:t>
      </w:r>
      <w:proofErr w:type="spellStart"/>
      <w:r w:rsidRPr="00DF0926">
        <w:rPr>
          <w:sz w:val="20"/>
          <w:u w:val="single"/>
        </w:rPr>
        <w:t>Estamina</w:t>
      </w:r>
      <w:proofErr w:type="spellEnd"/>
      <w:r w:rsidRPr="00DF0926">
        <w:rPr>
          <w:sz w:val="20"/>
          <w:u w:val="single"/>
        </w:rPr>
        <w:t xml:space="preserve"> e Moral baixos.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667" w:name="_Toc365126004"/>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667"/>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r w:rsidRPr="00A854EF">
        <w:rPr>
          <w:sz w:val="20"/>
        </w:rPr>
        <w:t>( ) Sim.</w:t>
      </w:r>
    </w:p>
    <w:p w:rsidR="003677B4" w:rsidRPr="00A854EF" w:rsidRDefault="003677B4" w:rsidP="003677B4">
      <w:pPr>
        <w:pStyle w:val="ABNT2"/>
        <w:spacing w:before="0" w:after="0" w:line="240" w:lineRule="auto"/>
        <w:ind w:left="706" w:hanging="360"/>
        <w:rPr>
          <w:sz w:val="20"/>
        </w:rPr>
      </w:pPr>
      <w:r w:rsidRPr="00A854EF">
        <w:rPr>
          <w:sz w:val="20"/>
        </w:rPr>
        <w:t>( )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r w:rsidRPr="00985ADE">
        <w:rPr>
          <w:sz w:val="20"/>
        </w:rPr>
        <w:t>( ) Sim.</w:t>
      </w:r>
    </w:p>
    <w:p w:rsidR="003677B4" w:rsidRPr="00985ADE" w:rsidRDefault="003677B4" w:rsidP="003677B4">
      <w:pPr>
        <w:pStyle w:val="ABNT2"/>
        <w:spacing w:before="0" w:after="0" w:line="240" w:lineRule="auto"/>
        <w:rPr>
          <w:sz w:val="20"/>
        </w:rPr>
      </w:pPr>
      <w:r w:rsidRPr="00985ADE">
        <w:rPr>
          <w:sz w:val="20"/>
        </w:rPr>
        <w:t>( )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526" w:rsidRDefault="00EA3526" w:rsidP="00EA4B57">
      <w:pPr>
        <w:spacing w:line="240" w:lineRule="auto"/>
      </w:pPr>
      <w:r>
        <w:separator/>
      </w:r>
    </w:p>
  </w:endnote>
  <w:endnote w:type="continuationSeparator" w:id="0">
    <w:p w:rsidR="00EA3526" w:rsidRDefault="00EA3526"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526" w:rsidRDefault="00EA3526" w:rsidP="00EA4B57">
      <w:pPr>
        <w:spacing w:line="240" w:lineRule="auto"/>
      </w:pPr>
      <w:r>
        <w:separator/>
      </w:r>
    </w:p>
  </w:footnote>
  <w:footnote w:type="continuationSeparator" w:id="0">
    <w:p w:rsidR="00EA3526" w:rsidRDefault="00EA3526" w:rsidP="00EA4B57">
      <w:pPr>
        <w:spacing w:line="240" w:lineRule="auto"/>
      </w:pPr>
      <w:r>
        <w:continuationSeparator/>
      </w:r>
    </w:p>
  </w:footnote>
  <w:footnote w:id="1">
    <w:p w:rsidR="00C41D8B" w:rsidRPr="007F777A" w:rsidRDefault="00C41D8B"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14CC4">
        <w:rPr>
          <w:rFonts w:cs="Times New Roman"/>
          <w:szCs w:val="24"/>
          <w:lang w:val="en-US"/>
        </w:rPr>
        <w:t xml:space="preserve">(THOMPSON, JIM </w:t>
      </w:r>
      <w:r w:rsidRPr="00214CC4">
        <w:rPr>
          <w:rFonts w:cs="Times New Roman"/>
          <w:i/>
          <w:iCs/>
          <w:szCs w:val="24"/>
          <w:lang w:val="en-US"/>
        </w:rPr>
        <w:t>et al.</w:t>
      </w:r>
      <w:r w:rsidRPr="00214CC4">
        <w:rPr>
          <w:rFonts w:cs="Times New Roman"/>
          <w:szCs w:val="24"/>
          <w:lang w:val="en-US"/>
        </w:rPr>
        <w:t>, 2007)</w:t>
      </w:r>
      <w:r>
        <w:rPr>
          <w:lang w:val="en-US"/>
        </w:rPr>
        <w:fldChar w:fldCharType="end"/>
      </w:r>
      <w:r>
        <w:rPr>
          <w:lang w:val="en-US"/>
        </w:rPr>
        <w:t>.</w:t>
      </w:r>
    </w:p>
  </w:footnote>
  <w:footnote w:id="2">
    <w:p w:rsidR="00C41D8B" w:rsidRPr="00750F08" w:rsidRDefault="00C41D8B"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214CC4">
        <w:rPr>
          <w:rFonts w:cs="Times New Roman"/>
          <w:lang w:val="en-US"/>
        </w:rPr>
        <w:t>(SCHULTZ, 2006)</w:t>
      </w:r>
      <w:r>
        <w:rPr>
          <w:lang w:val="en-US"/>
        </w:rPr>
        <w:fldChar w:fldCharType="end"/>
      </w:r>
      <w:r>
        <w:rPr>
          <w:lang w:val="en-US"/>
        </w:rPr>
        <w:t>.</w:t>
      </w:r>
    </w:p>
  </w:footnote>
  <w:footnote w:id="3">
    <w:p w:rsidR="00C41D8B" w:rsidRPr="00C207F8" w:rsidRDefault="00C41D8B"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C41D8B" w:rsidRPr="005942E6" w:rsidRDefault="00C41D8B" w:rsidP="00A52B6A">
      <w:pPr>
        <w:pStyle w:val="FootnoteText"/>
        <w:rPr>
          <w:lang w:val="en-US"/>
        </w:rPr>
      </w:pPr>
      <w:r>
        <w:rPr>
          <w:rStyle w:val="FootnoteReference"/>
        </w:rPr>
        <w:footnoteRef/>
      </w:r>
      <w:r w:rsidRPr="005942E6">
        <w:rPr>
          <w:lang w:val="en-US"/>
        </w:rPr>
        <w:t xml:space="preserve"> </w:t>
      </w:r>
      <w:ins w:id="34" w:author="Kohwalter" w:date="2013-08-21T15:18:00Z">
        <w:r>
          <w:rPr>
            <w:lang w:val="en-US"/>
          </w:rPr>
          <w:t xml:space="preserve">In this context, </w:t>
        </w:r>
      </w:ins>
      <w:r w:rsidRPr="005942E6">
        <w:rPr>
          <w:lang w:val="en-US"/>
        </w:rPr>
        <w:t xml:space="preserve">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214CC4">
        <w:rPr>
          <w:rFonts w:cs="Times New Roman"/>
          <w:lang w:val="en-US"/>
        </w:rPr>
        <w:t>(PREMIS WORKING GROUP, 2005)</w:t>
      </w:r>
      <w:r w:rsidRPr="003A6B92">
        <w:fldChar w:fldCharType="end"/>
      </w:r>
      <w:r w:rsidRPr="005942E6">
        <w:rPr>
          <w:lang w:val="en-US"/>
        </w:rPr>
        <w:t>.</w:t>
      </w:r>
    </w:p>
  </w:footnote>
  <w:footnote w:id="5">
    <w:p w:rsidR="00C41D8B" w:rsidRPr="009B29FB" w:rsidRDefault="00C41D8B"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214CC4">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C41D8B" w:rsidRPr="00C95A48" w:rsidRDefault="00C41D8B"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 xml:space="preserve">game </w:t>
      </w:r>
      <w:del w:id="308" w:author="Kohwalter" w:date="2013-08-24T16:37:00Z">
        <w:r w:rsidRPr="00C95A48" w:rsidDel="0011055E">
          <w:rPr>
            <w:i/>
            <w:lang w:val="en-US"/>
          </w:rPr>
          <w:delText xml:space="preserve">flow </w:delText>
        </w:r>
      </w:del>
      <w:ins w:id="309" w:author="Kohwalter" w:date="2013-08-24T16:37:00Z">
        <w:r>
          <w:rPr>
            <w:i/>
            <w:lang w:val="en-US"/>
          </w:rPr>
          <w:t>flux</w:t>
        </w:r>
        <w:r w:rsidRPr="00C95A48">
          <w:rPr>
            <w:i/>
            <w:lang w:val="en-US"/>
          </w:rPr>
          <w:t xml:space="preserve"> </w:t>
        </w:r>
      </w:ins>
      <w:r w:rsidRPr="00C95A48">
        <w:rPr>
          <w:i/>
          <w:lang w:val="en-US"/>
        </w:rPr>
        <w:t>log</w:t>
      </w:r>
      <w:r>
        <w:rPr>
          <w:lang w:val="en-US"/>
        </w:rPr>
        <w:t xml:space="preserve"> can also be viewed as the player’s journey.</w:t>
      </w:r>
    </w:p>
  </w:footnote>
  <w:footnote w:id="7">
    <w:p w:rsidR="00C41D8B" w:rsidRPr="00F526E0" w:rsidRDefault="00C41D8B"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C41D8B" w:rsidRPr="004D2C61" w:rsidRDefault="00C41D8B"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rsidR="00C41D8B" w:rsidRPr="007D3BB5" w:rsidRDefault="00C41D8B"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C41D8B" w:rsidRPr="007D3BB5" w:rsidRDefault="00C41D8B"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rsidR="00C41D8B" w:rsidRPr="00312C87" w:rsidRDefault="00C41D8B"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C41D8B" w:rsidRPr="001E5FF4" w:rsidRDefault="00C41D8B"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C41D8B" w:rsidRPr="0078117B" w:rsidRDefault="00C41D8B"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C41D8B" w:rsidRPr="0078117B" w:rsidRDefault="00C41D8B"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C41D8B" w:rsidRPr="00E446C5" w:rsidRDefault="00C41D8B"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D8B" w:rsidRDefault="00C41D8B">
    <w:pPr>
      <w:pStyle w:val="Header"/>
      <w:jc w:val="right"/>
    </w:pPr>
  </w:p>
  <w:p w:rsidR="00C41D8B" w:rsidRDefault="00C41D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D8B" w:rsidRDefault="00C41D8B">
    <w:pPr>
      <w:pStyle w:val="Header"/>
      <w:jc w:val="right"/>
    </w:pPr>
  </w:p>
  <w:p w:rsidR="00C41D8B" w:rsidRDefault="00C41D8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C41D8B" w:rsidRDefault="00C41D8B">
        <w:pPr>
          <w:pStyle w:val="Header"/>
          <w:jc w:val="right"/>
        </w:pPr>
        <w:fldSimple w:instr=" PAGE   \* MERGEFORMAT ">
          <w:r w:rsidR="00975F8E">
            <w:rPr>
              <w:noProof/>
            </w:rPr>
            <w:t>91</w:t>
          </w:r>
        </w:fldSimple>
      </w:p>
    </w:sdtContent>
  </w:sdt>
  <w:p w:rsidR="00C41D8B" w:rsidRDefault="00C41D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2984" w:hanging="432"/>
      </w:pPr>
      <w:rPr>
        <w:rFonts w:ascii="Times New Roman" w:hAnsi="Times New Roman" w:hint="default"/>
        <w:b/>
        <w:i w:val="0"/>
        <w:caps/>
        <w:strike w:val="0"/>
        <w:dstrike w:val="0"/>
        <w:vanish w:val="0"/>
        <w:color w:val="00000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7348AE"/>
    <w:multiLevelType w:val="hybridMultilevel"/>
    <w:tmpl w:val="F9E0B5E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0">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7"/>
  </w:num>
  <w:num w:numId="4">
    <w:abstractNumId w:val="12"/>
  </w:num>
  <w:num w:numId="5">
    <w:abstractNumId w:val="26"/>
  </w:num>
  <w:num w:numId="6">
    <w:abstractNumId w:val="10"/>
  </w:num>
  <w:num w:numId="7">
    <w:abstractNumId w:val="23"/>
  </w:num>
  <w:num w:numId="8">
    <w:abstractNumId w:val="29"/>
  </w:num>
  <w:num w:numId="9">
    <w:abstractNumId w:val="15"/>
  </w:num>
  <w:num w:numId="10">
    <w:abstractNumId w:val="0"/>
  </w:num>
  <w:num w:numId="11">
    <w:abstractNumId w:val="28"/>
  </w:num>
  <w:num w:numId="12">
    <w:abstractNumId w:val="6"/>
  </w:num>
  <w:num w:numId="13">
    <w:abstractNumId w:val="18"/>
  </w:num>
  <w:num w:numId="14">
    <w:abstractNumId w:val="16"/>
  </w:num>
  <w:num w:numId="15">
    <w:abstractNumId w:val="4"/>
  </w:num>
  <w:num w:numId="16">
    <w:abstractNumId w:val="14"/>
  </w:num>
  <w:num w:numId="17">
    <w:abstractNumId w:val="25"/>
  </w:num>
  <w:num w:numId="18">
    <w:abstractNumId w:val="11"/>
  </w:num>
  <w:num w:numId="19">
    <w:abstractNumId w:val="9"/>
  </w:num>
  <w:num w:numId="20">
    <w:abstractNumId w:val="24"/>
  </w:num>
  <w:num w:numId="21">
    <w:abstractNumId w:val="13"/>
  </w:num>
  <w:num w:numId="22">
    <w:abstractNumId w:val="2"/>
  </w:num>
  <w:num w:numId="23">
    <w:abstractNumId w:val="30"/>
  </w:num>
  <w:num w:numId="24">
    <w:abstractNumId w:val="20"/>
  </w:num>
  <w:num w:numId="25">
    <w:abstractNumId w:val="22"/>
  </w:num>
  <w:num w:numId="26">
    <w:abstractNumId w:val="17"/>
  </w:num>
  <w:num w:numId="27">
    <w:abstractNumId w:val="21"/>
  </w:num>
  <w:num w:numId="28">
    <w:abstractNumId w:val="19"/>
  </w:num>
  <w:num w:numId="29">
    <w:abstractNumId w:val="19"/>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547078"/>
    <w:rsid w:val="00012A04"/>
    <w:rsid w:val="0001357A"/>
    <w:rsid w:val="0001488B"/>
    <w:rsid w:val="000153F1"/>
    <w:rsid w:val="000215D5"/>
    <w:rsid w:val="00024212"/>
    <w:rsid w:val="00034272"/>
    <w:rsid w:val="00034443"/>
    <w:rsid w:val="00036CC0"/>
    <w:rsid w:val="00036EF7"/>
    <w:rsid w:val="00042591"/>
    <w:rsid w:val="00042F3B"/>
    <w:rsid w:val="00043029"/>
    <w:rsid w:val="0004416E"/>
    <w:rsid w:val="0004430D"/>
    <w:rsid w:val="000543B7"/>
    <w:rsid w:val="000567EE"/>
    <w:rsid w:val="00062399"/>
    <w:rsid w:val="0006627B"/>
    <w:rsid w:val="00066CB0"/>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B5759"/>
    <w:rsid w:val="000C1F31"/>
    <w:rsid w:val="000C1FDC"/>
    <w:rsid w:val="000C4BDC"/>
    <w:rsid w:val="000D1040"/>
    <w:rsid w:val="000D39E1"/>
    <w:rsid w:val="000D6AC9"/>
    <w:rsid w:val="000E1E51"/>
    <w:rsid w:val="000E74BC"/>
    <w:rsid w:val="00104DFA"/>
    <w:rsid w:val="00106F78"/>
    <w:rsid w:val="0011055E"/>
    <w:rsid w:val="00125C4A"/>
    <w:rsid w:val="00130936"/>
    <w:rsid w:val="00130A1C"/>
    <w:rsid w:val="00132046"/>
    <w:rsid w:val="00135BAA"/>
    <w:rsid w:val="001379E7"/>
    <w:rsid w:val="00142A8A"/>
    <w:rsid w:val="001448B7"/>
    <w:rsid w:val="00144A67"/>
    <w:rsid w:val="001456C2"/>
    <w:rsid w:val="001516CD"/>
    <w:rsid w:val="00153F68"/>
    <w:rsid w:val="0015630F"/>
    <w:rsid w:val="00163147"/>
    <w:rsid w:val="00164D5D"/>
    <w:rsid w:val="00167748"/>
    <w:rsid w:val="00170830"/>
    <w:rsid w:val="00177BC8"/>
    <w:rsid w:val="00180058"/>
    <w:rsid w:val="001805A8"/>
    <w:rsid w:val="00182072"/>
    <w:rsid w:val="0018463A"/>
    <w:rsid w:val="00187E28"/>
    <w:rsid w:val="00190536"/>
    <w:rsid w:val="00191CFB"/>
    <w:rsid w:val="0019204B"/>
    <w:rsid w:val="00192402"/>
    <w:rsid w:val="001971BB"/>
    <w:rsid w:val="00197C28"/>
    <w:rsid w:val="001B5811"/>
    <w:rsid w:val="001B5E6A"/>
    <w:rsid w:val="001B7FFC"/>
    <w:rsid w:val="001C0DC4"/>
    <w:rsid w:val="001C4E94"/>
    <w:rsid w:val="001C7390"/>
    <w:rsid w:val="001C7B81"/>
    <w:rsid w:val="001D165C"/>
    <w:rsid w:val="001D3B7E"/>
    <w:rsid w:val="001E187B"/>
    <w:rsid w:val="001E28F3"/>
    <w:rsid w:val="001E58A2"/>
    <w:rsid w:val="001E5F1C"/>
    <w:rsid w:val="001F2149"/>
    <w:rsid w:val="001F25A6"/>
    <w:rsid w:val="00200829"/>
    <w:rsid w:val="002019AD"/>
    <w:rsid w:val="002022C2"/>
    <w:rsid w:val="00202DE6"/>
    <w:rsid w:val="00203594"/>
    <w:rsid w:val="00211678"/>
    <w:rsid w:val="00211E10"/>
    <w:rsid w:val="0021402F"/>
    <w:rsid w:val="00214CC4"/>
    <w:rsid w:val="00215142"/>
    <w:rsid w:val="00221B3A"/>
    <w:rsid w:val="00222338"/>
    <w:rsid w:val="002242B7"/>
    <w:rsid w:val="002243AB"/>
    <w:rsid w:val="00233E0E"/>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6FC9"/>
    <w:rsid w:val="002874E8"/>
    <w:rsid w:val="00287800"/>
    <w:rsid w:val="00287FD9"/>
    <w:rsid w:val="00291FC9"/>
    <w:rsid w:val="0029259F"/>
    <w:rsid w:val="00294E8F"/>
    <w:rsid w:val="002A7959"/>
    <w:rsid w:val="002B1132"/>
    <w:rsid w:val="002B20E8"/>
    <w:rsid w:val="002B5B2D"/>
    <w:rsid w:val="002B5CEB"/>
    <w:rsid w:val="002C0556"/>
    <w:rsid w:val="002C3B15"/>
    <w:rsid w:val="002C61A7"/>
    <w:rsid w:val="002D2142"/>
    <w:rsid w:val="002D40BD"/>
    <w:rsid w:val="002D52D3"/>
    <w:rsid w:val="002E006C"/>
    <w:rsid w:val="002E07E3"/>
    <w:rsid w:val="002E09A0"/>
    <w:rsid w:val="002E313F"/>
    <w:rsid w:val="002E5D84"/>
    <w:rsid w:val="002E6410"/>
    <w:rsid w:val="002F0DF2"/>
    <w:rsid w:val="002F18F3"/>
    <w:rsid w:val="002F1F8C"/>
    <w:rsid w:val="002F44CD"/>
    <w:rsid w:val="002F5FCC"/>
    <w:rsid w:val="003002B8"/>
    <w:rsid w:val="0030173E"/>
    <w:rsid w:val="0030641D"/>
    <w:rsid w:val="00306F40"/>
    <w:rsid w:val="00307005"/>
    <w:rsid w:val="0030768F"/>
    <w:rsid w:val="003105CA"/>
    <w:rsid w:val="0031120F"/>
    <w:rsid w:val="0031213D"/>
    <w:rsid w:val="0033028F"/>
    <w:rsid w:val="00330F8B"/>
    <w:rsid w:val="00335F0F"/>
    <w:rsid w:val="00341EE8"/>
    <w:rsid w:val="003505FE"/>
    <w:rsid w:val="00350D0A"/>
    <w:rsid w:val="003517BE"/>
    <w:rsid w:val="003540ED"/>
    <w:rsid w:val="00354FB9"/>
    <w:rsid w:val="00360A9C"/>
    <w:rsid w:val="0036140E"/>
    <w:rsid w:val="0036170E"/>
    <w:rsid w:val="003646DD"/>
    <w:rsid w:val="003677B4"/>
    <w:rsid w:val="003677C4"/>
    <w:rsid w:val="00373781"/>
    <w:rsid w:val="00375B47"/>
    <w:rsid w:val="00390D0B"/>
    <w:rsid w:val="00394B80"/>
    <w:rsid w:val="0039516A"/>
    <w:rsid w:val="00397282"/>
    <w:rsid w:val="003A0C7D"/>
    <w:rsid w:val="003B2A6E"/>
    <w:rsid w:val="003C573C"/>
    <w:rsid w:val="003D3609"/>
    <w:rsid w:val="003D4877"/>
    <w:rsid w:val="003D5450"/>
    <w:rsid w:val="003E30FF"/>
    <w:rsid w:val="003E3F63"/>
    <w:rsid w:val="003F14AF"/>
    <w:rsid w:val="003F298C"/>
    <w:rsid w:val="003F4C83"/>
    <w:rsid w:val="003F6225"/>
    <w:rsid w:val="004006F9"/>
    <w:rsid w:val="004049E3"/>
    <w:rsid w:val="00410EB5"/>
    <w:rsid w:val="004114FD"/>
    <w:rsid w:val="0041334D"/>
    <w:rsid w:val="00414E07"/>
    <w:rsid w:val="004243A7"/>
    <w:rsid w:val="00425076"/>
    <w:rsid w:val="00426D80"/>
    <w:rsid w:val="0042782C"/>
    <w:rsid w:val="00443D17"/>
    <w:rsid w:val="0044456B"/>
    <w:rsid w:val="0044673D"/>
    <w:rsid w:val="0045074A"/>
    <w:rsid w:val="00450C14"/>
    <w:rsid w:val="00456ED7"/>
    <w:rsid w:val="00462B33"/>
    <w:rsid w:val="00463FDD"/>
    <w:rsid w:val="00467325"/>
    <w:rsid w:val="00481A2E"/>
    <w:rsid w:val="00481CD5"/>
    <w:rsid w:val="00483167"/>
    <w:rsid w:val="004913AD"/>
    <w:rsid w:val="0049153B"/>
    <w:rsid w:val="00491E78"/>
    <w:rsid w:val="00496ACF"/>
    <w:rsid w:val="004972A4"/>
    <w:rsid w:val="004A0194"/>
    <w:rsid w:val="004A46FC"/>
    <w:rsid w:val="004A61E6"/>
    <w:rsid w:val="004B2C42"/>
    <w:rsid w:val="004B385A"/>
    <w:rsid w:val="004C03B5"/>
    <w:rsid w:val="004C19D1"/>
    <w:rsid w:val="004C2BFD"/>
    <w:rsid w:val="004C36E7"/>
    <w:rsid w:val="004C4323"/>
    <w:rsid w:val="004C457F"/>
    <w:rsid w:val="004C5B2F"/>
    <w:rsid w:val="004D086B"/>
    <w:rsid w:val="004D0EA1"/>
    <w:rsid w:val="004D1C88"/>
    <w:rsid w:val="004D3A40"/>
    <w:rsid w:val="004D4D12"/>
    <w:rsid w:val="004D7432"/>
    <w:rsid w:val="004E05F3"/>
    <w:rsid w:val="004F6684"/>
    <w:rsid w:val="00504956"/>
    <w:rsid w:val="005062BB"/>
    <w:rsid w:val="00514484"/>
    <w:rsid w:val="005168CF"/>
    <w:rsid w:val="00521A29"/>
    <w:rsid w:val="0052234F"/>
    <w:rsid w:val="00525FCA"/>
    <w:rsid w:val="00527CAD"/>
    <w:rsid w:val="00531147"/>
    <w:rsid w:val="005408A7"/>
    <w:rsid w:val="0054173B"/>
    <w:rsid w:val="00543448"/>
    <w:rsid w:val="0054450A"/>
    <w:rsid w:val="00547078"/>
    <w:rsid w:val="00550291"/>
    <w:rsid w:val="00552A48"/>
    <w:rsid w:val="00552ACF"/>
    <w:rsid w:val="0056035F"/>
    <w:rsid w:val="00560B32"/>
    <w:rsid w:val="0056715F"/>
    <w:rsid w:val="00570D50"/>
    <w:rsid w:val="00585CCB"/>
    <w:rsid w:val="00586AF1"/>
    <w:rsid w:val="005A139C"/>
    <w:rsid w:val="005A33DF"/>
    <w:rsid w:val="005A5A4D"/>
    <w:rsid w:val="005A67AD"/>
    <w:rsid w:val="005C05FF"/>
    <w:rsid w:val="005C2235"/>
    <w:rsid w:val="005C28E8"/>
    <w:rsid w:val="005C40F7"/>
    <w:rsid w:val="005C7F72"/>
    <w:rsid w:val="005D747B"/>
    <w:rsid w:val="005D76A7"/>
    <w:rsid w:val="005E7532"/>
    <w:rsid w:val="005F2F74"/>
    <w:rsid w:val="005F41C0"/>
    <w:rsid w:val="005F6E44"/>
    <w:rsid w:val="00601311"/>
    <w:rsid w:val="00602B8B"/>
    <w:rsid w:val="00604153"/>
    <w:rsid w:val="00605599"/>
    <w:rsid w:val="00605FFB"/>
    <w:rsid w:val="00606FFE"/>
    <w:rsid w:val="00610BB9"/>
    <w:rsid w:val="00611FBE"/>
    <w:rsid w:val="006169FC"/>
    <w:rsid w:val="0062039C"/>
    <w:rsid w:val="00620B72"/>
    <w:rsid w:val="00626E0C"/>
    <w:rsid w:val="0063085F"/>
    <w:rsid w:val="00635F23"/>
    <w:rsid w:val="006371BE"/>
    <w:rsid w:val="00642114"/>
    <w:rsid w:val="00643FD4"/>
    <w:rsid w:val="00644812"/>
    <w:rsid w:val="00645486"/>
    <w:rsid w:val="00651264"/>
    <w:rsid w:val="00651CD3"/>
    <w:rsid w:val="00654D3C"/>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B68FE"/>
    <w:rsid w:val="006C2328"/>
    <w:rsid w:val="006C4782"/>
    <w:rsid w:val="006D4E74"/>
    <w:rsid w:val="006E063A"/>
    <w:rsid w:val="006F38AF"/>
    <w:rsid w:val="006F6822"/>
    <w:rsid w:val="007023D0"/>
    <w:rsid w:val="007028C8"/>
    <w:rsid w:val="0070570F"/>
    <w:rsid w:val="00707F34"/>
    <w:rsid w:val="00711018"/>
    <w:rsid w:val="00712B1C"/>
    <w:rsid w:val="00712E92"/>
    <w:rsid w:val="007146E5"/>
    <w:rsid w:val="00723012"/>
    <w:rsid w:val="00726D3A"/>
    <w:rsid w:val="00727DA3"/>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A6939"/>
    <w:rsid w:val="007B0A89"/>
    <w:rsid w:val="007B1CE9"/>
    <w:rsid w:val="007B356D"/>
    <w:rsid w:val="007B6A5D"/>
    <w:rsid w:val="007C0AA9"/>
    <w:rsid w:val="007C1794"/>
    <w:rsid w:val="007C1F1C"/>
    <w:rsid w:val="007C52CE"/>
    <w:rsid w:val="007D6D3C"/>
    <w:rsid w:val="007E38B3"/>
    <w:rsid w:val="007E40B6"/>
    <w:rsid w:val="007F10B7"/>
    <w:rsid w:val="00806F4C"/>
    <w:rsid w:val="0081065E"/>
    <w:rsid w:val="0081652D"/>
    <w:rsid w:val="00840B68"/>
    <w:rsid w:val="00852356"/>
    <w:rsid w:val="008531AD"/>
    <w:rsid w:val="00853EFD"/>
    <w:rsid w:val="00857A67"/>
    <w:rsid w:val="00866A1D"/>
    <w:rsid w:val="0087104D"/>
    <w:rsid w:val="0087188B"/>
    <w:rsid w:val="0087420C"/>
    <w:rsid w:val="00876D9C"/>
    <w:rsid w:val="008825D9"/>
    <w:rsid w:val="00882794"/>
    <w:rsid w:val="00883D22"/>
    <w:rsid w:val="00895E77"/>
    <w:rsid w:val="008B1269"/>
    <w:rsid w:val="008B4D4A"/>
    <w:rsid w:val="008B77B0"/>
    <w:rsid w:val="008C0DA4"/>
    <w:rsid w:val="008C60A3"/>
    <w:rsid w:val="008C763D"/>
    <w:rsid w:val="008D0CC1"/>
    <w:rsid w:val="008D1E27"/>
    <w:rsid w:val="008D4068"/>
    <w:rsid w:val="008D6F3D"/>
    <w:rsid w:val="008F129E"/>
    <w:rsid w:val="008F3B76"/>
    <w:rsid w:val="008F537C"/>
    <w:rsid w:val="008F6EEA"/>
    <w:rsid w:val="00904149"/>
    <w:rsid w:val="00906686"/>
    <w:rsid w:val="0090727B"/>
    <w:rsid w:val="0091160A"/>
    <w:rsid w:val="0091216D"/>
    <w:rsid w:val="00915835"/>
    <w:rsid w:val="00921232"/>
    <w:rsid w:val="009231E0"/>
    <w:rsid w:val="0092538B"/>
    <w:rsid w:val="0093010D"/>
    <w:rsid w:val="009312C1"/>
    <w:rsid w:val="00935B27"/>
    <w:rsid w:val="00941844"/>
    <w:rsid w:val="009447A2"/>
    <w:rsid w:val="00944D3A"/>
    <w:rsid w:val="009504E9"/>
    <w:rsid w:val="0095542E"/>
    <w:rsid w:val="0096178A"/>
    <w:rsid w:val="009627FC"/>
    <w:rsid w:val="00964B2A"/>
    <w:rsid w:val="00974E07"/>
    <w:rsid w:val="00975F8E"/>
    <w:rsid w:val="0097740B"/>
    <w:rsid w:val="00980561"/>
    <w:rsid w:val="0098195F"/>
    <w:rsid w:val="009820F5"/>
    <w:rsid w:val="00982608"/>
    <w:rsid w:val="0098301A"/>
    <w:rsid w:val="00983761"/>
    <w:rsid w:val="0098655B"/>
    <w:rsid w:val="00991E58"/>
    <w:rsid w:val="00995D27"/>
    <w:rsid w:val="009A22CB"/>
    <w:rsid w:val="009A4C4D"/>
    <w:rsid w:val="009A5024"/>
    <w:rsid w:val="009B006B"/>
    <w:rsid w:val="009B21C0"/>
    <w:rsid w:val="009B2B06"/>
    <w:rsid w:val="009B5491"/>
    <w:rsid w:val="009B6A14"/>
    <w:rsid w:val="009C10C8"/>
    <w:rsid w:val="009C3E38"/>
    <w:rsid w:val="009C70C5"/>
    <w:rsid w:val="009C73C1"/>
    <w:rsid w:val="009E0252"/>
    <w:rsid w:val="009E1563"/>
    <w:rsid w:val="009F0B17"/>
    <w:rsid w:val="009F2600"/>
    <w:rsid w:val="009F29E2"/>
    <w:rsid w:val="009F454B"/>
    <w:rsid w:val="009F4DCF"/>
    <w:rsid w:val="009F591A"/>
    <w:rsid w:val="00A0147D"/>
    <w:rsid w:val="00A019A3"/>
    <w:rsid w:val="00A02750"/>
    <w:rsid w:val="00A07C02"/>
    <w:rsid w:val="00A117A1"/>
    <w:rsid w:val="00A14DB4"/>
    <w:rsid w:val="00A21DEA"/>
    <w:rsid w:val="00A346A4"/>
    <w:rsid w:val="00A445F3"/>
    <w:rsid w:val="00A459C7"/>
    <w:rsid w:val="00A504A0"/>
    <w:rsid w:val="00A52B6A"/>
    <w:rsid w:val="00A64CD3"/>
    <w:rsid w:val="00A70834"/>
    <w:rsid w:val="00A70DA8"/>
    <w:rsid w:val="00A713F6"/>
    <w:rsid w:val="00A73F44"/>
    <w:rsid w:val="00A813F8"/>
    <w:rsid w:val="00A83B3A"/>
    <w:rsid w:val="00A83D85"/>
    <w:rsid w:val="00A855EC"/>
    <w:rsid w:val="00A87B4D"/>
    <w:rsid w:val="00A938DD"/>
    <w:rsid w:val="00A97CB6"/>
    <w:rsid w:val="00AA1148"/>
    <w:rsid w:val="00AA2B1D"/>
    <w:rsid w:val="00AA3B43"/>
    <w:rsid w:val="00AA5B30"/>
    <w:rsid w:val="00AB1091"/>
    <w:rsid w:val="00AB2A3E"/>
    <w:rsid w:val="00AB2F4D"/>
    <w:rsid w:val="00AB7C10"/>
    <w:rsid w:val="00AC1275"/>
    <w:rsid w:val="00AC2E02"/>
    <w:rsid w:val="00AC4617"/>
    <w:rsid w:val="00AC5156"/>
    <w:rsid w:val="00AC5775"/>
    <w:rsid w:val="00AC6476"/>
    <w:rsid w:val="00AC7187"/>
    <w:rsid w:val="00AC7503"/>
    <w:rsid w:val="00AD22E3"/>
    <w:rsid w:val="00AE6BF4"/>
    <w:rsid w:val="00AE74EC"/>
    <w:rsid w:val="00AF1A17"/>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74DA8"/>
    <w:rsid w:val="00BA1030"/>
    <w:rsid w:val="00BA1530"/>
    <w:rsid w:val="00BA3E09"/>
    <w:rsid w:val="00BA43F3"/>
    <w:rsid w:val="00BA4437"/>
    <w:rsid w:val="00BA7C04"/>
    <w:rsid w:val="00BB2120"/>
    <w:rsid w:val="00BB2E2C"/>
    <w:rsid w:val="00BB3EBC"/>
    <w:rsid w:val="00BC61B6"/>
    <w:rsid w:val="00BD2638"/>
    <w:rsid w:val="00BD354F"/>
    <w:rsid w:val="00BE1A2F"/>
    <w:rsid w:val="00BF0DC5"/>
    <w:rsid w:val="00BF1312"/>
    <w:rsid w:val="00BF2ED4"/>
    <w:rsid w:val="00BF3AD2"/>
    <w:rsid w:val="00BF41CF"/>
    <w:rsid w:val="00BF562F"/>
    <w:rsid w:val="00BF5855"/>
    <w:rsid w:val="00BF66D1"/>
    <w:rsid w:val="00BF6F9A"/>
    <w:rsid w:val="00C0031C"/>
    <w:rsid w:val="00C021FC"/>
    <w:rsid w:val="00C10988"/>
    <w:rsid w:val="00C10D1D"/>
    <w:rsid w:val="00C14D4B"/>
    <w:rsid w:val="00C1564B"/>
    <w:rsid w:val="00C16595"/>
    <w:rsid w:val="00C213FC"/>
    <w:rsid w:val="00C234AA"/>
    <w:rsid w:val="00C24BBC"/>
    <w:rsid w:val="00C25B48"/>
    <w:rsid w:val="00C26187"/>
    <w:rsid w:val="00C36BEC"/>
    <w:rsid w:val="00C40996"/>
    <w:rsid w:val="00C41D8B"/>
    <w:rsid w:val="00C442CC"/>
    <w:rsid w:val="00C46380"/>
    <w:rsid w:val="00C46DA5"/>
    <w:rsid w:val="00C536D4"/>
    <w:rsid w:val="00C56F47"/>
    <w:rsid w:val="00C56FA4"/>
    <w:rsid w:val="00C63F33"/>
    <w:rsid w:val="00C70480"/>
    <w:rsid w:val="00C70A60"/>
    <w:rsid w:val="00C7341E"/>
    <w:rsid w:val="00C815D6"/>
    <w:rsid w:val="00C84D28"/>
    <w:rsid w:val="00C86B8E"/>
    <w:rsid w:val="00C95E3C"/>
    <w:rsid w:val="00CA3385"/>
    <w:rsid w:val="00CB086E"/>
    <w:rsid w:val="00CB4647"/>
    <w:rsid w:val="00CB59C7"/>
    <w:rsid w:val="00CC0276"/>
    <w:rsid w:val="00CC6450"/>
    <w:rsid w:val="00CC787F"/>
    <w:rsid w:val="00CD1C13"/>
    <w:rsid w:val="00CD3A2E"/>
    <w:rsid w:val="00CD75C1"/>
    <w:rsid w:val="00CE1780"/>
    <w:rsid w:val="00CE31F6"/>
    <w:rsid w:val="00CE60E0"/>
    <w:rsid w:val="00CE689D"/>
    <w:rsid w:val="00CF2C0A"/>
    <w:rsid w:val="00CF35A8"/>
    <w:rsid w:val="00CF42E7"/>
    <w:rsid w:val="00D1292D"/>
    <w:rsid w:val="00D15145"/>
    <w:rsid w:val="00D25041"/>
    <w:rsid w:val="00D2594C"/>
    <w:rsid w:val="00D26F6B"/>
    <w:rsid w:val="00D304EE"/>
    <w:rsid w:val="00D30D88"/>
    <w:rsid w:val="00D35FBE"/>
    <w:rsid w:val="00D416F1"/>
    <w:rsid w:val="00D42F2F"/>
    <w:rsid w:val="00D45BFD"/>
    <w:rsid w:val="00D50FA6"/>
    <w:rsid w:val="00D52EAC"/>
    <w:rsid w:val="00D53F4E"/>
    <w:rsid w:val="00D579EC"/>
    <w:rsid w:val="00D57FFC"/>
    <w:rsid w:val="00D65C5E"/>
    <w:rsid w:val="00D67ECC"/>
    <w:rsid w:val="00D7216A"/>
    <w:rsid w:val="00D76FA1"/>
    <w:rsid w:val="00D80A69"/>
    <w:rsid w:val="00D83344"/>
    <w:rsid w:val="00D83461"/>
    <w:rsid w:val="00D92316"/>
    <w:rsid w:val="00D92CFE"/>
    <w:rsid w:val="00DA159B"/>
    <w:rsid w:val="00DA1647"/>
    <w:rsid w:val="00DA3065"/>
    <w:rsid w:val="00DA4BDA"/>
    <w:rsid w:val="00DC0CCA"/>
    <w:rsid w:val="00DC2A53"/>
    <w:rsid w:val="00DC3896"/>
    <w:rsid w:val="00DC77AA"/>
    <w:rsid w:val="00DC7C72"/>
    <w:rsid w:val="00DD6F51"/>
    <w:rsid w:val="00DE481A"/>
    <w:rsid w:val="00DF1EC8"/>
    <w:rsid w:val="00DF2E7E"/>
    <w:rsid w:val="00DF2EDB"/>
    <w:rsid w:val="00DF46EF"/>
    <w:rsid w:val="00E00CBA"/>
    <w:rsid w:val="00E1450B"/>
    <w:rsid w:val="00E20C8D"/>
    <w:rsid w:val="00E274CE"/>
    <w:rsid w:val="00E27B28"/>
    <w:rsid w:val="00E402CF"/>
    <w:rsid w:val="00E41149"/>
    <w:rsid w:val="00E4115A"/>
    <w:rsid w:val="00E53162"/>
    <w:rsid w:val="00E54EA3"/>
    <w:rsid w:val="00E5547C"/>
    <w:rsid w:val="00E57E11"/>
    <w:rsid w:val="00E57F77"/>
    <w:rsid w:val="00E61A51"/>
    <w:rsid w:val="00E6284E"/>
    <w:rsid w:val="00E738AC"/>
    <w:rsid w:val="00E73D21"/>
    <w:rsid w:val="00E751E0"/>
    <w:rsid w:val="00E81047"/>
    <w:rsid w:val="00E826AC"/>
    <w:rsid w:val="00E93374"/>
    <w:rsid w:val="00E94B8A"/>
    <w:rsid w:val="00E952C2"/>
    <w:rsid w:val="00E96735"/>
    <w:rsid w:val="00E97829"/>
    <w:rsid w:val="00EA0803"/>
    <w:rsid w:val="00EA3526"/>
    <w:rsid w:val="00EA4B57"/>
    <w:rsid w:val="00EB5267"/>
    <w:rsid w:val="00EC0BDD"/>
    <w:rsid w:val="00EC3537"/>
    <w:rsid w:val="00EC5B5C"/>
    <w:rsid w:val="00ED04EC"/>
    <w:rsid w:val="00ED1009"/>
    <w:rsid w:val="00ED619F"/>
    <w:rsid w:val="00EE070B"/>
    <w:rsid w:val="00EE29F8"/>
    <w:rsid w:val="00EE746F"/>
    <w:rsid w:val="00EE7CDA"/>
    <w:rsid w:val="00EF0297"/>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27E50"/>
    <w:rsid w:val="00F32A20"/>
    <w:rsid w:val="00F32ECD"/>
    <w:rsid w:val="00F43273"/>
    <w:rsid w:val="00F4769F"/>
    <w:rsid w:val="00F513BD"/>
    <w:rsid w:val="00F5710E"/>
    <w:rsid w:val="00F57DA2"/>
    <w:rsid w:val="00F65179"/>
    <w:rsid w:val="00F659E6"/>
    <w:rsid w:val="00F65B6E"/>
    <w:rsid w:val="00F66384"/>
    <w:rsid w:val="00F702B4"/>
    <w:rsid w:val="00F7083B"/>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 w:type="table" w:customStyle="1" w:styleId="MediumShading1-Accent1">
    <w:name w:val="Medium Shading 1 Accent 1"/>
    <w:basedOn w:val="TableNormal"/>
    <w:uiPriority w:val="63"/>
    <w:rsid w:val="0087420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hyphenationZone w:val="425"/>
  <w:characterSpacingControl w:val="doNotCompress"/>
  <w:compat>
    <w:useFELayout/>
  </w:compat>
  <w:rsids>
    <w:rsidRoot w:val="007C69DD"/>
    <w:rsid w:val="00067336"/>
    <w:rsid w:val="00106FA4"/>
    <w:rsid w:val="00123647"/>
    <w:rsid w:val="00145CF0"/>
    <w:rsid w:val="00224CBC"/>
    <w:rsid w:val="00273C5B"/>
    <w:rsid w:val="002F239B"/>
    <w:rsid w:val="00370760"/>
    <w:rsid w:val="00383275"/>
    <w:rsid w:val="00435DAD"/>
    <w:rsid w:val="00452B0E"/>
    <w:rsid w:val="00493A06"/>
    <w:rsid w:val="004F4529"/>
    <w:rsid w:val="005A6E07"/>
    <w:rsid w:val="0064202F"/>
    <w:rsid w:val="00707195"/>
    <w:rsid w:val="00744765"/>
    <w:rsid w:val="007C69DD"/>
    <w:rsid w:val="00841570"/>
    <w:rsid w:val="00931629"/>
    <w:rsid w:val="009360BE"/>
    <w:rsid w:val="00987F1D"/>
    <w:rsid w:val="00A73E9E"/>
    <w:rsid w:val="00A9036A"/>
    <w:rsid w:val="00AE4C5B"/>
    <w:rsid w:val="00B41EF7"/>
    <w:rsid w:val="00B4371F"/>
    <w:rsid w:val="00B44B89"/>
    <w:rsid w:val="00B733B4"/>
    <w:rsid w:val="00C44426"/>
    <w:rsid w:val="00C44A68"/>
    <w:rsid w:val="00C72F60"/>
    <w:rsid w:val="00D2292F"/>
    <w:rsid w:val="00D347D9"/>
    <w:rsid w:val="00E12154"/>
    <w:rsid w:val="00E41B2A"/>
    <w:rsid w:val="00E646CB"/>
    <w:rsid w:val="00EA3831"/>
    <w:rsid w:val="00EA750F"/>
    <w:rsid w:val="00EB394A"/>
    <w:rsid w:val="00EC58D9"/>
    <w:rsid w:val="00F2277A"/>
    <w:rsid w:val="00F310B6"/>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1BD57-F130-4D9B-9E98-BB2413587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1178</TotalTime>
  <Pages>1</Pages>
  <Words>35743</Words>
  <Characters>203736</Characters>
  <Application>Microsoft Office Word</Application>
  <DocSecurity>0</DocSecurity>
  <Lines>1697</Lines>
  <Paragraphs>478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239001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30</cp:revision>
  <cp:lastPrinted>2013-08-28T17:25:00Z</cp:lastPrinted>
  <dcterms:created xsi:type="dcterms:W3CDTF">2013-08-21T18:41:00Z</dcterms:created>
  <dcterms:modified xsi:type="dcterms:W3CDTF">2013-08-28T17:26:00Z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id="2DtAk26q"/&gt;&lt;style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