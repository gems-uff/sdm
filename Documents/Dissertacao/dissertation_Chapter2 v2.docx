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commentRangeStart w:id="2"/>
      <w:r>
        <w:rPr>
          <w:lang w:val="en-US"/>
        </w:rPr>
        <w:t>M</w:t>
      </w:r>
      <w:r w:rsidR="006E5254">
        <w:rPr>
          <w:lang w:val="en-US"/>
        </w:rPr>
        <w:t xml:space="preserve">ethods for automatic logging of </w:t>
      </w:r>
      <w:proofErr w:type="spellStart"/>
      <w:r w:rsidR="006E5254">
        <w:rPr>
          <w:lang w:val="en-US"/>
        </w:rPr>
        <w:t>gameplay</w:t>
      </w:r>
      <w:proofErr w:type="spellEnd"/>
      <w:r w:rsidR="006E5254">
        <w:rPr>
          <w:lang w:val="en-US"/>
        </w:rPr>
        <w:t xml:space="preserve"> data ha</w:t>
      </w:r>
      <w:r w:rsidR="00073D9C">
        <w:rPr>
          <w:lang w:val="en-US"/>
        </w:rPr>
        <w:t>ve</w:t>
      </w:r>
      <w:r w:rsidR="006E5254">
        <w:rPr>
          <w:lang w:val="en-US"/>
        </w:rPr>
        <w:t xml:space="preserve"> become an important component of game design</w:t>
      </w:r>
      <w:r>
        <w:rPr>
          <w:lang w:val="en-US"/>
        </w:rPr>
        <w:t xml:space="preserve"> in the last few years</w:t>
      </w:r>
      <w:commentRangeEnd w:id="2"/>
      <w:r w:rsidR="00073D9C">
        <w:rPr>
          <w:rStyle w:val="CommentReference"/>
        </w:rPr>
        <w:commentReference w:id="2"/>
      </w:r>
      <w:r w:rsidR="006E5254">
        <w:rPr>
          <w:lang w:val="en-US"/>
        </w:rPr>
        <w:t>.</w:t>
      </w:r>
      <w:r w:rsidR="00C45496">
        <w:rPr>
          <w:lang w:val="en-US"/>
        </w:rPr>
        <w:t xml:space="preserve"> The collected data can be used for </w:t>
      </w:r>
      <w:r w:rsidR="00073D9C">
        <w:rPr>
          <w:lang w:val="en-US"/>
        </w:rPr>
        <w:t xml:space="preserve">different </w:t>
      </w:r>
      <w:r w:rsidR="00C45496">
        <w:rPr>
          <w:lang w:val="en-US"/>
        </w:rPr>
        <w:t>purposes, such as analyzing behavior, identifying strategies, detecting bugs, testing</w:t>
      </w:r>
      <w:r w:rsidR="00027D7D">
        <w:rPr>
          <w:lang w:val="en-US"/>
        </w:rPr>
        <w:t xml:space="preserve"> games</w:t>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r w:rsidR="00D26DA0">
        <w:rPr>
          <w:lang w:val="en-US"/>
        </w:rPr>
        <w:t>its volume</w:t>
      </w:r>
      <w:r w:rsidR="00C45496">
        <w:rPr>
          <w:lang w:val="en-US"/>
        </w:rPr>
        <w:t>. Thus</w:t>
      </w:r>
      <w:r w:rsidR="00D26DA0">
        <w:rPr>
          <w:lang w:val="en-US"/>
        </w:rPr>
        <w:t>,</w:t>
      </w:r>
      <w:r w:rsidR="00C45496">
        <w:rPr>
          <w:lang w:val="en-US"/>
        </w:rPr>
        <w:t xml:space="preserve"> data visualizations have become a promising </w:t>
      </w:r>
      <w:r w:rsidR="00D26DA0">
        <w:rPr>
          <w:lang w:val="en-US"/>
        </w:rPr>
        <w:t xml:space="preserve">solution </w:t>
      </w:r>
      <w:r w:rsidR="00C45496">
        <w:rPr>
          <w:lang w:val="en-US"/>
        </w:rPr>
        <w:t xml:space="preserve">for exploring and understanding </w:t>
      </w:r>
      <w:r w:rsidR="002E523F">
        <w:rPr>
          <w:lang w:val="en-US"/>
        </w:rPr>
        <w:t>games</w:t>
      </w:r>
      <w:r w:rsidR="00C45496">
        <w:rPr>
          <w:lang w:val="en-US"/>
        </w:rPr>
        <w:t>.</w:t>
      </w:r>
    </w:p>
    <w:p w:rsidR="00E07218" w:rsidRDefault="00027D7D" w:rsidP="00E07218">
      <w:pPr>
        <w:rPr>
          <w:lang w:val="en-US"/>
        </w:rPr>
      </w:pPr>
      <w:r>
        <w:rPr>
          <w:lang w:val="en-US"/>
        </w:rPr>
        <w:t>V</w:t>
      </w:r>
      <w:commentRangeStart w:id="3"/>
      <w:r w:rsidR="000B32EA">
        <w:rPr>
          <w:lang w:val="en-US"/>
        </w:rPr>
        <w:t xml:space="preserve">isual data mining approach is useful when the designer is not familiar with the </w:t>
      </w:r>
      <w:r w:rsidR="002E523F">
        <w:rPr>
          <w:lang w:val="en-US"/>
        </w:rPr>
        <w:t xml:space="preserve">gathered </w:t>
      </w:r>
      <w:r w:rsidR="000B32EA">
        <w:rPr>
          <w:lang w:val="en-US"/>
        </w:rPr>
        <w:t>data or has vague analysis goals</w:t>
      </w:r>
      <w:commentRangeEnd w:id="3"/>
      <w:r w:rsidR="0003024B">
        <w:rPr>
          <w:rStyle w:val="CommentReference"/>
        </w:rPr>
        <w:commentReference w:id="3"/>
      </w:r>
      <w:r w:rsidR="000B32EA">
        <w:rPr>
          <w:lang w:val="en-US"/>
        </w:rPr>
        <w:t>.</w:t>
      </w:r>
      <w:r w:rsidR="00C45496">
        <w:rPr>
          <w:lang w:val="en-US"/>
        </w:rPr>
        <w:t xml:space="preserve"> </w:t>
      </w:r>
      <w:r w:rsidR="000B32EA">
        <w:rPr>
          <w:lang w:val="en-US"/>
        </w:rPr>
        <w:t xml:space="preserve">Therefore, </w:t>
      </w:r>
      <w:commentRangeStart w:id="4"/>
      <w:r w:rsidR="000B32EA">
        <w:rPr>
          <w:lang w:val="en-US"/>
        </w:rPr>
        <w:t xml:space="preserve">visualization methods are gaining popularity among designers for understanding </w:t>
      </w:r>
      <w:proofErr w:type="spellStart"/>
      <w:r w:rsidR="000B32EA">
        <w:rPr>
          <w:lang w:val="en-US"/>
        </w:rPr>
        <w:t>gameplay</w:t>
      </w:r>
      <w:proofErr w:type="spellEnd"/>
      <w:r w:rsidR="000B32EA">
        <w:rPr>
          <w:lang w:val="en-US"/>
        </w:rPr>
        <w:t xml:space="preserve"> data in</w:t>
      </w:r>
      <w:r w:rsidR="006168FC">
        <w:rPr>
          <w:lang w:val="en-US"/>
        </w:rPr>
        <w:t xml:space="preserve"> the</w:t>
      </w:r>
      <w:r w:rsidR="000B32EA">
        <w:rPr>
          <w:lang w:val="en-US"/>
        </w:rPr>
        <w:t xml:space="preserve"> game industry</w:t>
      </w:r>
      <w:commentRangeEnd w:id="4"/>
      <w:r w:rsidR="0003024B">
        <w:rPr>
          <w:rStyle w:val="CommentReference"/>
        </w:rPr>
        <w:commentReference w:id="4"/>
      </w:r>
      <w:r w:rsidR="000B32EA">
        <w:rPr>
          <w:lang w:val="en-US"/>
        </w:rPr>
        <w:t xml:space="preserve">. For example, </w:t>
      </w:r>
      <w:r w:rsidR="002E523F">
        <w:rPr>
          <w:lang w:val="en-US"/>
        </w:rPr>
        <w:t xml:space="preserve">a common visualization method is </w:t>
      </w:r>
      <w:commentRangeStart w:id="5"/>
      <w:r w:rsidR="002E523F">
        <w:rPr>
          <w:lang w:val="en-US"/>
        </w:rPr>
        <w:t>heat</w:t>
      </w:r>
      <w:r w:rsidR="00C80231">
        <w:rPr>
          <w:lang w:val="en-US"/>
        </w:rPr>
        <w:t xml:space="preserve"> </w:t>
      </w:r>
      <w:r w:rsidR="002E523F">
        <w:rPr>
          <w:lang w:val="en-US"/>
        </w:rPr>
        <w:t>map</w:t>
      </w:r>
      <w:commentRangeEnd w:id="5"/>
      <w:r w:rsidR="00AE1DAB">
        <w:rPr>
          <w:rStyle w:val="CommentReference"/>
        </w:rPr>
        <w:commentReference w:id="5"/>
      </w:r>
      <w:r w:rsidR="002E523F">
        <w:rPr>
          <w:lang w:val="en-US"/>
        </w:rPr>
        <w:t xml:space="preserve">, which uses colors in a two-dimensional map to reflect density of certain variables in particular locations of the game. Recently, </w:t>
      </w:r>
      <w:proofErr w:type="spellStart"/>
      <w:r w:rsidR="000B32EA">
        <w:rPr>
          <w:lang w:val="en-US"/>
        </w:rPr>
        <w:t>BioWare</w:t>
      </w:r>
      <w:proofErr w:type="spellEnd"/>
      <w:r w:rsidR="000B32EA">
        <w:rPr>
          <w:lang w:val="en-US"/>
        </w:rPr>
        <w:t xml:space="preser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common bug locations </w:t>
      </w:r>
      <w:r w:rsidR="00615979">
        <w:rPr>
          <w:lang w:val="en-US"/>
        </w:rPr>
        <w:fldChar w:fldCharType="begin"/>
      </w:r>
      <w:r w:rsidR="001460D8">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615979">
        <w:rPr>
          <w:lang w:val="en-US"/>
        </w:rPr>
        <w:fldChar w:fldCharType="separate"/>
      </w:r>
      <w:r w:rsidR="001460D8" w:rsidRPr="001460D8">
        <w:rPr>
          <w:rFonts w:cs="Times New Roman"/>
          <w:lang w:val="en-US"/>
        </w:rPr>
        <w:t>(ZOELLER, 2010)</w:t>
      </w:r>
      <w:r w:rsidR="00615979">
        <w:rPr>
          <w:lang w:val="en-US"/>
        </w:rPr>
        <w:fldChar w:fldCharType="end"/>
      </w:r>
      <w:r w:rsidR="000B32EA">
        <w:rPr>
          <w:lang w:val="en-US"/>
        </w:rPr>
        <w:t>, while Valve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multiplayer maps in Team Fortress 2 </w:t>
      </w:r>
      <w:r w:rsidR="00615979">
        <w:rPr>
          <w:lang w:val="en-US"/>
        </w:rPr>
        <w:fldChar w:fldCharType="begin"/>
      </w:r>
      <w:r w:rsidR="004D3373">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2009)"},"citationItems":[{"id":202,"uris":["http://zotero.org/users/1122386/items/3FCNHKHV"],"uri":["http://zotero.org/users/1122386/items/3FCNHKHV"],"itemData":{"id":202,"type":"article-journal","title":"Valve's approach to playtesting: The application of empiricism.","container-title":"Game Developer Conference (GDC)","URL":"http://www.gdcvault.com/play/1566/Valve-s-Approach-to-Playtesting","language":"English","author":[{"family":"Ambinder","given":"Mike"}],"issued":{"date-parts":[["2009"]]}}}],"schema":"https://github.com/citation-style-language/schema/raw/master/csl-citation.json"} </w:instrText>
      </w:r>
      <w:r w:rsidR="00615979">
        <w:rPr>
          <w:lang w:val="en-US"/>
        </w:rPr>
        <w:fldChar w:fldCharType="separate"/>
      </w:r>
      <w:r w:rsidR="001460D8" w:rsidRPr="001460D8">
        <w:rPr>
          <w:rFonts w:cs="Times New Roman"/>
          <w:lang w:val="en-US"/>
        </w:rPr>
        <w:t>(AMBINDER, 2009)</w:t>
      </w:r>
      <w:r w:rsidR="00615979">
        <w:rPr>
          <w:lang w:val="en-US"/>
        </w:rPr>
        <w:fldChar w:fldCharType="end"/>
      </w:r>
      <w:r w:rsidR="000B32EA">
        <w:rPr>
          <w:lang w:val="en-US"/>
        </w:rPr>
        <w:t xml:space="preserve">. Meanwhile, </w:t>
      </w:r>
      <w:proofErr w:type="spellStart"/>
      <w:r w:rsidR="000B32EA">
        <w:rPr>
          <w:lang w:val="en-US"/>
        </w:rPr>
        <w:t>Bungie</w:t>
      </w:r>
      <w:proofErr w:type="spellEnd"/>
      <w:r w:rsidR="000B32EA">
        <w:rPr>
          <w:lang w:val="en-US"/>
        </w:rPr>
        <w:t xml:space="preserve"> and Microsoft use</w:t>
      </w:r>
      <w:r w:rsidR="006168FC">
        <w:rPr>
          <w:lang w:val="en-US"/>
        </w:rPr>
        <w:t>d</w:t>
      </w:r>
      <w:r w:rsidR="000B32EA">
        <w:rPr>
          <w:lang w:val="en-US"/>
        </w:rPr>
        <w:t xml:space="preserve"> heat</w:t>
      </w:r>
      <w:r w:rsidR="00AF0A80">
        <w:rPr>
          <w:lang w:val="en-US"/>
        </w:rPr>
        <w:t xml:space="preserve"> </w:t>
      </w:r>
      <w:r w:rsidR="000B32EA">
        <w:rPr>
          <w:lang w:val="en-US"/>
        </w:rPr>
        <w:t>maps to determine common places where players died in Halo 3</w:t>
      </w:r>
      <w:r w:rsidR="00FE0F01">
        <w:rPr>
          <w:lang w:val="en-US"/>
        </w:rPr>
        <w:t xml:space="preserve"> </w:t>
      </w:r>
      <w:r w:rsidR="00615979">
        <w:rPr>
          <w:lang w:val="en-US"/>
        </w:rPr>
        <w:fldChar w:fldCharType="begin"/>
      </w:r>
      <w:r w:rsidR="004D3373">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2007)"},"citationItems":[{"id":206,"uris":["http://zotero.org/users/1122386/items/UV3RV6SB"],"uri":["http://zotero.org/users/1122386/items/UV3RV6SB"],"itemData":{"id":206,"type":"article-journal","title":"Tracking attitudes and behaviors to improve games","container-title":"Game Developer Conference (GDC)","language":"English","author":[{"family":"Romero","given":"Ramon"}],"issued":{"date-parts":[["2008"]]}}},{"id":207,"uris":["http://zotero.org/users/1122386/items/VHG8A9CR"],"uri":["http://zotero.org/users/1122386/items/VHG8A9CR"],"itemData":{"id":207,"type":"article-magazine","title":"Halo 3: How Microsoft Labs Invented a New Science of Play","container-title":"Wired Magazine","volume":"15","issue":"9","abstract":"Sitting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release","URL":"http://www.wired.com/gaming/virtualworlds/magazine/15-09/ff_halo","author":[{"family":"Thompson","given":"Clive"}],"issued":{"date-parts":[["2007"]]}}}],"schema":"https://github.com/citation-style-language/schema/raw/master/csl-citation.json"} </w:instrText>
      </w:r>
      <w:r w:rsidR="00615979">
        <w:rPr>
          <w:lang w:val="en-US"/>
        </w:rPr>
        <w:fldChar w:fldCharType="separate"/>
      </w:r>
      <w:r w:rsidR="001460D8" w:rsidRPr="001460D8">
        <w:rPr>
          <w:rFonts w:cs="Times New Roman"/>
          <w:lang w:val="en-US"/>
        </w:rPr>
        <w:t>(ROMERO, 2008; THOMPSON, 2007)</w:t>
      </w:r>
      <w:r w:rsidR="00615979">
        <w:rPr>
          <w:lang w:val="en-US"/>
        </w:rPr>
        <w:fldChar w:fldCharType="end"/>
      </w:r>
      <w:r w:rsidR="000B32EA">
        <w:rPr>
          <w:lang w:val="en-US"/>
        </w:rPr>
        <w:t xml:space="preserve">. </w:t>
      </w:r>
      <w:commentRangeStart w:id="6"/>
      <w:r w:rsidR="00615979">
        <w:rPr>
          <w:lang w:val="en-US"/>
        </w:rPr>
        <w:fldChar w:fldCharType="begin"/>
      </w:r>
      <w:r w:rsidR="00B102D1">
        <w:rPr>
          <w:lang w:val="en-US"/>
        </w:rPr>
        <w:instrText xml:space="preserve"> REF _Ref360198286 \h </w:instrText>
      </w:r>
      <w:r w:rsidR="00615979">
        <w:rPr>
          <w:lang w:val="en-US"/>
        </w:rPr>
      </w:r>
      <w:r w:rsidR="00615979">
        <w:rPr>
          <w:lang w:val="en-US"/>
        </w:rPr>
        <w:fldChar w:fldCharType="separate"/>
      </w:r>
      <w:r w:rsidR="00B102D1" w:rsidRPr="002E523F">
        <w:rPr>
          <w:lang w:val="en-US"/>
        </w:rPr>
        <w:t xml:space="preserve">Figure </w:t>
      </w:r>
      <w:r w:rsidR="00B102D1">
        <w:rPr>
          <w:noProof/>
          <w:lang w:val="en-US"/>
        </w:rPr>
        <w:t>1</w:t>
      </w:r>
      <w:r w:rsidR="00615979">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2E523F">
        <w:rPr>
          <w:lang w:val="en-US"/>
        </w:rPr>
        <w:t>.</w:t>
      </w:r>
      <w:commentRangeEnd w:id="6"/>
      <w:r w:rsidR="00AE1DAB">
        <w:rPr>
          <w:rStyle w:val="CommentReference"/>
        </w:rPr>
        <w:commentReference w:id="6"/>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commentRangeStart w:id="7"/>
      <w:proofErr w:type="spellStart"/>
      <w:r>
        <w:rPr>
          <w:lang w:val="en-US"/>
        </w:rPr>
        <w:t>p</w:t>
      </w:r>
      <w:r w:rsidR="003E4D35">
        <w:rPr>
          <w:lang w:val="en-US"/>
        </w:rPr>
        <w:t>lay</w:t>
      </w:r>
      <w:r>
        <w:rPr>
          <w:lang w:val="en-US"/>
        </w:rPr>
        <w:t>testing</w:t>
      </w:r>
      <w:proofErr w:type="spellEnd"/>
      <w:r w:rsidR="003E4D35">
        <w:rPr>
          <w:lang w:val="en-US"/>
        </w:rPr>
        <w:t xml:space="preserve"> </w:t>
      </w:r>
      <w:r w:rsidR="003E4D35">
        <w:rPr>
          <w:lang w:val="en-US"/>
        </w:rPr>
        <w:fldChar w:fldCharType="begin"/>
      </w:r>
      <w:r w:rsidR="004D3373">
        <w:rPr>
          <w:lang w:val="en-US"/>
        </w:rPr>
        <w:instrText xml:space="preserve"> ADDIN ZOTERO_ITEM CSL_CITATION {"citationID":"h9cag998p","properties":{"formattedCitation":"(ISBISTER, 2008)","plainCitation":"(ISBISTER, 2008)"},"citationItems":[{"id":205,"uris":["http://zotero.org/users/1122386/items/S6ISGFGT"],"uri":["http://zotero.org/users/1122386/items/S6ISGFGT"],"itemData":{"id":205,"type":"book","title":"Game usability advancing the player experience","publisher":"Morgan Kaufmann ; Elsevier Science","publisher-place":"San Francisco, Calif.; Oxford","number-of-pages":"400","edition":"1","source":"Open WorldCat","event-place":"San Francisco, Calif.; Oxford","abstract":"Computers used to be for geeks. And geeks were fine with dealing with a difficult and finicky interface--they liked this--it was even a sort of badge of honor (e.g. the Unix geeks). But making the interface really intuitive and useful--think about the first Macintosh computers--took computers far far beyond the geek crowd. The Mac made HCI (human computer interaction) and usability very popular topics in the productivity software industry. Suddenly a new kind of experience was crucial to the success of software - the user experience. Now, 20 years later, developers are applying and extending these ideas to games. Game companies are now trying to take games beyond the 'hardcore' gamer market--the people who love challenge and are happy to master a complicated or highly genre-constrained interface. Right about now (with the growth of interest in casual games) game companies are truly realizing that usability matters, particularly to mainstream audiences. If it's not seamless and easy to use and engaging, players will just not stay to get to the 'good stuff'. By definition, usability is the ease with which people can emplo a particular tool in order to achieve a particular goal. Usability refers to a computer program's efficiency or elegance. This book gives game designers a better understanding of how player characteristics impact usability strategy, and offers specific methods and measures to employ in game usability practice. The book also includes practical advice on how to include usability in already tight development timelines, and how to advocate for usability and communicate results to higher-ups effectively. 1. AUTHORITATIVE: The book brings together the foremost experts in game usability, including great minds from Microsoft, Maxis, Sega, Ubisoft, Sony Online, Nintendo). 2. PRACTICAL: The book gives readers instantly applicable theory and tactics for designing game usability methods to improve and enhance games. Designers can pick methods to suit their needs (example Lazarro's 4 Fun Keys theory to help organize designer decisions.) 3. INSPIRING NEW TECHNIQUES: Contributors are at the vanguard of using physiological techniques (like measuring heart rate, tiny muscle movements, and so forth in players as they play) to measure success and game play experience - cutting-edge, future-facing techniques. 4. CAREER-ENHANCING: Suggestions included on selling usability to managers, and how best to report results.","URL":"http://www.sciencedirect.com/science/book/9780123744470","ISBN":"9780123744470 0123744474 9780080922423 0080922422","shortTitle":"Game Usability","language":"English","author":[{"family":"Isbister","given":"Katherine"}],"issued":{"date-parts":[["2008"]]}}}],"schema":"https://github.com/citation-style-language/schema/raw/master/csl-citation.json"} </w:instrText>
      </w:r>
      <w:r w:rsidR="003E4D35">
        <w:rPr>
          <w:lang w:val="en-US"/>
        </w:rPr>
        <w:fldChar w:fldCharType="separate"/>
      </w:r>
      <w:r w:rsidR="003E4D35" w:rsidRPr="003E4D35">
        <w:rPr>
          <w:rFonts w:cs="Times New Roman"/>
        </w:rPr>
        <w:t>(ISBISTER, 2008)</w:t>
      </w:r>
      <w:r w:rsidR="003E4D35">
        <w:rPr>
          <w:lang w:val="en-US"/>
        </w:rPr>
        <w:fldChar w:fldCharType="end"/>
      </w:r>
      <w:r>
        <w:rPr>
          <w:lang w:val="en-US"/>
        </w:rPr>
        <w:t xml:space="preserve"> </w:t>
      </w:r>
      <w:commentRangeEnd w:id="7"/>
      <w:r w:rsidR="00F60740">
        <w:rPr>
          <w:rStyle w:val="CommentReference"/>
        </w:rPr>
        <w:commentReference w:id="7"/>
      </w:r>
      <w:r>
        <w:rPr>
          <w:lang w:val="en-US"/>
        </w:rPr>
        <w:t>and game refinement</w:t>
      </w:r>
      <w:r w:rsidR="004B5291">
        <w:rPr>
          <w:lang w:val="en-US"/>
        </w:rPr>
        <w:t xml:space="preserve"> </w:t>
      </w:r>
      <w:r w:rsidR="00615979">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615979">
        <w:rPr>
          <w:lang w:val="en-US"/>
        </w:rPr>
        <w:fldChar w:fldCharType="separate"/>
      </w:r>
      <w:r w:rsidR="001460D8" w:rsidRPr="001460D8">
        <w:rPr>
          <w:rFonts w:cs="Times New Roman"/>
          <w:lang w:val="en-US"/>
        </w:rPr>
        <w:t>(FULLERTON; SWAIN, 2008)</w:t>
      </w:r>
      <w:r w:rsidR="00615979">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615979">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615979">
        <w:rPr>
          <w:lang w:val="en-US"/>
        </w:rPr>
        <w:fldChar w:fldCharType="separate"/>
      </w:r>
      <w:r w:rsidR="001460D8" w:rsidRPr="001460D8">
        <w:rPr>
          <w:rFonts w:cs="Times New Roman"/>
          <w:lang w:val="en-US"/>
        </w:rPr>
        <w:t>(2007)</w:t>
      </w:r>
      <w:r w:rsidR="00615979">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w:t>
      </w:r>
      <w:r w:rsidR="00C80231">
        <w:rPr>
          <w:lang w:val="en-US"/>
        </w:rPr>
        <w:t>ing</w:t>
      </w:r>
      <w:proofErr w:type="spellEnd"/>
      <w:r w:rsidR="006168FC">
        <w:rPr>
          <w:lang w:val="en-US"/>
        </w:rPr>
        <w:t xml:space="preserve"> 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615979">
        <w:rPr>
          <w:lang w:val="en-US"/>
        </w:rPr>
        <w:fldChar w:fldCharType="begin"/>
      </w:r>
      <w:r w:rsidR="004D3373">
        <w:rPr>
          <w:lang w:val="en-US"/>
        </w:rPr>
        <w:instrText xml:space="preserve"> ADDIN ZOTERO_ITEM CSL_CITATION {"citationID":"2mkneqdl1u","properties":{"formattedCitation":"(HOOBLER; HUMPHREYS; AGRAWALA, 2004)","plainCitation":"(HOOBLER; HUMPHREYS; AGRAWALA, 2004)"},"citationItems":[{"id":204,"uris":["http://zotero.org/users/1122386/items/83CR2ZZX"],"uri":["http://zotero.org/users/1122386/items/83CR2ZZX"],"itemData":{"id":204,"type":"article-journal","title":"Visualizing Competitive Behaviors in Multi-User Virtual Environments","container-title":"Proceedings of the conference on Visualization (VIS)","page":"163–170","source":"ACM Digital Library","abstract":"We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DOI":"10.1109/VISUAL.2004.120","author":[{"family":"Hoobler","given":"Nate"},{"family":"Humphreys","given":"Greg"},{"family":"Agrawala","given":"Maneesh"}],"issued":{"date-parts":[["2004"]]}}}],"schema":"https://github.com/citation-style-language/schema/raw/master/csl-citation.json"} </w:instrText>
      </w:r>
      <w:r w:rsidR="00615979">
        <w:rPr>
          <w:lang w:val="en-US"/>
        </w:rPr>
        <w:fldChar w:fldCharType="separate"/>
      </w:r>
      <w:r w:rsidR="001460D8" w:rsidRPr="001460D8">
        <w:rPr>
          <w:rFonts w:cs="Times New Roman"/>
          <w:lang w:val="en-US"/>
        </w:rPr>
        <w:t>(HOOBLER; HUMPHREYS; AGRAWALA, 2004)</w:t>
      </w:r>
      <w:r w:rsidR="00615979">
        <w:rPr>
          <w:lang w:val="en-US"/>
        </w:rPr>
        <w:fldChar w:fldCharType="end"/>
      </w:r>
      <w:r w:rsidR="002E523F">
        <w:rPr>
          <w:lang w:val="en-US"/>
        </w:rPr>
        <w:t xml:space="preserve"> and identify player behaviors </w:t>
      </w:r>
      <w:r w:rsidR="00615979">
        <w:rPr>
          <w:lang w:val="en-US"/>
        </w:rPr>
        <w:fldChar w:fldCharType="begin"/>
      </w:r>
      <w:r w:rsidR="004D3373">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615979">
        <w:rPr>
          <w:lang w:val="en-US"/>
        </w:rPr>
        <w:fldChar w:fldCharType="separate"/>
      </w:r>
      <w:r w:rsidR="001460D8" w:rsidRPr="001460D8">
        <w:rPr>
          <w:rFonts w:cs="Times New Roman"/>
          <w:lang w:val="en-US"/>
        </w:rPr>
        <w:t>(DIXIT; YOUNGBLOOD, 2008)</w:t>
      </w:r>
      <w:r w:rsidR="00615979">
        <w:rPr>
          <w:lang w:val="en-US"/>
        </w:rPr>
        <w:fldChar w:fldCharType="end"/>
      </w:r>
      <w:r w:rsidR="002E523F">
        <w:rPr>
          <w:lang w:val="en-US"/>
        </w:rPr>
        <w:t>.</w:t>
      </w:r>
    </w:p>
    <w:p w:rsidR="00C45496" w:rsidRDefault="00FE12C5" w:rsidP="0018493B">
      <w:pPr>
        <w:rPr>
          <w:lang w:val="en-US"/>
        </w:rPr>
      </w:pPr>
      <w:r>
        <w:rPr>
          <w:lang w:val="en-US"/>
        </w:rPr>
        <w:t xml:space="preserve">Thus this chapter aims at describing some approaches related to </w:t>
      </w:r>
      <w:commentRangeStart w:id="8"/>
      <w:r>
        <w:rPr>
          <w:lang w:val="en-US"/>
        </w:rPr>
        <w:t>data logging and visualizations</w:t>
      </w:r>
      <w:commentRangeEnd w:id="8"/>
      <w:r w:rsidR="00A46E70">
        <w:rPr>
          <w:rStyle w:val="CommentReference"/>
        </w:rPr>
        <w:commentReference w:id="8"/>
      </w:r>
      <w:r>
        <w:rPr>
          <w:lang w:val="en-US"/>
        </w:rPr>
        <w:t xml:space="preserve">. The criterion used for selecting the approaches is similar to </w:t>
      </w:r>
      <w:commentRangeStart w:id="9"/>
      <w:r>
        <w:rPr>
          <w:lang w:val="en-US"/>
        </w:rPr>
        <w:t>snowballing sample</w:t>
      </w:r>
      <w:commentRangeEnd w:id="9"/>
      <w:r w:rsidR="00145F68">
        <w:rPr>
          <w:rStyle w:val="CommentReference"/>
        </w:rPr>
        <w:commentReference w:id="9"/>
      </w:r>
      <w:r>
        <w:rPr>
          <w:lang w:val="en-US"/>
        </w:rPr>
        <w:t xml:space="preserve">. </w:t>
      </w:r>
      <w:commentRangeStart w:id="10"/>
      <w:r>
        <w:rPr>
          <w:lang w:val="en-US"/>
        </w:rPr>
        <w:t xml:space="preserve">We started with a recent </w:t>
      </w:r>
      <w:r w:rsidR="005019FB">
        <w:rPr>
          <w:lang w:val="en-US"/>
        </w:rPr>
        <w:t xml:space="preserve">graph visualization </w:t>
      </w:r>
      <w:r>
        <w:rPr>
          <w:lang w:val="en-US"/>
        </w:rPr>
        <w:t>approach</w:t>
      </w:r>
      <w:r w:rsidR="005019FB">
        <w:rPr>
          <w:lang w:val="en-US"/>
        </w:rPr>
        <w:t xml:space="preserve"> </w:t>
      </w:r>
      <w:commentRangeEnd w:id="10"/>
      <w:r w:rsidR="00CE0DBB">
        <w:rPr>
          <w:rStyle w:val="CommentReference"/>
        </w:rPr>
        <w:commentReference w:id="10"/>
      </w:r>
      <w:r w:rsidR="005019FB">
        <w:rPr>
          <w:lang w:val="en-US"/>
        </w:rPr>
        <w:t xml:space="preserve">to describe </w:t>
      </w:r>
      <w:proofErr w:type="spellStart"/>
      <w:r w:rsidR="005019FB">
        <w:rPr>
          <w:lang w:val="en-US"/>
        </w:rPr>
        <w:t>gameplay</w:t>
      </w:r>
      <w:proofErr w:type="spellEnd"/>
      <w:r w:rsidR="005019FB">
        <w:rPr>
          <w:lang w:val="en-US"/>
        </w:rPr>
        <w:t xml:space="preserve"> data</w:t>
      </w:r>
      <w:del w:id="11" w:author="Leonardo Gresta Paulino Murta" w:date="2013-07-03T09:31:00Z">
        <w:r w:rsidR="005019FB" w:rsidDel="00CE0DBB">
          <w:rPr>
            <w:lang w:val="en-US"/>
          </w:rPr>
          <w:delText xml:space="preserve"> </w:delText>
        </w:r>
      </w:del>
      <w:r>
        <w:rPr>
          <w:lang w:val="en-US"/>
        </w:rPr>
        <w:t xml:space="preserve"> </w:t>
      </w:r>
      <w:r w:rsidR="00615979">
        <w:rPr>
          <w:lang w:val="en-US"/>
        </w:rPr>
        <w:fldChar w:fldCharType="begin"/>
      </w:r>
      <w:r w:rsidR="004D3373">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615979">
        <w:rPr>
          <w:lang w:val="en-US"/>
        </w:rPr>
        <w:fldChar w:fldCharType="separate"/>
      </w:r>
      <w:r w:rsidR="001460D8" w:rsidRPr="001460D8">
        <w:rPr>
          <w:rFonts w:cs="Times New Roman"/>
          <w:lang w:val="en-US"/>
        </w:rPr>
        <w:t>(WALLNER, 2013)</w:t>
      </w:r>
      <w:r w:rsidR="00615979">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commentRangeStart w:id="12"/>
      <w:r w:rsidR="005019FB">
        <w:rPr>
          <w:lang w:val="en-US"/>
        </w:rPr>
        <w:t xml:space="preserve">possible candidates </w:t>
      </w:r>
      <w:commentRangeEnd w:id="12"/>
      <w:r w:rsidR="00CE0DBB">
        <w:rPr>
          <w:rStyle w:val="CommentReference"/>
        </w:rPr>
        <w:commentReference w:id="12"/>
      </w:r>
      <w:r w:rsidR="005019FB">
        <w:rPr>
          <w:lang w:val="en-US"/>
        </w:rPr>
        <w:t xml:space="preserve">based on its references list </w:t>
      </w:r>
      <w:r w:rsidR="0018493B">
        <w:rPr>
          <w:lang w:val="en-US"/>
        </w:rPr>
        <w:t xml:space="preserve">and </w:t>
      </w:r>
      <w:commentRangeStart w:id="13"/>
      <w:r w:rsidR="0018493B">
        <w:rPr>
          <w:lang w:val="en-US"/>
        </w:rPr>
        <w:t>selected</w:t>
      </w:r>
      <w:r w:rsidR="005019FB">
        <w:rPr>
          <w:lang w:val="en-US"/>
        </w:rPr>
        <w:t xml:space="preserve"> another graph based visualization</w:t>
      </w:r>
      <w:commentRangeEnd w:id="13"/>
      <w:r w:rsidR="004A262A">
        <w:rPr>
          <w:rStyle w:val="CommentReference"/>
        </w:rPr>
        <w:commentReference w:id="13"/>
      </w:r>
      <w:r w:rsidR="005019FB">
        <w:rPr>
          <w:lang w:val="en-US"/>
        </w:rPr>
        <w:t xml:space="preserve"> </w:t>
      </w:r>
      <w:r w:rsidR="00615979">
        <w:rPr>
          <w:lang w:val="en-US"/>
        </w:rPr>
        <w:fldChar w:fldCharType="begin"/>
      </w:r>
      <w:r w:rsidR="004D3373">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studies.","DOI":"10.1145/2207676.2208558","author":[{"family":"Wallner","given":"Günter"},{"family":"Kriglstein","given":"Simone"}],"issued":{"date-parts":[["2012"]]}}}],"schema":"https://github.com/citation-style-language/schema/raw/master/csl-citation.json"} </w:instrText>
      </w:r>
      <w:r w:rsidR="00615979">
        <w:rPr>
          <w:lang w:val="en-US"/>
        </w:rPr>
        <w:fldChar w:fldCharType="separate"/>
      </w:r>
      <w:r w:rsidR="001460D8" w:rsidRPr="001460D8">
        <w:rPr>
          <w:rFonts w:cs="Times New Roman"/>
          <w:lang w:val="en-US"/>
        </w:rPr>
        <w:t>(WALLNER; KRIGLSTEIN, 2012)</w:t>
      </w:r>
      <w:r w:rsidR="00615979">
        <w:rPr>
          <w:lang w:val="en-US"/>
        </w:rPr>
        <w:fldChar w:fldCharType="end"/>
      </w:r>
      <w:r w:rsidR="005019FB">
        <w:rPr>
          <w:lang w:val="en-US"/>
        </w:rPr>
        <w:t>.</w:t>
      </w:r>
      <w:r w:rsidR="0018493B">
        <w:rPr>
          <w:lang w:val="en-US"/>
        </w:rPr>
        <w:t xml:space="preserve"> Continuing this procedure, we selected an approach that combines behavioral and contextual data visualization </w:t>
      </w:r>
      <w:r w:rsidR="00615979">
        <w:rPr>
          <w:lang w:val="en-US"/>
        </w:rPr>
        <w:fldChar w:fldCharType="begin"/>
      </w:r>
      <w:r w:rsidR="004D3373">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615979">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xml:space="preserve">, </w:t>
      </w:r>
      <w:r w:rsidR="001460D8" w:rsidRPr="001460D8">
        <w:rPr>
          <w:rFonts w:cs="Times New Roman"/>
          <w:szCs w:val="24"/>
          <w:lang w:val="en-US"/>
        </w:rPr>
        <w:lastRenderedPageBreak/>
        <w:t>2008)</w:t>
      </w:r>
      <w:r w:rsidR="00615979">
        <w:rPr>
          <w:lang w:val="en-US"/>
        </w:rPr>
        <w:fldChar w:fldCharType="end"/>
      </w:r>
      <w:r w:rsidR="0018493B">
        <w:rPr>
          <w:lang w:val="en-US"/>
        </w:rPr>
        <w:t xml:space="preserve"> and a proposed framework for </w:t>
      </w:r>
      <w:proofErr w:type="spellStart"/>
      <w:r w:rsidR="0018493B">
        <w:rPr>
          <w:lang w:val="en-US"/>
        </w:rPr>
        <w:t>gameplay</w:t>
      </w:r>
      <w:proofErr w:type="spellEnd"/>
      <w:r w:rsidR="0018493B">
        <w:rPr>
          <w:lang w:val="en-US"/>
        </w:rPr>
        <w:t xml:space="preserve"> data logging </w:t>
      </w:r>
      <w:r w:rsidR="00615979">
        <w:rPr>
          <w:lang w:val="en-US"/>
        </w:rPr>
        <w:fldChar w:fldCharType="begin"/>
      </w:r>
      <w:r w:rsidR="004D3373">
        <w:rPr>
          <w:lang w:val="en-US"/>
        </w:rPr>
        <w:instrText xml:space="preserve"> ADDIN ZOTERO_ITEM CSL_CITATION {"citationID":"dqco8dj71","properties":{"formattedCitation":"(JOSLIN;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615979">
        <w:rPr>
          <w:lang w:val="en-US"/>
        </w:rPr>
        <w:fldChar w:fldCharType="separate"/>
      </w:r>
      <w:r w:rsidR="001460D8" w:rsidRPr="004D3373">
        <w:rPr>
          <w:rFonts w:cs="Times New Roman"/>
          <w:lang w:val="en-US"/>
        </w:rPr>
        <w:t>(JOSLIN; BROWN; DRENNAN, 2007)</w:t>
      </w:r>
      <w:r w:rsidR="00615979">
        <w:rPr>
          <w:lang w:val="en-US"/>
        </w:rPr>
        <w:fldChar w:fldCharType="end"/>
      </w:r>
      <w:r w:rsidR="0018493B">
        <w:rPr>
          <w:lang w:val="en-US"/>
        </w:rPr>
        <w:t>.</w:t>
      </w:r>
    </w:p>
    <w:p w:rsidR="00B102D1" w:rsidRDefault="00B102D1" w:rsidP="00B102D1">
      <w:pPr>
        <w:keepNext/>
        <w:framePr w:hSpace="187" w:wrap="around" w:hAnchor="text" w:yAlign="top"/>
        <w:ind w:firstLine="0"/>
        <w:jc w:val="cente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14" w:name="_Ref360198286"/>
      <w:r w:rsidRPr="002E523F">
        <w:rPr>
          <w:lang w:val="en-US"/>
        </w:rPr>
        <w:t xml:space="preserve">Figure </w:t>
      </w:r>
      <w:r w:rsidR="00615979">
        <w:fldChar w:fldCharType="begin"/>
      </w:r>
      <w:r w:rsidRPr="002E523F">
        <w:rPr>
          <w:lang w:val="en-US"/>
        </w:rPr>
        <w:instrText xml:space="preserve"> SEQ Figure \* ARABIC </w:instrText>
      </w:r>
      <w:r w:rsidR="00615979">
        <w:fldChar w:fldCharType="separate"/>
      </w:r>
      <w:r>
        <w:rPr>
          <w:noProof/>
          <w:lang w:val="en-US"/>
        </w:rPr>
        <w:t>1</w:t>
      </w:r>
      <w:r w:rsidR="00615979">
        <w:fldChar w:fldCharType="end"/>
      </w:r>
      <w:bookmarkEnd w:id="14"/>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t xml:space="preserve">This chapter is organized as follows: Section </w:t>
      </w:r>
      <w:r w:rsidR="00615979">
        <w:rPr>
          <w:lang w:val="en-US"/>
        </w:rPr>
        <w:fldChar w:fldCharType="begin"/>
      </w:r>
      <w:r>
        <w:rPr>
          <w:lang w:val="en-US"/>
        </w:rPr>
        <w:instrText xml:space="preserve"> REF _Ref360193803 \r \h </w:instrText>
      </w:r>
      <w:r w:rsidR="00615979">
        <w:rPr>
          <w:lang w:val="en-US"/>
        </w:rPr>
      </w:r>
      <w:r w:rsidR="00615979">
        <w:rPr>
          <w:lang w:val="en-US"/>
        </w:rPr>
        <w:fldChar w:fldCharType="separate"/>
      </w:r>
      <w:r w:rsidR="00B102D1">
        <w:rPr>
          <w:lang w:val="en-US"/>
        </w:rPr>
        <w:t>2.2</w:t>
      </w:r>
      <w:r w:rsidR="00615979">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615979">
        <w:rPr>
          <w:lang w:val="en-US"/>
        </w:rPr>
        <w:fldChar w:fldCharType="begin"/>
      </w:r>
      <w:r>
        <w:rPr>
          <w:lang w:val="en-US"/>
        </w:rPr>
        <w:instrText xml:space="preserve"> REF _Ref360193835 \r \h </w:instrText>
      </w:r>
      <w:r w:rsidR="00615979">
        <w:rPr>
          <w:lang w:val="en-US"/>
        </w:rPr>
      </w:r>
      <w:r w:rsidR="00615979">
        <w:rPr>
          <w:lang w:val="en-US"/>
        </w:rPr>
        <w:fldChar w:fldCharType="separate"/>
      </w:r>
      <w:r w:rsidR="00B102D1">
        <w:rPr>
          <w:lang w:val="en-US"/>
        </w:rPr>
        <w:t>2.3</w:t>
      </w:r>
      <w:r w:rsidR="00615979">
        <w:rPr>
          <w:lang w:val="en-US"/>
        </w:rPr>
        <w:fldChar w:fldCharType="end"/>
      </w:r>
      <w:r>
        <w:rPr>
          <w:lang w:val="en-US"/>
        </w:rPr>
        <w:t xml:space="preserve"> describes </w:t>
      </w:r>
      <w:commentRangeStart w:id="15"/>
      <w:r>
        <w:rPr>
          <w:lang w:val="en-US"/>
        </w:rPr>
        <w:t xml:space="preserve">a </w:t>
      </w:r>
      <w:proofErr w:type="spellStart"/>
      <w:r>
        <w:rPr>
          <w:lang w:val="en-US"/>
        </w:rPr>
        <w:t>gameplay</w:t>
      </w:r>
      <w:proofErr w:type="spellEnd"/>
      <w:r>
        <w:rPr>
          <w:lang w:val="en-US"/>
        </w:rPr>
        <w:t xml:space="preserve"> analysis of player behaviors using contextual data</w:t>
      </w:r>
      <w:commentRangeEnd w:id="15"/>
      <w:r w:rsidR="00E968A5">
        <w:rPr>
          <w:rStyle w:val="CommentReference"/>
        </w:rPr>
        <w:commentReference w:id="15"/>
      </w:r>
      <w:r>
        <w:rPr>
          <w:lang w:val="en-US"/>
        </w:rPr>
        <w:t xml:space="preserve">. Section </w:t>
      </w:r>
      <w:r w:rsidR="00615979">
        <w:rPr>
          <w:lang w:val="en-US"/>
        </w:rPr>
        <w:fldChar w:fldCharType="begin"/>
      </w:r>
      <w:r>
        <w:rPr>
          <w:lang w:val="en-US"/>
        </w:rPr>
        <w:instrText xml:space="preserve"> REF _Ref360193890 \r \h </w:instrText>
      </w:r>
      <w:r w:rsidR="00615979">
        <w:rPr>
          <w:lang w:val="en-US"/>
        </w:rPr>
      </w:r>
      <w:r w:rsidR="00615979">
        <w:rPr>
          <w:lang w:val="en-US"/>
        </w:rPr>
        <w:fldChar w:fldCharType="separate"/>
      </w:r>
      <w:r w:rsidR="00B102D1">
        <w:rPr>
          <w:lang w:val="en-US"/>
        </w:rPr>
        <w:t>2.4</w:t>
      </w:r>
      <w:r w:rsidR="00615979">
        <w:rPr>
          <w:lang w:val="en-US"/>
        </w:rPr>
        <w:fldChar w:fldCharType="end"/>
      </w:r>
      <w:r>
        <w:rPr>
          <w:lang w:val="en-US"/>
        </w:rPr>
        <w:t xml:space="preserve"> and </w:t>
      </w:r>
      <w:r w:rsidR="00615979">
        <w:rPr>
          <w:lang w:val="en-US"/>
        </w:rPr>
        <w:fldChar w:fldCharType="begin"/>
      </w:r>
      <w:r>
        <w:rPr>
          <w:lang w:val="en-US"/>
        </w:rPr>
        <w:instrText xml:space="preserve"> REF _Ref360193897 \r \h </w:instrText>
      </w:r>
      <w:r w:rsidR="00615979">
        <w:rPr>
          <w:lang w:val="en-US"/>
        </w:rPr>
      </w:r>
      <w:r w:rsidR="00615979">
        <w:rPr>
          <w:lang w:val="en-US"/>
        </w:rPr>
        <w:fldChar w:fldCharType="separate"/>
      </w:r>
      <w:r w:rsidR="00B102D1">
        <w:rPr>
          <w:lang w:val="en-US"/>
        </w:rPr>
        <w:t>2.5</w:t>
      </w:r>
      <w:r w:rsidR="00615979">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615979">
        <w:rPr>
          <w:lang w:val="en-US"/>
        </w:rPr>
        <w:fldChar w:fldCharType="begin"/>
      </w:r>
      <w:r>
        <w:rPr>
          <w:lang w:val="en-US"/>
        </w:rPr>
        <w:instrText xml:space="preserve"> REF _Ref360194010 \r \h </w:instrText>
      </w:r>
      <w:r w:rsidR="00615979">
        <w:rPr>
          <w:lang w:val="en-US"/>
        </w:rPr>
      </w:r>
      <w:r w:rsidR="00615979">
        <w:rPr>
          <w:lang w:val="en-US"/>
        </w:rPr>
        <w:fldChar w:fldCharType="separate"/>
      </w:r>
      <w:r w:rsidR="00B102D1">
        <w:rPr>
          <w:lang w:val="en-US"/>
        </w:rPr>
        <w:t>2.6</w:t>
      </w:r>
      <w:r w:rsidR="00615979">
        <w:rPr>
          <w:lang w:val="en-US"/>
        </w:rPr>
        <w:fldChar w:fldCharType="end"/>
      </w:r>
      <w:r>
        <w:rPr>
          <w:lang w:val="en-US"/>
        </w:rPr>
        <w:t xml:space="preserve"> presents the final considerations of this chapter.</w:t>
      </w:r>
    </w:p>
    <w:p w:rsidR="00984BDE" w:rsidRDefault="00CB1A5F" w:rsidP="00984BDE">
      <w:pPr>
        <w:pStyle w:val="Heading2"/>
        <w:rPr>
          <w:lang w:val="en-US"/>
        </w:rPr>
      </w:pPr>
      <w:bookmarkStart w:id="16" w:name="_Ref360193803"/>
      <w:r>
        <w:rPr>
          <w:lang w:val="en-US"/>
        </w:rPr>
        <w:t>Gameplay Data Logging</w:t>
      </w:r>
      <w:bookmarkEnd w:id="16"/>
    </w:p>
    <w:p w:rsidR="00AF28F4" w:rsidRDefault="00831B47" w:rsidP="00CB1A5F">
      <w:pPr>
        <w:rPr>
          <w:lang w:val="en-US"/>
        </w:rPr>
      </w:pPr>
      <w:proofErr w:type="spellStart"/>
      <w:r>
        <w:rPr>
          <w:lang w:val="en-US"/>
        </w:rPr>
        <w:t>Joslin</w:t>
      </w:r>
      <w:proofErr w:type="spellEnd"/>
      <w:r>
        <w:rPr>
          <w:lang w:val="en-US"/>
        </w:rPr>
        <w:t xml:space="preserve"> </w:t>
      </w:r>
      <w:r w:rsidR="00615979">
        <w:rPr>
          <w:lang w:val="en-US"/>
        </w:rPr>
        <w:fldChar w:fldCharType="begin"/>
      </w:r>
      <w:r w:rsidR="004D3373">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uppress-author":true}],"schema":"https://github.com/citation-style-language/schema/raw/master/csl-citation.json"} </w:instrText>
      </w:r>
      <w:r w:rsidR="00615979">
        <w:rPr>
          <w:lang w:val="en-US"/>
        </w:rPr>
        <w:fldChar w:fldCharType="separate"/>
      </w:r>
      <w:r w:rsidR="001460D8" w:rsidRPr="001460D8">
        <w:rPr>
          <w:rFonts w:cs="Times New Roman"/>
          <w:lang w:val="en-US"/>
        </w:rPr>
        <w:t>(2007)</w:t>
      </w:r>
      <w:r w:rsidR="00615979">
        <w:rPr>
          <w:lang w:val="en-US"/>
        </w:rPr>
        <w:fldChar w:fldCharType="end"/>
      </w:r>
      <w:r w:rsidR="002F0282">
        <w:rPr>
          <w:lang w:val="en-US"/>
        </w:rPr>
        <w:t xml:space="preserve"> proposed 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t>
      </w:r>
      <w:del w:id="17" w:author="Leonardo Gresta Paulino Murta" w:date="2013-07-03T09:37:00Z">
        <w:r w:rsidR="00AF28F4" w:rsidDel="002A5314">
          <w:rPr>
            <w:lang w:val="en-US"/>
          </w:rPr>
          <w:delText xml:space="preserve">which </w:delText>
        </w:r>
        <w:r w:rsidR="00AF28F4" w:rsidDel="002A5314">
          <w:rPr>
            <w:lang w:val="en-US"/>
          </w:rPr>
          <w:lastRenderedPageBreak/>
          <w:delText>describes</w:delText>
        </w:r>
      </w:del>
      <w:ins w:id="18" w:author="Leonardo Gresta Paulino Murta" w:date="2013-07-03T09:37:00Z">
        <w:r w:rsidR="002A5314">
          <w:rPr>
            <w:lang w:val="en-US"/>
          </w:rPr>
          <w:t>describing</w:t>
        </w:r>
      </w:ins>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w:t>
      </w:r>
      <w:commentRangeStart w:id="19"/>
      <w:r>
        <w:rPr>
          <w:lang w:val="en-US"/>
        </w:rPr>
        <w:t>The immersion group represents events related to immersion aspects of the game</w:t>
      </w:r>
      <w:commentRangeEnd w:id="19"/>
      <w:r w:rsidR="002A5314">
        <w:rPr>
          <w:rStyle w:val="CommentReference"/>
        </w:rPr>
        <w:commentReference w:id="19"/>
      </w:r>
      <w:r>
        <w:rPr>
          <w:lang w:val="en-US"/>
        </w:rPr>
        <w:t xml:space="preserve">. The quest group represents events related to quest creation, execution, and analysis. </w:t>
      </w:r>
      <w:commentRangeStart w:id="20"/>
      <w:r>
        <w:rPr>
          <w:lang w:val="en-US"/>
        </w:rPr>
        <w:t>Lastly, the social group represents events related to social interactions in the game.</w:t>
      </w:r>
      <w:commentRangeEnd w:id="20"/>
      <w:r w:rsidR="00481054">
        <w:rPr>
          <w:rStyle w:val="CommentReference"/>
        </w:rPr>
        <w:commentReference w:id="20"/>
      </w:r>
      <w:r>
        <w:rPr>
          <w:lang w:val="en-US"/>
        </w:rPr>
        <w:t xml:space="preserv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commentRangeStart w:id="21"/>
      <w:r w:rsidR="00615979">
        <w:rPr>
          <w:lang w:val="en-US"/>
        </w:rPr>
        <w:fldChar w:fldCharType="begin"/>
      </w:r>
      <w:r w:rsidR="000B605A">
        <w:rPr>
          <w:lang w:val="en-US"/>
        </w:rPr>
        <w:instrText xml:space="preserve"> REF _Ref360117382 \h </w:instrText>
      </w:r>
      <w:r w:rsidR="00615979">
        <w:rPr>
          <w:lang w:val="en-US"/>
        </w:rPr>
      </w:r>
      <w:r w:rsidR="00615979">
        <w:rPr>
          <w:lang w:val="en-US"/>
        </w:rPr>
        <w:fldChar w:fldCharType="separate"/>
      </w:r>
      <w:r w:rsidR="00B102D1" w:rsidRPr="000B605A">
        <w:rPr>
          <w:lang w:val="en-US"/>
        </w:rPr>
        <w:t xml:space="preserve">Figure </w:t>
      </w:r>
      <w:r w:rsidR="00B102D1">
        <w:rPr>
          <w:noProof/>
          <w:lang w:val="en-US"/>
        </w:rPr>
        <w:t>2</w:t>
      </w:r>
      <w:r w:rsidR="00615979">
        <w:rPr>
          <w:lang w:val="en-US"/>
        </w:rPr>
        <w:fldChar w:fldCharType="end"/>
      </w:r>
      <w:r w:rsidR="000B605A">
        <w:rPr>
          <w:lang w:val="en-US"/>
        </w:rPr>
        <w:t xml:space="preserve"> </w:t>
      </w:r>
      <w:r>
        <w:rPr>
          <w:lang w:val="en-US"/>
        </w:rPr>
        <w:t xml:space="preserve">illustrates the in-situ interface. </w:t>
      </w:r>
      <w:commentRangeEnd w:id="21"/>
      <w:r w:rsidR="0035511C">
        <w:rPr>
          <w:rStyle w:val="CommentReference"/>
        </w:rPr>
        <w:commentReference w:id="21"/>
      </w:r>
    </w:p>
    <w:p w:rsidR="00F0023F" w:rsidRDefault="00F0023F" w:rsidP="00F0023F">
      <w:pPr>
        <w:keepNext/>
        <w:ind w:firstLine="0"/>
        <w:jc w:val="center"/>
      </w:pPr>
      <w:r>
        <w:rPr>
          <w:noProof/>
          <w:lang w:val="en-US"/>
        </w:rPr>
        <w:drawing>
          <wp:inline distT="0" distB="0" distL="0" distR="0">
            <wp:extent cx="3952875" cy="258457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53781" cy="2585165"/>
                    </a:xfrm>
                    <a:prstGeom prst="rect">
                      <a:avLst/>
                    </a:prstGeom>
                    <a:noFill/>
                    <a:ln w="9525">
                      <a:noFill/>
                      <a:miter lim="800000"/>
                      <a:headEnd/>
                      <a:tailEnd/>
                    </a:ln>
                  </pic:spPr>
                </pic:pic>
              </a:graphicData>
            </a:graphic>
          </wp:inline>
        </w:drawing>
      </w:r>
    </w:p>
    <w:p w:rsidR="00F0023F" w:rsidRDefault="00F0023F" w:rsidP="00B102D1">
      <w:pPr>
        <w:pStyle w:val="Caption"/>
        <w:ind w:firstLine="0"/>
        <w:rPr>
          <w:lang w:val="en-US"/>
        </w:rPr>
      </w:pPr>
      <w:bookmarkStart w:id="22" w:name="_Ref360117382"/>
      <w:r w:rsidRPr="000B605A">
        <w:rPr>
          <w:lang w:val="en-US"/>
        </w:rPr>
        <w:t xml:space="preserve">Figure </w:t>
      </w:r>
      <w:r w:rsidR="00615979">
        <w:fldChar w:fldCharType="begin"/>
      </w:r>
      <w:r w:rsidRPr="000B605A">
        <w:rPr>
          <w:lang w:val="en-US"/>
        </w:rPr>
        <w:instrText xml:space="preserve"> SEQ Figure \* ARABIC </w:instrText>
      </w:r>
      <w:r w:rsidR="00615979">
        <w:fldChar w:fldCharType="separate"/>
      </w:r>
      <w:r w:rsidR="00B102D1">
        <w:rPr>
          <w:noProof/>
          <w:lang w:val="en-US"/>
        </w:rPr>
        <w:t>2</w:t>
      </w:r>
      <w:r w:rsidR="00615979">
        <w:fldChar w:fldCharType="end"/>
      </w:r>
      <w:bookmarkEnd w:id="22"/>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615979">
        <w:rPr>
          <w:lang w:val="en-US"/>
        </w:rPr>
        <w:fldChar w:fldCharType="begin"/>
      </w:r>
      <w:r w:rsidR="004D3373">
        <w:rPr>
          <w:lang w:val="en-US"/>
        </w:rPr>
        <w:instrText xml:space="preserve"> ADDIN ZOTERO_ITEM CSL_CITATION {"citationID":"14mpvgcjjr","properties":{"formattedCitation":"(JOSLIN;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615979">
        <w:rPr>
          <w:lang w:val="en-US"/>
        </w:rPr>
        <w:fldChar w:fldCharType="separate"/>
      </w:r>
      <w:r w:rsidR="001460D8" w:rsidRPr="001460D8">
        <w:rPr>
          <w:rFonts w:cs="Times New Roman"/>
          <w:lang w:val="en-US"/>
        </w:rPr>
        <w:t>(JOSLIN; BROWN; DRENNAN, 2007)</w:t>
      </w:r>
      <w:r w:rsidR="00615979">
        <w:rPr>
          <w:lang w:val="en-US"/>
        </w:rPr>
        <w:fldChar w:fldCharType="end"/>
      </w:r>
      <w:r>
        <w:rPr>
          <w:lang w:val="en-US"/>
        </w:rPr>
        <w:t>.</w:t>
      </w:r>
    </w:p>
    <w:p w:rsidR="00D722F5" w:rsidRDefault="00D722F5" w:rsidP="00F0023F">
      <w:pPr>
        <w:rPr>
          <w:lang w:val="en-US"/>
        </w:rPr>
      </w:pPr>
      <w:r>
        <w:rPr>
          <w:lang w:val="en-US"/>
        </w:rPr>
        <w:lastRenderedPageBreak/>
        <w:t xml:space="preserve">The aggregate interface summaries logged information </w:t>
      </w:r>
      <w:r w:rsidR="00482182">
        <w:rPr>
          <w:lang w:val="en-US"/>
        </w:rPr>
        <w:t>by using graphs</w:t>
      </w:r>
      <w:ins w:id="23" w:author="Leonardo Gresta Paulino Murta" w:date="2013-07-03T09:42:00Z">
        <w:r w:rsidR="00FC178C">
          <w:rPr>
            <w:lang w:val="en-US"/>
          </w:rPr>
          <w:t>,</w:t>
        </w:r>
      </w:ins>
      <w:r w:rsidR="00310E91">
        <w:rPr>
          <w:lang w:val="en-US"/>
        </w:rPr>
        <w:t xml:space="preserve"> facilitating the tracking of data-streams. </w:t>
      </w:r>
      <w:commentRangeStart w:id="24"/>
      <w:r w:rsidR="00310E91">
        <w:rPr>
          <w:lang w:val="en-US"/>
        </w:rPr>
        <w:t>The interface</w:t>
      </w:r>
      <w:r w:rsidR="00482182">
        <w:rPr>
          <w:lang w:val="en-US"/>
        </w:rPr>
        <w:t xml:space="preserve"> </w:t>
      </w:r>
      <w:r w:rsidR="00310E91">
        <w:rPr>
          <w:lang w:val="en-US"/>
        </w:rPr>
        <w:t>i</w:t>
      </w:r>
      <w:r w:rsidR="00482182">
        <w:rPr>
          <w:lang w:val="en-US"/>
        </w:rPr>
        <w:t>s illustrated in</w:t>
      </w:r>
      <w:r w:rsidR="000B605A">
        <w:rPr>
          <w:lang w:val="en-US"/>
        </w:rPr>
        <w:t xml:space="preserve"> </w:t>
      </w:r>
      <w:r w:rsidR="00615979">
        <w:rPr>
          <w:lang w:val="en-US"/>
        </w:rPr>
        <w:fldChar w:fldCharType="begin"/>
      </w:r>
      <w:r w:rsidR="000B605A">
        <w:rPr>
          <w:lang w:val="en-US"/>
        </w:rPr>
        <w:instrText xml:space="preserve"> REF _Ref360117391 \h </w:instrText>
      </w:r>
      <w:r w:rsidR="00615979">
        <w:rPr>
          <w:lang w:val="en-US"/>
        </w:rPr>
      </w:r>
      <w:r w:rsidR="00615979">
        <w:rPr>
          <w:lang w:val="en-US"/>
        </w:rPr>
        <w:fldChar w:fldCharType="separate"/>
      </w:r>
      <w:r w:rsidR="00B102D1" w:rsidRPr="000B605A">
        <w:rPr>
          <w:lang w:val="en-US"/>
        </w:rPr>
        <w:t xml:space="preserve">Figure </w:t>
      </w:r>
      <w:r w:rsidR="00B102D1">
        <w:rPr>
          <w:noProof/>
          <w:lang w:val="en-US"/>
        </w:rPr>
        <w:t>3</w:t>
      </w:r>
      <w:r w:rsidR="00615979">
        <w:rPr>
          <w:lang w:val="en-US"/>
        </w:rPr>
        <w:fldChar w:fldCharType="end"/>
      </w:r>
      <w:commentRangeEnd w:id="24"/>
      <w:r w:rsidR="00812BDE">
        <w:rPr>
          <w:rStyle w:val="CommentReference"/>
        </w:rPr>
        <w:commentReference w:id="24"/>
      </w:r>
      <w:r w:rsidR="00482182">
        <w:rPr>
          <w:lang w:val="en-US"/>
        </w:rPr>
        <w:t>. The programmer interface allows the programmer to specify data log</w:t>
      </w:r>
      <w:r w:rsidR="009C0543">
        <w:rPr>
          <w:lang w:val="en-US"/>
        </w:rPr>
        <w:t>ging</w:t>
      </w:r>
      <w:r w:rsidR="00482182">
        <w:rPr>
          <w:lang w:val="en-US"/>
        </w:rPr>
        <w:t xml:space="preserve"> from the 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del w:id="25" w:author="Leonardo Gresta Paulino Murta" w:date="2013-07-03T09:43:00Z">
        <w:r w:rsidR="00482182" w:rsidDel="00812BDE">
          <w:rPr>
            <w:lang w:val="en-US"/>
          </w:rPr>
          <w:delText>The last interface is</w:delText>
        </w:r>
      </w:del>
      <w:ins w:id="26" w:author="Leonardo Gresta Paulino Murta" w:date="2013-07-03T09:43:00Z">
        <w:r w:rsidR="00812BDE">
          <w:rPr>
            <w:lang w:val="en-US"/>
          </w:rPr>
          <w:t>Lastly,</w:t>
        </w:r>
      </w:ins>
      <w:r w:rsidR="00482182">
        <w:rPr>
          <w:lang w:val="en-US"/>
        </w:rPr>
        <w:t xml:space="preserve"> the player</w:t>
      </w:r>
      <w:r w:rsidR="00706115">
        <w:rPr>
          <w:lang w:val="en-US"/>
        </w:rPr>
        <w:t xml:space="preserve"> interface</w:t>
      </w:r>
      <w:del w:id="27" w:author="Leonardo Gresta Paulino Murta" w:date="2013-07-03T09:44:00Z">
        <w:r w:rsidR="00482182" w:rsidDel="00812BDE">
          <w:rPr>
            <w:lang w:val="en-US"/>
          </w:rPr>
          <w:delText>, which</w:delText>
        </w:r>
      </w:del>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drawing>
          <wp:inline distT="0" distB="0" distL="0" distR="0">
            <wp:extent cx="5366847" cy="3514725"/>
            <wp:effectExtent l="19050" t="0" r="5253"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68770" cy="3515984"/>
                    </a:xfrm>
                    <a:prstGeom prst="rect">
                      <a:avLst/>
                    </a:prstGeom>
                    <a:noFill/>
                    <a:ln w="9525">
                      <a:noFill/>
                      <a:miter lim="800000"/>
                      <a:headEnd/>
                      <a:tailEnd/>
                    </a:ln>
                  </pic:spPr>
                </pic:pic>
              </a:graphicData>
            </a:graphic>
          </wp:inline>
        </w:drawing>
      </w:r>
    </w:p>
    <w:p w:rsidR="00553863" w:rsidRDefault="000B605A" w:rsidP="00B102D1">
      <w:pPr>
        <w:pStyle w:val="Caption"/>
        <w:ind w:firstLine="0"/>
        <w:rPr>
          <w:lang w:val="en-US"/>
        </w:rPr>
      </w:pPr>
      <w:bookmarkStart w:id="28" w:name="_Ref360117391"/>
      <w:r w:rsidRPr="000B605A">
        <w:rPr>
          <w:lang w:val="en-US"/>
        </w:rPr>
        <w:t xml:space="preserve">Figure </w:t>
      </w:r>
      <w:r w:rsidR="00615979">
        <w:fldChar w:fldCharType="begin"/>
      </w:r>
      <w:r w:rsidRPr="000B605A">
        <w:rPr>
          <w:lang w:val="en-US"/>
        </w:rPr>
        <w:instrText xml:space="preserve"> SEQ Figure \* ARABIC </w:instrText>
      </w:r>
      <w:r w:rsidR="00615979">
        <w:fldChar w:fldCharType="separate"/>
      </w:r>
      <w:r w:rsidR="00B102D1">
        <w:rPr>
          <w:noProof/>
          <w:lang w:val="en-US"/>
        </w:rPr>
        <w:t>3</w:t>
      </w:r>
      <w:r w:rsidR="00615979">
        <w:fldChar w:fldCharType="end"/>
      </w:r>
      <w:bookmarkEnd w:id="28"/>
      <w:r w:rsidRPr="000B605A">
        <w:rPr>
          <w:lang w:val="en-US"/>
        </w:rPr>
        <w:t xml:space="preserve">: </w:t>
      </w:r>
      <w:r>
        <w:rPr>
          <w:lang w:val="en-US"/>
        </w:rPr>
        <w:t xml:space="preserve">A mock-up example of the aggregate interface of a game as it is being played. Figure taken from </w:t>
      </w:r>
      <w:r w:rsidR="00615979">
        <w:rPr>
          <w:lang w:val="en-US"/>
        </w:rPr>
        <w:fldChar w:fldCharType="begin"/>
      </w:r>
      <w:r w:rsidR="004D3373">
        <w:rPr>
          <w:lang w:val="en-US"/>
        </w:rPr>
        <w:instrText xml:space="preserve"> ADDIN ZOTERO_ITEM CSL_CITATION {"citationID":"QVWGaDbG","properties":{"formattedCitation":"(JOSLIN;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615979">
        <w:rPr>
          <w:lang w:val="en-US"/>
        </w:rPr>
        <w:fldChar w:fldCharType="separate"/>
      </w:r>
      <w:r w:rsidR="001460D8" w:rsidRPr="001460D8">
        <w:rPr>
          <w:rFonts w:cs="Times New Roman"/>
          <w:lang w:val="en-US"/>
        </w:rPr>
        <w:t>(JOSLIN; BROWN; DRENNAN, 2007)</w:t>
      </w:r>
      <w:r w:rsidR="00615979">
        <w:rPr>
          <w:lang w:val="en-US"/>
        </w:rPr>
        <w:fldChar w:fldCharType="end"/>
      </w:r>
      <w:r>
        <w:rPr>
          <w:lang w:val="en-US"/>
        </w:rPr>
        <w:t>.</w:t>
      </w:r>
    </w:p>
    <w:p w:rsidR="00413B64" w:rsidRPr="00413B64"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w:t>
      </w:r>
      <w:commentRangeStart w:id="29"/>
      <w:r>
        <w:rPr>
          <w:lang w:val="en-US"/>
        </w:rPr>
        <w:t>visualization</w:t>
      </w:r>
      <w:commentRangeEnd w:id="29"/>
      <w:r w:rsidR="00C827C4">
        <w:rPr>
          <w:rStyle w:val="CommentReference"/>
        </w:rPr>
        <w:commentReference w:id="29"/>
      </w:r>
      <w:r>
        <w:rPr>
          <w:lang w:val="en-US"/>
        </w:rPr>
        <w:t>.</w:t>
      </w:r>
    </w:p>
    <w:p w:rsidR="00984BDE" w:rsidRPr="00590D59" w:rsidRDefault="00984BDE" w:rsidP="00984BDE">
      <w:pPr>
        <w:pStyle w:val="Heading2"/>
        <w:rPr>
          <w:lang w:val="en-US"/>
        </w:rPr>
      </w:pPr>
      <w:bookmarkStart w:id="30" w:name="_Ref360193835"/>
      <w:r w:rsidRPr="00590D59">
        <w:rPr>
          <w:lang w:val="en-US"/>
        </w:rPr>
        <w:lastRenderedPageBreak/>
        <w:t>Tracking Real-Time User Experience</w:t>
      </w:r>
      <w:bookmarkEnd w:id="30"/>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615979" w:rsidRPr="00590D59">
        <w:rPr>
          <w:lang w:val="en-US"/>
        </w:rPr>
        <w:fldChar w:fldCharType="begin"/>
      </w:r>
      <w:r w:rsidR="004D3373">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615979" w:rsidRPr="00590D59">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615979"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commentRangeStart w:id="31"/>
      <w:r w:rsidRPr="00590D59">
        <w:rPr>
          <w:rStyle w:val="FootnoteReference"/>
          <w:i/>
          <w:lang w:val="en-US"/>
        </w:rPr>
        <w:footnoteReference w:id="1"/>
      </w:r>
      <w:commentRangeEnd w:id="31"/>
      <w:r w:rsidR="003667F9">
        <w:rPr>
          <w:rStyle w:val="CommentReference"/>
        </w:rPr>
        <w:commentReference w:id="31"/>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w:t>
      </w:r>
      <w:del w:id="35" w:author="Leonardo Gresta Paulino Murta" w:date="2013-07-03T09:56:00Z">
        <w:r w:rsidR="00E25212" w:rsidRPr="00590D59" w:rsidDel="00DE2995">
          <w:rPr>
            <w:lang w:val="en-US"/>
          </w:rPr>
          <w:delText xml:space="preserve">the </w:delText>
        </w:r>
      </w:del>
      <w:r w:rsidR="00E25212" w:rsidRPr="00590D59">
        <w:rPr>
          <w:lang w:val="en-US"/>
        </w:rPr>
        <w:t xml:space="preserve">TRUE </w:t>
      </w:r>
      <w:del w:id="36" w:author="Leonardo Gresta Paulino Murta" w:date="2013-07-03T09:56:00Z">
        <w:r w:rsidR="00E25212" w:rsidRPr="00590D59" w:rsidDel="00DE2995">
          <w:rPr>
            <w:lang w:val="en-US"/>
          </w:rPr>
          <w:delText xml:space="preserve">system </w:delText>
        </w:r>
      </w:del>
      <w:r w:rsidR="00E25212" w:rsidRPr="00590D59">
        <w:rPr>
          <w:lang w:val="en-US"/>
        </w:rPr>
        <w:t>logs the sequences of events along with their time</w:t>
      </w:r>
      <w:del w:id="37" w:author="Leonardo Gresta Paulino Murta" w:date="2013-07-03T09:57:00Z">
        <w:r w:rsidR="00E25212" w:rsidRPr="00590D59" w:rsidDel="000C2604">
          <w:rPr>
            <w:lang w:val="en-US"/>
          </w:rPr>
          <w:delText xml:space="preserve"> </w:delText>
        </w:r>
      </w:del>
      <w:r w:rsidR="00E25212" w:rsidRPr="00590D59">
        <w:rPr>
          <w:lang w:val="en-US"/>
        </w:rPr>
        <w:t>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t xml:space="preserve">Another key aspect of the TRUE is the type of </w:t>
      </w:r>
      <w:ins w:id="38" w:author="Leonardo Gresta Paulino Murta" w:date="2013-07-03T09:58:00Z">
        <w:r w:rsidR="008A1F7B" w:rsidRPr="00590D59">
          <w:rPr>
            <w:lang w:val="en-US"/>
          </w:rPr>
          <w:t xml:space="preserve">collected </w:t>
        </w:r>
      </w:ins>
      <w:r w:rsidRPr="00590D59">
        <w:rPr>
          <w:lang w:val="en-US"/>
        </w:rPr>
        <w:t>information</w:t>
      </w:r>
      <w:del w:id="39" w:author="Leonardo Gresta Paulino Murta" w:date="2013-07-03T09:58:00Z">
        <w:r w:rsidRPr="00590D59" w:rsidDel="008A1F7B">
          <w:rPr>
            <w:lang w:val="en-US"/>
          </w:rPr>
          <w:delText xml:space="preserve"> collected</w:delText>
        </w:r>
      </w:del>
      <w:r w:rsidRPr="00590D59">
        <w:rPr>
          <w:lang w:val="en-US"/>
        </w:rPr>
        <w:t>.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w:t>
      </w:r>
      <w:commentRangeStart w:id="40"/>
      <w:r w:rsidR="00E62D00" w:rsidRPr="00590D59">
        <w:rPr>
          <w:lang w:val="en-US"/>
        </w:rPr>
        <w:t xml:space="preserve">the difficulty setting the player </w:t>
      </w:r>
      <w:r w:rsidR="0007360C">
        <w:rPr>
          <w:lang w:val="en-US"/>
        </w:rPr>
        <w:t>playing</w:t>
      </w:r>
      <w:commentRangeEnd w:id="40"/>
      <w:r w:rsidR="008A1F7B">
        <w:rPr>
          <w:rStyle w:val="CommentReference"/>
        </w:rPr>
        <w:commentReference w:id="40"/>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615979">
        <w:rPr>
          <w:lang w:val="en-US"/>
        </w:rPr>
        <w:fldChar w:fldCharType="begin"/>
      </w:r>
      <w:r w:rsidR="00343380">
        <w:rPr>
          <w:lang w:val="en-US"/>
        </w:rPr>
        <w:instrText xml:space="preserve"> REF _Ref360041105 \h </w:instrText>
      </w:r>
      <w:r w:rsidR="00615979">
        <w:rPr>
          <w:lang w:val="en-US"/>
        </w:rPr>
      </w:r>
      <w:r w:rsidR="00615979">
        <w:rPr>
          <w:lang w:val="en-US"/>
        </w:rPr>
        <w:fldChar w:fldCharType="separate"/>
      </w:r>
      <w:r w:rsidR="00B102D1" w:rsidRPr="00590D59">
        <w:rPr>
          <w:lang w:val="en-US"/>
        </w:rPr>
        <w:t xml:space="preserve">Figure </w:t>
      </w:r>
      <w:r w:rsidR="00B102D1">
        <w:rPr>
          <w:noProof/>
          <w:lang w:val="en-US"/>
        </w:rPr>
        <w:t>4</w:t>
      </w:r>
      <w:r w:rsidR="00615979">
        <w:rPr>
          <w:lang w:val="en-US"/>
        </w:rPr>
        <w:fldChar w:fldCharType="end"/>
      </w:r>
      <w:r>
        <w:rPr>
          <w:lang w:val="en-US"/>
        </w:rPr>
        <w:t>.</w:t>
      </w:r>
      <w:r w:rsidR="00DD547F">
        <w:rPr>
          <w:lang w:val="en-US"/>
        </w:rPr>
        <w:t xml:space="preserve"> The data capture occurs at real time while the user is using the system or playing the game. The </w:t>
      </w:r>
      <w:commentRangeStart w:id="41"/>
      <w:r w:rsidR="00DD547F">
        <w:rPr>
          <w:lang w:val="en-US"/>
        </w:rPr>
        <w:t xml:space="preserve">data </w:t>
      </w:r>
      <w:r w:rsidR="0007360C">
        <w:rPr>
          <w:lang w:val="en-US"/>
        </w:rPr>
        <w:t>gathering</w:t>
      </w:r>
      <w:commentRangeEnd w:id="41"/>
      <w:r w:rsidR="00C6451D">
        <w:rPr>
          <w:rStyle w:val="CommentReference"/>
        </w:rPr>
        <w:commentReference w:id="41"/>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w:t>
      </w:r>
      <w:commentRangeStart w:id="42"/>
      <w:r w:rsidR="00DD547F">
        <w:rPr>
          <w:lang w:val="en-US"/>
        </w:rPr>
        <w:t>videos</w:t>
      </w:r>
      <w:commentRangeEnd w:id="42"/>
      <w:r w:rsidR="00A70AF5">
        <w:rPr>
          <w:rStyle w:val="CommentReference"/>
        </w:rPr>
        <w:commentReference w:id="42"/>
      </w:r>
      <w:r w:rsidR="00DD547F">
        <w:rPr>
          <w:lang w:val="en-US"/>
        </w:rPr>
        <w:t xml:space="preserve"> of </w:t>
      </w:r>
      <w:r w:rsidR="0007360C">
        <w:rPr>
          <w:lang w:val="en-US"/>
        </w:rPr>
        <w:t>user</w:t>
      </w:r>
      <w:r w:rsidR="00DD547F">
        <w:rPr>
          <w:lang w:val="en-US"/>
        </w:rPr>
        <w:t xml:space="preserve"> interacti</w:t>
      </w:r>
      <w:r w:rsidR="0007360C">
        <w:rPr>
          <w:lang w:val="en-US"/>
        </w:rPr>
        <w:t>on</w:t>
      </w:r>
      <w:r w:rsidR="00DD547F">
        <w:rPr>
          <w:lang w:val="en-US"/>
        </w:rPr>
        <w:t xml:space="preserve"> with the system. The </w:t>
      </w:r>
      <w:del w:id="43" w:author="Leonardo Gresta Paulino Murta" w:date="2013-07-03T10:01:00Z">
        <w:r w:rsidR="00DD547F" w:rsidDel="00A70AF5">
          <w:rPr>
            <w:lang w:val="en-US"/>
          </w:rPr>
          <w:delText xml:space="preserve">captured </w:delText>
        </w:r>
      </w:del>
      <w:r w:rsidR="00DD547F">
        <w:rPr>
          <w:lang w:val="en-US"/>
        </w:rPr>
        <w:t xml:space="preserve">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615979">
        <w:rPr>
          <w:lang w:val="en-US"/>
        </w:rPr>
        <w:fldChar w:fldCharType="begin"/>
      </w:r>
      <w:r w:rsidR="004D3373">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615979">
        <w:rPr>
          <w:lang w:val="en-US"/>
        </w:rPr>
        <w:fldChar w:fldCharType="separate"/>
      </w:r>
      <w:r w:rsidR="001460D8" w:rsidRPr="001460D8">
        <w:rPr>
          <w:rFonts w:cs="Times New Roman"/>
          <w:lang w:val="en-US"/>
        </w:rPr>
        <w:t>(2008)</w:t>
      </w:r>
      <w:r w:rsidR="00615979">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lastRenderedPageBreak/>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44" w:name="_Ref360041105"/>
      <w:r w:rsidRPr="00590D59">
        <w:rPr>
          <w:lang w:val="en-US"/>
        </w:rPr>
        <w:t xml:space="preserve">Figure </w:t>
      </w:r>
      <w:r w:rsidR="00615979" w:rsidRPr="00590D59">
        <w:rPr>
          <w:lang w:val="en-US"/>
        </w:rPr>
        <w:fldChar w:fldCharType="begin"/>
      </w:r>
      <w:r w:rsidRPr="00590D59">
        <w:rPr>
          <w:lang w:val="en-US"/>
        </w:rPr>
        <w:instrText xml:space="preserve"> SEQ Figure \* ARABIC </w:instrText>
      </w:r>
      <w:r w:rsidR="00615979" w:rsidRPr="00590D59">
        <w:rPr>
          <w:lang w:val="en-US"/>
        </w:rPr>
        <w:fldChar w:fldCharType="separate"/>
      </w:r>
      <w:r w:rsidR="00B102D1">
        <w:rPr>
          <w:noProof/>
          <w:lang w:val="en-US"/>
        </w:rPr>
        <w:t>4</w:t>
      </w:r>
      <w:r w:rsidR="00615979" w:rsidRPr="00590D59">
        <w:rPr>
          <w:lang w:val="en-US"/>
        </w:rPr>
        <w:fldChar w:fldCharType="end"/>
      </w:r>
      <w:bookmarkEnd w:id="44"/>
      <w:r>
        <w:rPr>
          <w:lang w:val="en-US"/>
        </w:rPr>
        <w:t>: The TRUE</w:t>
      </w:r>
      <w:r w:rsidRPr="00590D59">
        <w:rPr>
          <w:lang w:val="en-US"/>
        </w:rPr>
        <w:t xml:space="preserve"> architecture</w:t>
      </w:r>
      <w:r>
        <w:rPr>
          <w:lang w:val="en-US"/>
        </w:rPr>
        <w:t xml:space="preserve">. </w:t>
      </w:r>
      <w:commentRangeStart w:id="45"/>
      <w:r>
        <w:rPr>
          <w:lang w:val="en-US"/>
        </w:rPr>
        <w:t xml:space="preserve">Figure taken from </w:t>
      </w:r>
      <w:r w:rsidR="00615979">
        <w:rPr>
          <w:lang w:val="en-US"/>
        </w:rPr>
        <w:fldChar w:fldCharType="begin"/>
      </w:r>
      <w:r w:rsidR="004D3373">
        <w:rPr>
          <w:lang w:val="en-US"/>
        </w:rPr>
        <w:instrText xml:space="preserve"> ADDIN ZOTERO_ITEM CSL_CITATION {"citationID":"iao7ad5b4","properties":{"formattedCitation":"{\\rtf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615979">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615979">
        <w:rPr>
          <w:lang w:val="en-US"/>
        </w:rPr>
        <w:fldChar w:fldCharType="end"/>
      </w:r>
      <w:commentRangeEnd w:id="45"/>
      <w:r w:rsidR="00C6451D">
        <w:rPr>
          <w:rStyle w:val="CommentReference"/>
          <w:b w:val="0"/>
          <w:bCs w:val="0"/>
        </w:rPr>
        <w:commentReference w:id="45"/>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However, the </w:t>
      </w:r>
      <w:commentRangeStart w:id="46"/>
      <w:r w:rsidR="00394ECA">
        <w:rPr>
          <w:lang w:val="en-US"/>
        </w:rPr>
        <w:t>general approach is the same</w:t>
      </w:r>
      <w:commentRangeEnd w:id="46"/>
      <w:r w:rsidR="001A2308">
        <w:rPr>
          <w:rStyle w:val="CommentReference"/>
        </w:rPr>
        <w:commentReference w:id="46"/>
      </w:r>
      <w:r w:rsidR="00394ECA">
        <w:rPr>
          <w:lang w:val="en-US"/>
        </w:rPr>
        <w:t xml:space="preserve">: </w:t>
      </w:r>
      <w:commentRangeStart w:id="47"/>
      <w:r w:rsidR="00C21F3C">
        <w:rPr>
          <w:lang w:val="en-US"/>
        </w:rPr>
        <w:t>F</w:t>
      </w:r>
      <w:commentRangeEnd w:id="47"/>
      <w:r w:rsidR="00B25706">
        <w:rPr>
          <w:rStyle w:val="CommentReference"/>
        </w:rPr>
        <w:commentReference w:id="47"/>
      </w:r>
      <w:r w:rsidR="00C21F3C">
        <w:rPr>
          <w:lang w:val="en-US"/>
        </w:rPr>
        <w:t xml:space="preserve">irst, TRUE </w:t>
      </w:r>
      <w:r w:rsidR="00394ECA">
        <w:rPr>
          <w:lang w:val="en-US"/>
        </w:rPr>
        <w:t>create</w:t>
      </w:r>
      <w:r w:rsidR="00C21F3C">
        <w:rPr>
          <w:lang w:val="en-US"/>
        </w:rPr>
        <w:t>s</w:t>
      </w:r>
      <w:r w:rsidR="00394ECA">
        <w:rPr>
          <w:lang w:val="en-US"/>
        </w:rPr>
        <w:t xml:space="preserve"> series of graphs and tables containing </w:t>
      </w:r>
      <w:r w:rsidR="00C21F3C">
        <w:rPr>
          <w:lang w:val="en-US"/>
        </w:rPr>
        <w:t>information needed to detect possible problems</w:t>
      </w:r>
      <w:r w:rsidR="00732511">
        <w:rPr>
          <w:lang w:val="en-US"/>
        </w:rPr>
        <w:t xml:space="preserve">. </w:t>
      </w:r>
      <w:r w:rsidR="001E5F1F">
        <w:rPr>
          <w:lang w:val="en-US"/>
        </w:rPr>
        <w:t>Possible</w:t>
      </w:r>
      <w:r w:rsidR="00732511">
        <w:rPr>
          <w:lang w:val="en-US"/>
        </w:rPr>
        <w:t xml:space="preserve"> </w:t>
      </w:r>
      <w:r w:rsidR="00956EC7">
        <w:rPr>
          <w:lang w:val="en-US"/>
        </w:rPr>
        <w:t>problems and data visualization</w:t>
      </w:r>
      <w:r w:rsidR="00732511">
        <w:rPr>
          <w:lang w:val="en-US"/>
        </w:rPr>
        <w:t xml:space="preserve"> are previously defined (customized) by designers </w:t>
      </w:r>
      <w:commentRangeStart w:id="48"/>
      <w:r w:rsidR="00956EC7">
        <w:rPr>
          <w:lang w:val="en-US"/>
        </w:rPr>
        <w:t>when integrating</w:t>
      </w:r>
      <w:r w:rsidR="00732511">
        <w:rPr>
          <w:lang w:val="en-US"/>
        </w:rPr>
        <w:t xml:space="preserve"> TRUE </w:t>
      </w:r>
      <w:r w:rsidR="00956EC7">
        <w:rPr>
          <w:lang w:val="en-US"/>
        </w:rPr>
        <w:t>in</w:t>
      </w:r>
      <w:r w:rsidR="00732511">
        <w:rPr>
          <w:lang w:val="en-US"/>
        </w:rPr>
        <w:t xml:space="preserve"> the system</w:t>
      </w:r>
      <w:commentRangeEnd w:id="48"/>
      <w:r w:rsidR="000A310F">
        <w:rPr>
          <w:rStyle w:val="CommentReference"/>
        </w:rPr>
        <w:commentReference w:id="48"/>
      </w:r>
      <w:r w:rsidR="00C21F3C">
        <w:rPr>
          <w:lang w:val="en-US"/>
        </w:rPr>
        <w:t>.</w:t>
      </w:r>
      <w:r w:rsidR="00732511">
        <w:rPr>
          <w:lang w:val="en-US"/>
        </w:rPr>
        <w:t xml:space="preserve"> Then, TRUE</w:t>
      </w:r>
      <w:r w:rsidR="00956EC7">
        <w:rPr>
          <w:lang w:val="en-US"/>
        </w:rPr>
        <w:t xml:space="preserve"> generate</w:t>
      </w:r>
      <w:r w:rsidR="00C21F3C">
        <w:rPr>
          <w:lang w:val="en-US"/>
        </w:rPr>
        <w:t xml:space="preserve"> </w:t>
      </w:r>
      <w:commentRangeStart w:id="49"/>
      <w:r w:rsidR="00C21F3C">
        <w:rPr>
          <w:lang w:val="en-US"/>
        </w:rPr>
        <w:t xml:space="preserve">graphs </w:t>
      </w:r>
      <w:commentRangeEnd w:id="49"/>
      <w:r w:rsidR="00E8658E">
        <w:rPr>
          <w:rStyle w:val="CommentReference"/>
        </w:rPr>
        <w:commentReference w:id="49"/>
      </w:r>
      <w:r w:rsidR="00C21F3C">
        <w:rPr>
          <w:lang w:val="en-US"/>
        </w:rPr>
        <w:t>and tables to answer specific questions according to previously established goals.</w:t>
      </w:r>
      <w:r w:rsidR="001B40A9">
        <w:rPr>
          <w:lang w:val="en-US"/>
        </w:rPr>
        <w:t xml:space="preserve"> </w:t>
      </w:r>
      <w:commentRangeStart w:id="50"/>
      <w:r w:rsidR="00615979">
        <w:rPr>
          <w:lang w:val="en-US"/>
        </w:rPr>
        <w:fldChar w:fldCharType="begin"/>
      </w:r>
      <w:r w:rsidR="001B40A9">
        <w:rPr>
          <w:lang w:val="en-US"/>
        </w:rPr>
        <w:instrText xml:space="preserve"> REF _Ref360043491 \h </w:instrText>
      </w:r>
      <w:r w:rsidR="00615979">
        <w:rPr>
          <w:lang w:val="en-US"/>
        </w:rPr>
      </w:r>
      <w:r w:rsidR="00615979">
        <w:rPr>
          <w:lang w:val="en-US"/>
        </w:rPr>
        <w:fldChar w:fldCharType="separate"/>
      </w:r>
      <w:r w:rsidR="00B102D1" w:rsidRPr="00732511">
        <w:rPr>
          <w:lang w:val="en-US"/>
        </w:rPr>
        <w:t xml:space="preserve">Figure </w:t>
      </w:r>
      <w:r w:rsidR="00B102D1">
        <w:rPr>
          <w:noProof/>
          <w:lang w:val="en-US"/>
        </w:rPr>
        <w:t>5</w:t>
      </w:r>
      <w:r w:rsidR="00615979">
        <w:rPr>
          <w:lang w:val="en-US"/>
        </w:rPr>
        <w:fldChar w:fldCharType="end"/>
      </w:r>
      <w:r w:rsidR="001B40A9">
        <w:rPr>
          <w:lang w:val="en-US"/>
        </w:rPr>
        <w:t xml:space="preserve"> shows different examples of data visualization.</w:t>
      </w:r>
      <w:commentRangeEnd w:id="50"/>
      <w:r w:rsidR="001A2308">
        <w:rPr>
          <w:rStyle w:val="CommentReference"/>
        </w:rPr>
        <w:commentReference w:id="50"/>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51" w:name="_Ref360043491"/>
      <w:r w:rsidRPr="00732511">
        <w:rPr>
          <w:lang w:val="en-US"/>
        </w:rPr>
        <w:t xml:space="preserve">Figure </w:t>
      </w:r>
      <w:r w:rsidR="00615979" w:rsidRPr="00732511">
        <w:rPr>
          <w:lang w:val="en-US"/>
        </w:rPr>
        <w:fldChar w:fldCharType="begin"/>
      </w:r>
      <w:r w:rsidRPr="00732511">
        <w:rPr>
          <w:lang w:val="en-US"/>
        </w:rPr>
        <w:instrText xml:space="preserve"> SEQ Figure \* ARABIC </w:instrText>
      </w:r>
      <w:r w:rsidR="00615979" w:rsidRPr="00732511">
        <w:rPr>
          <w:lang w:val="en-US"/>
        </w:rPr>
        <w:fldChar w:fldCharType="separate"/>
      </w:r>
      <w:r w:rsidR="00B102D1">
        <w:rPr>
          <w:noProof/>
          <w:lang w:val="en-US"/>
        </w:rPr>
        <w:t>5</w:t>
      </w:r>
      <w:r w:rsidR="00615979" w:rsidRPr="00732511">
        <w:rPr>
          <w:lang w:val="en-US"/>
        </w:rPr>
        <w:fldChar w:fldCharType="end"/>
      </w:r>
      <w:bookmarkEnd w:id="51"/>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w:t>
      </w:r>
      <w:proofErr w:type="gramStart"/>
      <w:r>
        <w:rPr>
          <w:lang w:val="en-US"/>
        </w:rPr>
        <w:t>A map displaying death locations in a Real Time Strategy game (c).</w:t>
      </w:r>
      <w:proofErr w:type="gramEnd"/>
      <w:r>
        <w:rPr>
          <w:lang w:val="en-US"/>
        </w:rPr>
        <w:t xml:space="preserve">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615979">
        <w:rPr>
          <w:lang w:val="en-US"/>
        </w:rPr>
        <w:fldChar w:fldCharType="begin"/>
      </w:r>
      <w:r w:rsidR="004D3373">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615979">
        <w:rPr>
          <w:lang w:val="en-US"/>
        </w:rPr>
        <w:fldChar w:fldCharType="separate"/>
      </w:r>
      <w:r w:rsidR="001460D8" w:rsidRPr="00027D7D">
        <w:rPr>
          <w:rFonts w:cs="Times New Roman"/>
          <w:szCs w:val="24"/>
          <w:lang w:val="en-US"/>
        </w:rPr>
        <w:t xml:space="preserve">(KIM </w:t>
      </w:r>
      <w:r w:rsidR="001460D8" w:rsidRPr="00027D7D">
        <w:rPr>
          <w:rFonts w:cs="Times New Roman"/>
          <w:i/>
          <w:iCs/>
          <w:szCs w:val="24"/>
          <w:lang w:val="en-US"/>
        </w:rPr>
        <w:t>et al.</w:t>
      </w:r>
      <w:r w:rsidR="001460D8" w:rsidRPr="00027D7D">
        <w:rPr>
          <w:rFonts w:cs="Times New Roman"/>
          <w:szCs w:val="24"/>
          <w:lang w:val="en-US"/>
        </w:rPr>
        <w:t>, 2008)</w:t>
      </w:r>
      <w:r w:rsidR="00615979">
        <w:rPr>
          <w:lang w:val="en-US"/>
        </w:rPr>
        <w:fldChar w:fldCharType="end"/>
      </w:r>
      <w:r w:rsidR="00692DC1">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ins w:id="52" w:author="Leonardo Gresta Paulino Murta" w:date="2013-07-03T10:17:00Z">
        <w:r w:rsidR="002669BF">
          <w:rPr>
            <w:lang w:val="en-US"/>
          </w:rPr>
          <w:t>,</w:t>
        </w:r>
      </w:ins>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53" w:name="_Ref360193890"/>
      <w:r w:rsidRPr="00590D59">
        <w:rPr>
          <w:rStyle w:val="TabelaChar"/>
          <w:rFonts w:cstheme="majorBidi"/>
          <w:color w:val="auto"/>
          <w:sz w:val="24"/>
          <w:lang w:val="en-US"/>
        </w:rPr>
        <w:t>Playtracer</w:t>
      </w:r>
      <w:bookmarkEnd w:id="53"/>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615979" w:rsidRPr="00590D59">
        <w:rPr>
          <w:lang w:val="en-US"/>
        </w:rPr>
        <w:fldChar w:fldCharType="begin"/>
      </w:r>
      <w:r w:rsidR="004D3373">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615979" w:rsidRPr="00590D59">
        <w:rPr>
          <w:lang w:val="en-US"/>
        </w:rPr>
        <w:fldChar w:fldCharType="separate"/>
      </w:r>
      <w:r w:rsidR="001460D8" w:rsidRPr="001460D8">
        <w:rPr>
          <w:rFonts w:cs="Times New Roman"/>
          <w:szCs w:val="24"/>
          <w:lang w:val="en-US"/>
        </w:rPr>
        <w:t xml:space="preserve">(ANDERSEN </w:t>
      </w:r>
      <w:r w:rsidR="001460D8" w:rsidRPr="001460D8">
        <w:rPr>
          <w:rFonts w:cs="Times New Roman"/>
          <w:i/>
          <w:iCs/>
          <w:szCs w:val="24"/>
          <w:lang w:val="en-US"/>
        </w:rPr>
        <w:t>et al.</w:t>
      </w:r>
      <w:r w:rsidR="001460D8" w:rsidRPr="001460D8">
        <w:rPr>
          <w:rFonts w:cs="Times New Roman"/>
          <w:szCs w:val="24"/>
          <w:lang w:val="en-US"/>
        </w:rPr>
        <w:t xml:space="preserve">, 2010; LIU </w:t>
      </w:r>
      <w:r w:rsidR="001460D8" w:rsidRPr="001460D8">
        <w:rPr>
          <w:rFonts w:cs="Times New Roman"/>
          <w:i/>
          <w:iCs/>
          <w:szCs w:val="24"/>
          <w:lang w:val="en-US"/>
        </w:rPr>
        <w:t>et al.</w:t>
      </w:r>
      <w:r w:rsidR="001460D8" w:rsidRPr="001460D8">
        <w:rPr>
          <w:rFonts w:cs="Times New Roman"/>
          <w:szCs w:val="24"/>
          <w:lang w:val="en-US"/>
        </w:rPr>
        <w:t>, 2011)</w:t>
      </w:r>
      <w:r w:rsidR="00615979"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615979"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615979" w:rsidRPr="00590D59">
        <w:rPr>
          <w:lang w:val="en-US"/>
        </w:rPr>
        <w:fldChar w:fldCharType="separate"/>
      </w:r>
      <w:r w:rsidR="001460D8" w:rsidRPr="001460D8">
        <w:rPr>
          <w:rFonts w:cs="Times New Roman"/>
          <w:lang w:val="en-US"/>
        </w:rPr>
        <w:t xml:space="preserve">(COX; </w:t>
      </w:r>
      <w:r w:rsidR="001460D8" w:rsidRPr="001460D8">
        <w:rPr>
          <w:rFonts w:cs="Times New Roman"/>
          <w:lang w:val="en-US"/>
        </w:rPr>
        <w:lastRenderedPageBreak/>
        <w:t>COX, 2010)</w:t>
      </w:r>
      <w:r w:rsidR="00615979"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commentRangeStart w:id="54"/>
      <w:r w:rsidRPr="00590D59">
        <w:rPr>
          <w:lang w:val="en-US"/>
        </w:rPr>
        <w:t xml:space="preserve">An example of the </w:t>
      </w:r>
      <w:proofErr w:type="spellStart"/>
      <w:r w:rsidRPr="00590D59">
        <w:rPr>
          <w:lang w:val="en-US"/>
        </w:rPr>
        <w:t>Playtracer</w:t>
      </w:r>
      <w:proofErr w:type="spellEnd"/>
      <w:r w:rsidRPr="00590D59">
        <w:rPr>
          <w:lang w:val="en-US"/>
        </w:rPr>
        <w:t xml:space="preserve"> graph output is illustrated </w:t>
      </w:r>
      <w:r w:rsidR="00D94727">
        <w:rPr>
          <w:lang w:val="en-US"/>
        </w:rPr>
        <w:t>in</w:t>
      </w:r>
      <w:r w:rsidR="00D94727" w:rsidRPr="00590D59">
        <w:rPr>
          <w:lang w:val="en-US"/>
        </w:rPr>
        <w:t xml:space="preserve"> </w:t>
      </w:r>
      <w:r w:rsidR="00615979" w:rsidRPr="00590D59">
        <w:rPr>
          <w:lang w:val="en-US"/>
        </w:rPr>
        <w:fldChar w:fldCharType="begin"/>
      </w:r>
      <w:r w:rsidR="009B0046" w:rsidRPr="00590D59">
        <w:rPr>
          <w:lang w:val="en-US"/>
        </w:rPr>
        <w:instrText xml:space="preserve"> REF _Ref359860809 \h </w:instrText>
      </w:r>
      <w:r w:rsidR="00615979" w:rsidRPr="00590D59">
        <w:rPr>
          <w:lang w:val="en-US"/>
        </w:rPr>
      </w:r>
      <w:r w:rsidR="00615979" w:rsidRPr="00590D59">
        <w:rPr>
          <w:lang w:val="en-US"/>
        </w:rPr>
        <w:fldChar w:fldCharType="separate"/>
      </w:r>
      <w:r w:rsidR="00B102D1" w:rsidRPr="00590D59">
        <w:rPr>
          <w:lang w:val="en-US"/>
        </w:rPr>
        <w:t xml:space="preserve">Figure </w:t>
      </w:r>
      <w:r w:rsidR="00B102D1">
        <w:rPr>
          <w:noProof/>
          <w:lang w:val="en-US"/>
        </w:rPr>
        <w:t>6</w:t>
      </w:r>
      <w:r w:rsidR="00615979" w:rsidRPr="00590D59">
        <w:rPr>
          <w:lang w:val="en-US"/>
        </w:rPr>
        <w:fldChar w:fldCharType="end"/>
      </w:r>
      <w:r w:rsidRPr="00590D59">
        <w:rPr>
          <w:lang w:val="en-US"/>
        </w:rPr>
        <w:t>.</w:t>
      </w:r>
      <w:commentRangeEnd w:id="54"/>
      <w:r w:rsidR="009F30F8">
        <w:rPr>
          <w:rStyle w:val="CommentReference"/>
        </w:rPr>
        <w:commentReference w:id="54"/>
      </w:r>
      <w:r w:rsidRPr="00590D59">
        <w:rPr>
          <w:lang w:val="en-US"/>
        </w:rPr>
        <w:t xml:space="preserve"> The input for </w:t>
      </w:r>
      <w:proofErr w:type="spellStart"/>
      <w:r w:rsidRPr="00590D59">
        <w:rPr>
          <w:lang w:val="en-US"/>
        </w:rPr>
        <w:t>Playtracer</w:t>
      </w:r>
      <w:proofErr w:type="spellEnd"/>
      <w:r w:rsidRPr="00590D59">
        <w:rPr>
          <w:lang w:val="en-US"/>
        </w:rPr>
        <w:t xml:space="preserve"> is a list of all 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directed </w:t>
      </w:r>
      <w:commentRangeStart w:id="55"/>
      <w:r w:rsidRPr="00590D59">
        <w:rPr>
          <w:lang w:val="en-US"/>
        </w:rPr>
        <w:t>graph</w:t>
      </w:r>
      <w:r w:rsidR="00D94727">
        <w:rPr>
          <w:lang w:val="en-US"/>
        </w:rPr>
        <w:t xml:space="preserve"> </w:t>
      </w:r>
      <w:commentRangeEnd w:id="55"/>
      <w:r w:rsidR="001668CE">
        <w:rPr>
          <w:rStyle w:val="CommentReference"/>
        </w:rPr>
        <w:commentReference w:id="55"/>
      </w:r>
      <w:r w:rsidR="00D94727">
        <w:rPr>
          <w:lang w:val="en-US"/>
        </w:rPr>
        <w:t>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A96A44" w:rsidRPr="00590D59" w:rsidRDefault="00323B2B" w:rsidP="00A96A44">
      <w:pPr>
        <w:keepNext/>
        <w:ind w:firstLine="0"/>
        <w:jc w:val="center"/>
        <w:rPr>
          <w:lang w:val="en-US"/>
        </w:rPr>
      </w:pPr>
      <w:r w:rsidRPr="00590D59">
        <w:rPr>
          <w:noProof/>
          <w:lang w:val="en-US"/>
        </w:rPr>
        <w:lastRenderedPageBreak/>
        <w:drawing>
          <wp:inline distT="0" distB="0" distL="0" distR="0">
            <wp:extent cx="4200525" cy="4152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323B2B" w:rsidRPr="00590D59" w:rsidRDefault="00A96A44" w:rsidP="00B102D1">
      <w:pPr>
        <w:pStyle w:val="Caption"/>
        <w:ind w:firstLine="0"/>
        <w:rPr>
          <w:lang w:val="en-US"/>
        </w:rPr>
      </w:pPr>
      <w:bookmarkStart w:id="56" w:name="_Ref359860809"/>
      <w:r w:rsidRPr="00590D59">
        <w:rPr>
          <w:lang w:val="en-US"/>
        </w:rPr>
        <w:t xml:space="preserve">Figure </w:t>
      </w:r>
      <w:r w:rsidR="00615979" w:rsidRPr="00590D59">
        <w:rPr>
          <w:lang w:val="en-US"/>
        </w:rPr>
        <w:fldChar w:fldCharType="begin"/>
      </w:r>
      <w:r w:rsidRPr="00590D59">
        <w:rPr>
          <w:lang w:val="en-US"/>
        </w:rPr>
        <w:instrText xml:space="preserve"> SEQ Figure \* ARABIC </w:instrText>
      </w:r>
      <w:r w:rsidR="00615979" w:rsidRPr="00590D59">
        <w:rPr>
          <w:lang w:val="en-US"/>
        </w:rPr>
        <w:fldChar w:fldCharType="separate"/>
      </w:r>
      <w:r w:rsidR="00B102D1">
        <w:rPr>
          <w:noProof/>
          <w:lang w:val="en-US"/>
        </w:rPr>
        <w:t>6</w:t>
      </w:r>
      <w:r w:rsidR="00615979" w:rsidRPr="00590D59">
        <w:rPr>
          <w:lang w:val="en-US"/>
        </w:rPr>
        <w:fldChar w:fldCharType="end"/>
      </w:r>
      <w:bookmarkEnd w:id="56"/>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w:t>
      </w:r>
      <w:r w:rsidR="00F93A24" w:rsidRPr="00590D59">
        <w:rPr>
          <w:lang w:val="en-US"/>
        </w:rPr>
        <w:t xml:space="preserve"> The distance metric used for this graph clustered states with similar pieces of statements. Figure taken from </w:t>
      </w:r>
      <w:r w:rsidR="00615979" w:rsidRPr="00590D59">
        <w:rPr>
          <w:lang w:val="en-US"/>
        </w:rPr>
        <w:fldChar w:fldCharType="begin"/>
      </w:r>
      <w:r w:rsidR="004D3373">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615979" w:rsidRPr="00590D59">
        <w:rPr>
          <w:lang w:val="en-US"/>
        </w:rPr>
        <w:fldChar w:fldCharType="separate"/>
      </w:r>
      <w:r w:rsidR="001460D8" w:rsidRPr="00027D7D">
        <w:rPr>
          <w:rFonts w:cs="Times New Roman"/>
          <w:szCs w:val="24"/>
          <w:lang w:val="en-US"/>
        </w:rPr>
        <w:t xml:space="preserve">(LIU </w:t>
      </w:r>
      <w:r w:rsidR="001460D8" w:rsidRPr="00027D7D">
        <w:rPr>
          <w:rFonts w:cs="Times New Roman"/>
          <w:i/>
          <w:iCs/>
          <w:szCs w:val="24"/>
          <w:lang w:val="en-US"/>
        </w:rPr>
        <w:t>et al.</w:t>
      </w:r>
      <w:r w:rsidR="001460D8" w:rsidRPr="00027D7D">
        <w:rPr>
          <w:rFonts w:cs="Times New Roman"/>
          <w:szCs w:val="24"/>
          <w:lang w:val="en-US"/>
        </w:rPr>
        <w:t>, 2011)</w:t>
      </w:r>
      <w:r w:rsidR="00615979" w:rsidRPr="00590D59">
        <w:rPr>
          <w:lang w:val="en-US"/>
        </w:rPr>
        <w:fldChar w:fldCharType="end"/>
      </w:r>
      <w:r w:rsidR="00F93A24" w:rsidRPr="00590D59">
        <w:rPr>
          <w:lang w:val="en-US"/>
        </w:rPr>
        <w:t>.</w:t>
      </w:r>
    </w:p>
    <w:p w:rsidR="009B0046" w:rsidRPr="00590D59"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357E67"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commentRangeStart w:id="57"/>
      <w:r w:rsidR="00952938"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w:t>
      </w:r>
      <w:r w:rsidR="00C5789E" w:rsidRPr="00590D59">
        <w:rPr>
          <w:lang w:val="en-US"/>
        </w:rPr>
        <w:lastRenderedPageBreak/>
        <w:t>do</w:t>
      </w:r>
      <w:r w:rsidR="00903FDC">
        <w:rPr>
          <w:lang w:val="en-US"/>
        </w:rPr>
        <w:t>es</w:t>
      </w:r>
      <w:r w:rsidR="00C5789E" w:rsidRPr="00590D59">
        <w:rPr>
          <w:lang w:val="en-US"/>
        </w:rPr>
        <w:t xml:space="preserve"> not take in consideration temporal information. 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 xml:space="preserve">player, only that they visited it </w:t>
      </w:r>
      <w:r w:rsidR="00903FDC">
        <w:rPr>
          <w:lang w:val="en-US"/>
        </w:rPr>
        <w:t>while playing</w:t>
      </w:r>
      <w:r w:rsidR="00E90DAF">
        <w:rPr>
          <w:lang w:val="en-US"/>
        </w:rPr>
        <w:t xml:space="preserve"> the game</w:t>
      </w:r>
      <w:r w:rsidR="00357E67">
        <w:rPr>
          <w:lang w:val="en-US"/>
        </w:rPr>
        <w:t xml:space="preserve">. </w:t>
      </w:r>
      <w:commentRangeEnd w:id="57"/>
      <w:r w:rsidR="00A44827">
        <w:rPr>
          <w:rStyle w:val="CommentReference"/>
        </w:rPr>
        <w:commentReference w:id="57"/>
      </w:r>
    </w:p>
    <w:p w:rsidR="00984BDE" w:rsidRPr="00590D59" w:rsidRDefault="00984BDE" w:rsidP="00016FE7">
      <w:pPr>
        <w:pStyle w:val="Heading2"/>
        <w:rPr>
          <w:lang w:val="en-US"/>
        </w:rPr>
      </w:pPr>
      <w:bookmarkStart w:id="58" w:name="_Ref360193897"/>
      <w:r w:rsidRPr="00590D59">
        <w:rPr>
          <w:lang w:val="en-US"/>
        </w:rPr>
        <w:t>Play-Graph</w:t>
      </w:r>
      <w:bookmarkEnd w:id="58"/>
    </w:p>
    <w:p w:rsidR="00837451" w:rsidRPr="00590D59" w:rsidRDefault="00D906C5" w:rsidP="00837451">
      <w:pPr>
        <w:rPr>
          <w:lang w:val="en-US"/>
        </w:rPr>
      </w:pPr>
      <w:r w:rsidRPr="00590D59">
        <w:rPr>
          <w:lang w:val="en-US"/>
        </w:rPr>
        <w:t xml:space="preserve">Play-Graph </w:t>
      </w:r>
      <w:r w:rsidR="00615979" w:rsidRPr="00590D59">
        <w:rPr>
          <w:lang w:val="en-US"/>
        </w:rPr>
        <w:fldChar w:fldCharType="begin"/>
      </w:r>
      <w:r w:rsidR="004D3373">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615979" w:rsidRPr="00590D59">
        <w:rPr>
          <w:lang w:val="en-US"/>
        </w:rPr>
        <w:fldChar w:fldCharType="separate"/>
      </w:r>
      <w:r w:rsidR="001460D8" w:rsidRPr="001460D8">
        <w:rPr>
          <w:rFonts w:cs="Times New Roman"/>
          <w:lang w:val="en-US"/>
        </w:rPr>
        <w:t>(WALLNER; KRIGLSTEIN, 2012; WALLNER, 2013)</w:t>
      </w:r>
      <w:r w:rsidR="00615979"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w:t>
      </w:r>
      <w:commentRangeStart w:id="59"/>
      <w:r w:rsidR="00A56254" w:rsidRPr="00590D59">
        <w:rPr>
          <w:lang w:val="en-US"/>
        </w:rPr>
        <w:t>each node and edge type in the graph is distinguished by colors</w:t>
      </w:r>
      <w:commentRangeEnd w:id="59"/>
      <w:r w:rsidR="005042D6">
        <w:rPr>
          <w:rStyle w:val="CommentReference"/>
        </w:rPr>
        <w:commentReference w:id="59"/>
      </w:r>
      <w:r w:rsidR="00A56254" w:rsidRPr="00590D59">
        <w:rPr>
          <w:lang w:val="en-US"/>
        </w:rPr>
        <w:t xml:space="preserve">. Lastly, icons in the graph represent players in the game. The icon color is directly related to certain attributes from the player (gender, age, character class). </w:t>
      </w:r>
      <w:commentRangeStart w:id="60"/>
      <w:r w:rsidR="00615979" w:rsidRPr="00590D59">
        <w:rPr>
          <w:lang w:val="en-US"/>
        </w:rPr>
        <w:fldChar w:fldCharType="begin"/>
      </w:r>
      <w:r w:rsidR="00A56254" w:rsidRPr="00590D59">
        <w:rPr>
          <w:lang w:val="en-US"/>
        </w:rPr>
        <w:instrText xml:space="preserve"> REF _Ref359851727 \h </w:instrText>
      </w:r>
      <w:r w:rsidR="00615979" w:rsidRPr="00590D59">
        <w:rPr>
          <w:lang w:val="en-US"/>
        </w:rPr>
      </w:r>
      <w:r w:rsidR="00615979" w:rsidRPr="00590D59">
        <w:rPr>
          <w:lang w:val="en-US"/>
        </w:rPr>
        <w:fldChar w:fldCharType="separate"/>
      </w:r>
      <w:r w:rsidR="00B102D1" w:rsidRPr="00590D59">
        <w:rPr>
          <w:lang w:val="en-US"/>
        </w:rPr>
        <w:t xml:space="preserve">Figure </w:t>
      </w:r>
      <w:r w:rsidR="00B102D1">
        <w:rPr>
          <w:noProof/>
          <w:lang w:val="en-US"/>
        </w:rPr>
        <w:t>7</w:t>
      </w:r>
      <w:r w:rsidR="00615979" w:rsidRPr="00590D59">
        <w:rPr>
          <w:lang w:val="en-US"/>
        </w:rPr>
        <w:fldChar w:fldCharType="end"/>
      </w:r>
      <w:r w:rsidR="00A56254" w:rsidRPr="00590D59">
        <w:rPr>
          <w:lang w:val="en-US"/>
        </w:rPr>
        <w:t xml:space="preserve"> illustrates the basic representations from the graph.</w:t>
      </w:r>
      <w:commentRangeEnd w:id="60"/>
      <w:r w:rsidR="00C25E80">
        <w:rPr>
          <w:rStyle w:val="CommentReference"/>
        </w:rPr>
        <w:commentReference w:id="60"/>
      </w:r>
    </w:p>
    <w:p w:rsidR="00006315" w:rsidRPr="00590D59" w:rsidRDefault="00006315" w:rsidP="00006315">
      <w:pPr>
        <w:keepNext/>
        <w:ind w:firstLine="0"/>
        <w:jc w:val="center"/>
        <w:rPr>
          <w:lang w:val="en-US"/>
        </w:rPr>
      </w:pPr>
      <w:r w:rsidRPr="00590D59">
        <w:rPr>
          <w:noProof/>
          <w:lang w:val="en-US"/>
        </w:rPr>
        <w:lastRenderedPageBreak/>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Default="00006315" w:rsidP="004E6EA8">
      <w:pPr>
        <w:pStyle w:val="Caption"/>
        <w:ind w:firstLine="0"/>
        <w:rPr>
          <w:lang w:val="en-US"/>
        </w:rPr>
      </w:pPr>
      <w:bookmarkStart w:id="61" w:name="_Ref359851727"/>
      <w:r w:rsidRPr="00590D59">
        <w:rPr>
          <w:lang w:val="en-US"/>
        </w:rPr>
        <w:t xml:space="preserve">Figure </w:t>
      </w:r>
      <w:r w:rsidR="00615979" w:rsidRPr="00590D59">
        <w:rPr>
          <w:lang w:val="en-US"/>
        </w:rPr>
        <w:fldChar w:fldCharType="begin"/>
      </w:r>
      <w:r w:rsidRPr="00590D59">
        <w:rPr>
          <w:lang w:val="en-US"/>
        </w:rPr>
        <w:instrText xml:space="preserve"> SEQ Figure \* ARABIC </w:instrText>
      </w:r>
      <w:r w:rsidR="00615979" w:rsidRPr="00590D59">
        <w:rPr>
          <w:lang w:val="en-US"/>
        </w:rPr>
        <w:fldChar w:fldCharType="separate"/>
      </w:r>
      <w:r w:rsidR="00B102D1">
        <w:rPr>
          <w:noProof/>
          <w:lang w:val="en-US"/>
        </w:rPr>
        <w:t>7</w:t>
      </w:r>
      <w:r w:rsidR="00615979" w:rsidRPr="00590D59">
        <w:rPr>
          <w:lang w:val="en-US"/>
        </w:rPr>
        <w:fldChar w:fldCharType="end"/>
      </w:r>
      <w:bookmarkEnd w:id="61"/>
      <w:r w:rsidRPr="00590D59">
        <w:rPr>
          <w:lang w:val="en-US"/>
        </w:rPr>
        <w:t>: Basic elements from the Play-Graph: nodes</w:t>
      </w:r>
      <w:r w:rsidR="00F129CD">
        <w:rPr>
          <w:lang w:val="en-US"/>
        </w:rPr>
        <w:t xml:space="preserve"> </w:t>
      </w:r>
      <w:r w:rsidR="00F129CD" w:rsidRPr="00590D59">
        <w:rPr>
          <w:lang w:val="en-US"/>
        </w:rPr>
        <w:t>(a)</w:t>
      </w:r>
      <w:r w:rsidRPr="00590D59">
        <w:rPr>
          <w:lang w:val="en-US"/>
        </w:rPr>
        <w:t xml:space="preserve"> representing states, directed edges</w:t>
      </w:r>
      <w:r w:rsidR="00F129CD">
        <w:rPr>
          <w:lang w:val="en-US"/>
        </w:rPr>
        <w:t xml:space="preserve"> </w:t>
      </w:r>
      <w:r w:rsidR="00F129CD" w:rsidRPr="00590D59">
        <w:rPr>
          <w:lang w:val="en-US"/>
        </w:rPr>
        <w:t>(b)</w:t>
      </w:r>
      <w:r w:rsidRPr="00590D59">
        <w:rPr>
          <w:lang w:val="en-US"/>
        </w:rPr>
        <w:t xml:space="preserve"> representing player’s actions, meta-edges</w:t>
      </w:r>
      <w:r w:rsidR="00F129CD">
        <w:rPr>
          <w:lang w:val="en-US"/>
        </w:rPr>
        <w:t xml:space="preserve"> </w:t>
      </w:r>
      <w:r w:rsidR="00F129CD" w:rsidRPr="00590D59">
        <w:rPr>
          <w:lang w:val="en-US"/>
        </w:rPr>
        <w:t>(c)</w:t>
      </w:r>
      <w:r w:rsidR="00F129CD">
        <w:rPr>
          <w:lang w:val="en-US"/>
        </w:rPr>
        <w:t>, and</w:t>
      </w:r>
      <w:r w:rsidRPr="00590D59">
        <w:rPr>
          <w:lang w:val="en-US"/>
        </w:rPr>
        <w:t xml:space="preserve"> player icon</w:t>
      </w:r>
      <w:r w:rsidR="00F129CD">
        <w:rPr>
          <w:lang w:val="en-US"/>
        </w:rPr>
        <w:t xml:space="preserve"> </w:t>
      </w:r>
      <w:r w:rsidR="00F129CD" w:rsidRPr="00590D59">
        <w:rPr>
          <w:lang w:val="en-US"/>
        </w:rPr>
        <w:t>(d)</w:t>
      </w:r>
      <w:r w:rsidRPr="00590D59">
        <w:rPr>
          <w:lang w:val="en-US"/>
        </w:rPr>
        <w:t xml:space="preserve"> representing time-dependent location of individual players. Figure </w:t>
      </w:r>
      <w:r w:rsidR="00F93A24" w:rsidRPr="00590D59">
        <w:rPr>
          <w:lang w:val="en-US"/>
        </w:rPr>
        <w:t>taken</w:t>
      </w:r>
      <w:r w:rsidRPr="00590D59">
        <w:rPr>
          <w:lang w:val="en-US"/>
        </w:rPr>
        <w:t xml:space="preserve"> from </w:t>
      </w:r>
      <w:r w:rsidR="00615979" w:rsidRPr="00590D59">
        <w:rPr>
          <w:lang w:val="en-US"/>
        </w:rPr>
        <w:fldChar w:fldCharType="begin"/>
      </w:r>
      <w:r w:rsidR="004D3373">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615979" w:rsidRPr="00590D59">
        <w:rPr>
          <w:lang w:val="en-US"/>
        </w:rPr>
        <w:fldChar w:fldCharType="separate"/>
      </w:r>
      <w:r w:rsidR="001460D8" w:rsidRPr="00F129CD">
        <w:rPr>
          <w:rFonts w:cs="Times New Roman"/>
          <w:lang w:val="en-US"/>
        </w:rPr>
        <w:t>(WALLNER, 2013)</w:t>
      </w:r>
      <w:r w:rsidR="00615979" w:rsidRPr="00590D59">
        <w:rPr>
          <w:lang w:val="en-US"/>
        </w:rPr>
        <w:fldChar w:fldCharType="end"/>
      </w:r>
      <w:r w:rsidRPr="00590D59">
        <w:rPr>
          <w:lang w:val="en-US"/>
        </w:rPr>
        <w:t>.</w:t>
      </w:r>
    </w:p>
    <w:p w:rsidR="006660E7" w:rsidRPr="006660E7" w:rsidRDefault="00576A0F" w:rsidP="006660E7">
      <w:pPr>
        <w:rPr>
          <w:lang w:val="en-US"/>
        </w:rPr>
      </w:pPr>
      <w:commentRangeStart w:id="62"/>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to study and understand player behaviors. 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ins w:id="63" w:author="Leonardo Gresta Paulino Murta" w:date="2013-07-03T10:48:00Z">
        <w:r w:rsidR="00540637">
          <w:rPr>
            <w:lang w:val="en-US"/>
          </w:rPr>
          <w:t xml:space="preserve">the </w:t>
        </w:r>
      </w:ins>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ins w:id="64" w:author="Leonardo Gresta Paulino Murta" w:date="2013-07-03T10:48:00Z">
        <w:r w:rsidR="00540637">
          <w:rPr>
            <w:lang w:val="en-US"/>
          </w:rPr>
          <w:t>,</w:t>
        </w:r>
      </w:ins>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ins w:id="65" w:author="Leonardo Gresta Paulino Murta" w:date="2013-07-03T10:48:00Z">
        <w:r w:rsidR="00540637">
          <w:rPr>
            <w:lang w:val="en-US"/>
          </w:rPr>
          <w:t>,</w:t>
        </w:r>
      </w:ins>
      <w:r w:rsidR="00B15E1D">
        <w:rPr>
          <w:lang w:val="en-US"/>
        </w:rPr>
        <w:t xml:space="preserve"> combat rounds from the battle against the boss)</w:t>
      </w:r>
      <w:r>
        <w:rPr>
          <w:lang w:val="en-US"/>
        </w:rPr>
        <w:t xml:space="preserve">. </w:t>
      </w:r>
      <w:commentRangeStart w:id="66"/>
      <w:r w:rsidR="00AE213D">
        <w:rPr>
          <w:lang w:val="en-US"/>
        </w:rPr>
        <w:t>Apparently</w:t>
      </w:r>
      <w:commentRangeEnd w:id="66"/>
      <w:r w:rsidR="00540637">
        <w:rPr>
          <w:rStyle w:val="CommentReference"/>
        </w:rPr>
        <w:commentReference w:id="66"/>
      </w:r>
      <w:ins w:id="67" w:author="Leonardo Gresta Paulino Murta" w:date="2013-07-03T10:48:00Z">
        <w:r w:rsidR="00540637">
          <w:rPr>
            <w:lang w:val="en-US"/>
          </w:rPr>
          <w:t>,</w:t>
        </w:r>
      </w:ins>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ins w:id="68" w:author="Leonardo Gresta Paulino Murta" w:date="2013-07-03T10:49:00Z">
        <w:r w:rsidR="00AC20E4">
          <w:rPr>
            <w:lang w:val="en-US"/>
          </w:rPr>
          <w:t>.</w:t>
        </w:r>
      </w:ins>
      <w:del w:id="69" w:author="Leonardo Gresta Paulino Murta" w:date="2013-07-03T10:49:00Z">
        <w:r w:rsidDel="00AC20E4">
          <w:rPr>
            <w:lang w:val="en-US"/>
          </w:rPr>
          <w:delText>,</w:delText>
        </w:r>
      </w:del>
      <w:r>
        <w:rPr>
          <w:lang w:val="en-US"/>
        </w:rPr>
        <w:t xml:space="preserve"> </w:t>
      </w:r>
      <w:ins w:id="70" w:author="Leonardo Gresta Paulino Murta" w:date="2013-07-03T10:49:00Z">
        <w:r w:rsidR="00AC20E4">
          <w:rPr>
            <w:lang w:val="en-US"/>
          </w:rPr>
          <w:t>O</w:t>
        </w:r>
      </w:ins>
      <w:del w:id="71" w:author="Leonardo Gresta Paulino Murta" w:date="2013-07-03T10:49:00Z">
        <w:r w:rsidDel="00AC20E4">
          <w:rPr>
            <w:lang w:val="en-US"/>
          </w:rPr>
          <w:delText>o</w:delText>
        </w:r>
      </w:del>
      <w:r>
        <w:rPr>
          <w:lang w:val="en-US"/>
        </w:rPr>
        <w:t xml:space="preserve">nly the </w:t>
      </w:r>
      <w:r w:rsidR="00AE213D">
        <w:rPr>
          <w:lang w:val="en-US"/>
        </w:rPr>
        <w:t>changes from one state to another</w:t>
      </w:r>
      <w:ins w:id="72" w:author="Leonardo Gresta Paulino Murta" w:date="2013-07-03T10:49:00Z">
        <w:r w:rsidR="00341199">
          <w:rPr>
            <w:lang w:val="en-US"/>
          </w:rPr>
          <w:t>,</w:t>
        </w:r>
      </w:ins>
      <w:r w:rsidR="00AE213D">
        <w:rPr>
          <w:lang w:val="en-US"/>
        </w:rPr>
        <w:t xml:space="preserve"> caused by an action executed by the player</w:t>
      </w:r>
      <w:ins w:id="73" w:author="Leonardo Gresta Paulino Murta" w:date="2013-07-03T10:49:00Z">
        <w:r w:rsidR="00341199">
          <w:rPr>
            <w:lang w:val="en-US"/>
          </w:rPr>
          <w:t>, can be identified</w:t>
        </w:r>
      </w:ins>
      <w:r>
        <w:rPr>
          <w:lang w:val="en-US"/>
        </w:rPr>
        <w:t>. Thus the graph illustrates the player’s progression in the game</w:t>
      </w:r>
      <w:r w:rsidR="005619E1">
        <w:rPr>
          <w:lang w:val="en-US"/>
        </w:rPr>
        <w:t xml:space="preserve">, demonstrating </w:t>
      </w:r>
      <w:r w:rsidR="00AE213D">
        <w:rPr>
          <w:lang w:val="en-US"/>
        </w:rPr>
        <w:t>actions he made to change</w:t>
      </w:r>
      <w:r w:rsidR="005619E1">
        <w:rPr>
          <w:lang w:val="en-US"/>
        </w:rPr>
        <w:t xml:space="preserve"> states. 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not </w:t>
      </w:r>
      <w:r w:rsidR="00AE213D">
        <w:rPr>
          <w:lang w:val="en-US"/>
        </w:rPr>
        <w:t>present</w:t>
      </w:r>
      <w:r w:rsidR="005619E1">
        <w:rPr>
          <w:lang w:val="en-US"/>
        </w:rPr>
        <w:t xml:space="preserve"> in the graph (there are no edges linking edges).</w:t>
      </w:r>
      <w:r w:rsidR="00AE213D">
        <w:rPr>
          <w:lang w:val="en-US"/>
        </w:rPr>
        <w:t xml:space="preserve"> Besides, this </w:t>
      </w:r>
      <w:r w:rsidR="00AE213D">
        <w:rPr>
          <w:lang w:val="en-US"/>
        </w:rPr>
        <w:lastRenderedPageBreak/>
        <w:t xml:space="preserve">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commentRangeEnd w:id="62"/>
      <w:r w:rsidR="00341199">
        <w:rPr>
          <w:rStyle w:val="CommentReference"/>
        </w:rPr>
        <w:commentReference w:id="62"/>
      </w:r>
    </w:p>
    <w:p w:rsidR="00984BDE" w:rsidRPr="00590D59" w:rsidRDefault="00984BDE" w:rsidP="00984BDE">
      <w:pPr>
        <w:pStyle w:val="Heading2"/>
        <w:rPr>
          <w:lang w:val="en-US"/>
        </w:rPr>
      </w:pPr>
      <w:bookmarkStart w:id="74" w:name="_Toc354161716"/>
      <w:bookmarkStart w:id="75" w:name="_Ref360194010"/>
      <w:commentRangeStart w:id="76"/>
      <w:r w:rsidRPr="00590D59">
        <w:rPr>
          <w:lang w:val="en-US"/>
        </w:rPr>
        <w:t>Final Considerations</w:t>
      </w:r>
      <w:bookmarkEnd w:id="74"/>
      <w:bookmarkEnd w:id="75"/>
      <w:commentRangeEnd w:id="76"/>
      <w:r w:rsidR="00341199">
        <w:rPr>
          <w:rStyle w:val="CommentReference"/>
          <w:rFonts w:eastAsiaTheme="minorHAnsi" w:cstheme="minorBidi"/>
          <w:b w:val="0"/>
          <w:bCs w:val="0"/>
          <w:caps w:val="0"/>
        </w:rPr>
        <w:commentReference w:id="76"/>
      </w:r>
    </w:p>
    <w:p w:rsidR="007C4B6B" w:rsidRDefault="006D501E" w:rsidP="00E10C79">
      <w:pPr>
        <w:rPr>
          <w:lang w:val="en-US"/>
        </w:rPr>
      </w:pPr>
      <w:r>
        <w:rPr>
          <w:lang w:val="en-US"/>
        </w:rPr>
        <w:t xml:space="preserve">This chapter presented existing approaches for </w:t>
      </w:r>
      <w:commentRangeStart w:id="77"/>
      <w:proofErr w:type="spellStart"/>
      <w:r>
        <w:rPr>
          <w:lang w:val="en-US"/>
        </w:rPr>
        <w:t>gameplay</w:t>
      </w:r>
      <w:proofErr w:type="spellEnd"/>
      <w:r>
        <w:rPr>
          <w:lang w:val="en-US"/>
        </w:rPr>
        <w:t xml:space="preserve"> data logging and visualization</w:t>
      </w:r>
      <w:commentRangeEnd w:id="77"/>
      <w:r w:rsidR="0063073E">
        <w:rPr>
          <w:rStyle w:val="CommentReference"/>
        </w:rPr>
        <w:commentReference w:id="77"/>
      </w:r>
      <w:r>
        <w:rPr>
          <w:lang w:val="en-US"/>
        </w:rPr>
        <w:t>.</w:t>
      </w:r>
      <w:r w:rsidR="00A45DC0">
        <w:rPr>
          <w:lang w:val="en-US"/>
        </w:rPr>
        <w:t xml:space="preserve"> </w:t>
      </w:r>
      <w:commentRangeStart w:id="78"/>
      <w:r w:rsidR="00A45DC0">
        <w:rPr>
          <w:lang w:val="en-US"/>
        </w:rPr>
        <w:t xml:space="preserve">However, such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 to illustrate the general population behavior</w:t>
      </w:r>
      <w:r w:rsidR="00212026">
        <w:rPr>
          <w:lang w:val="en-US"/>
        </w:rPr>
        <w:t xml:space="preserve"> in order</w:t>
      </w:r>
      <w:r w:rsidR="007C4B6B">
        <w:rPr>
          <w:lang w:val="en-US"/>
        </w:rPr>
        <w:t xml:space="preserve"> to be used by designers to improve the game.</w:t>
      </w:r>
      <w:commentRangeEnd w:id="78"/>
      <w:r w:rsidR="001462F2">
        <w:rPr>
          <w:rStyle w:val="CommentReference"/>
        </w:rPr>
        <w:commentReference w:id="78"/>
      </w:r>
      <w:r w:rsidR="007C4B6B">
        <w:rPr>
          <w:lang w:val="en-US"/>
        </w:rPr>
        <w:t xml:space="preserve"> </w:t>
      </w:r>
    </w:p>
    <w:p w:rsidR="008250DF" w:rsidRDefault="00BF1BCB" w:rsidP="00E10C79">
      <w:pPr>
        <w:rPr>
          <w:lang w:val="en-US"/>
        </w:rPr>
      </w:pPr>
      <w:commentRangeStart w:id="79"/>
      <w:r>
        <w:rPr>
          <w:lang w:val="en-US"/>
        </w:rPr>
        <w:t>The approach</w:t>
      </w:r>
      <w:r w:rsidR="007C4B6B">
        <w:rPr>
          <w:lang w:val="en-US"/>
        </w:rPr>
        <w:t xml:space="preserve"> we are proposing in this dissertation </w:t>
      </w:r>
      <w:commentRangeEnd w:id="79"/>
      <w:r w:rsidR="001462F2">
        <w:rPr>
          <w:rStyle w:val="CommentReference"/>
        </w:rPr>
        <w:commentReference w:id="79"/>
      </w:r>
      <w:r w:rsidR="007C4B6B">
        <w:rPr>
          <w:lang w:val="en-US"/>
        </w:rPr>
        <w:t xml:space="preserve">is </w:t>
      </w:r>
      <w:r>
        <w:rPr>
          <w:lang w:val="en-US"/>
        </w:rPr>
        <w:t>to</w:t>
      </w:r>
      <w:r w:rsidR="007C4B6B">
        <w:rPr>
          <w:lang w:val="en-US"/>
        </w:rPr>
        <w:t xml:space="preserve"> </w:t>
      </w:r>
      <w:commentRangeStart w:id="80"/>
      <w:r w:rsidR="007C4B6B">
        <w:rPr>
          <w:lang w:val="en-US"/>
        </w:rPr>
        <w:t xml:space="preserve">follow the player’s actions </w:t>
      </w:r>
      <w:r w:rsidR="007C2D7E">
        <w:rPr>
          <w:lang w:val="en-US"/>
        </w:rPr>
        <w:t xml:space="preserve">more </w:t>
      </w:r>
      <w:r w:rsidR="007C4B6B">
        <w:rPr>
          <w:lang w:val="en-US"/>
        </w:rPr>
        <w:t>closely</w:t>
      </w:r>
      <w:commentRangeEnd w:id="80"/>
      <w:r w:rsidR="00FA32E0">
        <w:rPr>
          <w:rStyle w:val="CommentReference"/>
        </w:rPr>
        <w:commentReference w:id="80"/>
      </w:r>
      <w:r>
        <w:rPr>
          <w:lang w:val="en-US"/>
        </w:rPr>
        <w:t>.</w:t>
      </w:r>
      <w:r w:rsidR="007C4B6B">
        <w:rPr>
          <w:lang w:val="en-US"/>
        </w:rPr>
        <w:t xml:space="preserve"> </w:t>
      </w:r>
      <w:commentRangeStart w:id="81"/>
      <w:r>
        <w:rPr>
          <w:lang w:val="en-US"/>
        </w:rPr>
        <w:t>To s</w:t>
      </w:r>
      <w:r w:rsidR="007C4B6B">
        <w:rPr>
          <w:lang w:val="en-US"/>
        </w:rPr>
        <w:t>tat</w:t>
      </w:r>
      <w:r>
        <w:rPr>
          <w:lang w:val="en-US"/>
        </w:rPr>
        <w:t>e</w:t>
      </w:r>
      <w:r w:rsidR="007C4B6B">
        <w:rPr>
          <w:lang w:val="en-US"/>
        </w:rPr>
        <w:t xml:space="preserve"> his interactions in the game with other game objects and </w:t>
      </w:r>
      <w:r>
        <w:rPr>
          <w:lang w:val="en-US"/>
        </w:rPr>
        <w:t xml:space="preserve">what </w:t>
      </w:r>
      <w:r w:rsidR="007C4B6B">
        <w:rPr>
          <w:lang w:val="en-US"/>
        </w:rPr>
        <w:t>influences affected each action.</w:t>
      </w:r>
      <w:r w:rsidR="00212026">
        <w:rPr>
          <w:lang w:val="en-US"/>
        </w:rPr>
        <w:t xml:space="preserve"> </w:t>
      </w:r>
      <w:commentRangeEnd w:id="81"/>
      <w:r w:rsidR="00FA32E0">
        <w:rPr>
          <w:rStyle w:val="CommentReference"/>
        </w:rPr>
        <w:commentReference w:id="81"/>
      </w:r>
      <w:r w:rsidR="00212026">
        <w:rPr>
          <w:lang w:val="en-US"/>
        </w:rPr>
        <w:t xml:space="preserve">This allows for understanding the consequences of each action and how they affected the outcome of the game. </w:t>
      </w:r>
      <w:commentRangeStart w:id="82"/>
      <w:r w:rsidR="00212026">
        <w:rPr>
          <w:lang w:val="en-US"/>
        </w:rPr>
        <w:t>In other words, the provenance of the player’s story, how it was generated</w:t>
      </w:r>
      <w:r w:rsidR="001D4996">
        <w:rPr>
          <w:lang w:val="en-US"/>
        </w:rPr>
        <w:t xml:space="preserve">, </w:t>
      </w:r>
      <w:r>
        <w:rPr>
          <w:lang w:val="en-US"/>
        </w:rPr>
        <w:t>which components were present in the story</w:t>
      </w:r>
      <w:r w:rsidR="008250DF">
        <w:rPr>
          <w:lang w:val="en-US"/>
        </w:rPr>
        <w:t>, and how these components interacted with the player</w:t>
      </w:r>
      <w:r>
        <w:rPr>
          <w:lang w:val="en-US"/>
        </w:rPr>
        <w:t>.</w:t>
      </w:r>
      <w:commentRangeEnd w:id="82"/>
      <w:r w:rsidR="009B4C7B">
        <w:rPr>
          <w:rStyle w:val="CommentReference"/>
        </w:rPr>
        <w:commentReference w:id="82"/>
      </w:r>
      <w:r>
        <w:rPr>
          <w:lang w:val="en-US"/>
        </w:rPr>
        <w:t xml:space="preserve"> </w:t>
      </w:r>
      <w:commentRangeStart w:id="83"/>
      <w:r w:rsidR="008250DF">
        <w:rPr>
          <w:lang w:val="en-US"/>
        </w:rPr>
        <w:t>To known h</w:t>
      </w:r>
      <w:r w:rsidR="001D4996">
        <w:rPr>
          <w:lang w:val="en-US"/>
        </w:rPr>
        <w:t xml:space="preserve">ow each action affected the story progression and how </w:t>
      </w:r>
      <w:r w:rsidR="008250DF">
        <w:rPr>
          <w:lang w:val="en-US"/>
        </w:rPr>
        <w:t xml:space="preserve">the player was </w:t>
      </w:r>
      <w:r w:rsidR="001D4996">
        <w:rPr>
          <w:lang w:val="en-US"/>
        </w:rPr>
        <w:t xml:space="preserve">affected </w:t>
      </w:r>
      <w:r w:rsidR="008250DF">
        <w:rPr>
          <w:lang w:val="en-US"/>
        </w:rPr>
        <w:t>by the actions of others.</w:t>
      </w:r>
      <w:r w:rsidR="00212026">
        <w:rPr>
          <w:lang w:val="en-US"/>
        </w:rPr>
        <w:t xml:space="preserve"> </w:t>
      </w:r>
      <w:commentRangeEnd w:id="83"/>
      <w:r w:rsidR="009B4C7B">
        <w:rPr>
          <w:rStyle w:val="CommentReference"/>
        </w:rPr>
        <w:commentReference w:id="83"/>
      </w:r>
      <w:r w:rsidR="001D4996">
        <w:rPr>
          <w:lang w:val="en-US"/>
        </w:rPr>
        <w:t>Thus allowing for a deeper understanding of how the story progressed</w:t>
      </w:r>
      <w:r w:rsidR="008250DF">
        <w:rPr>
          <w:lang w:val="en-US"/>
        </w:rPr>
        <w:t xml:space="preserve"> by using a provenance graph representing the data gathered during the game session.</w:t>
      </w:r>
      <w:r w:rsidR="009A0AC6">
        <w:rPr>
          <w:lang w:val="en-US"/>
        </w:rPr>
        <w:t xml:space="preserve"> </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commentRangeStart w:id="84"/>
      <w:r w:rsidRPr="00590D59">
        <w:rPr>
          <w:lang w:val="en-US"/>
        </w:rPr>
        <w:lastRenderedPageBreak/>
        <w:t>References</w:t>
      </w:r>
      <w:commentRangeEnd w:id="84"/>
      <w:r w:rsidR="00C81E4B">
        <w:rPr>
          <w:rStyle w:val="CommentReference"/>
          <w:rFonts w:eastAsiaTheme="minorHAnsi" w:cstheme="minorBidi"/>
          <w:b w:val="0"/>
          <w:bCs w:val="0"/>
          <w:caps w:val="0"/>
        </w:rPr>
        <w:commentReference w:id="84"/>
      </w:r>
    </w:p>
    <w:commentRangeStart w:id="86"/>
    <w:commentRangeStart w:id="87"/>
    <w:p w:rsidR="004D3373" w:rsidRPr="004D3373" w:rsidRDefault="00615979" w:rsidP="004D3373">
      <w:pPr>
        <w:pStyle w:val="Bibliography"/>
        <w:rPr>
          <w:rFonts w:cs="Times New Roman"/>
        </w:rPr>
      </w:pPr>
      <w:r w:rsidRPr="00590D59">
        <w:rPr>
          <w:lang w:val="en-US"/>
        </w:rPr>
        <w:fldChar w:fldCharType="begin"/>
      </w:r>
      <w:r w:rsidR="004D3373">
        <w:rPr>
          <w:lang w:val="en-US"/>
        </w:rPr>
        <w:instrText xml:space="preserve"> ADDIN ZOTERO_BIBL {"custom":[]} CSL_BIBLIOGRAPHY </w:instrText>
      </w:r>
      <w:r w:rsidRPr="00590D59">
        <w:rPr>
          <w:lang w:val="en-US"/>
        </w:rPr>
        <w:fldChar w:fldCharType="separate"/>
      </w:r>
      <w:r w:rsidR="004D3373" w:rsidRPr="004D3373">
        <w:rPr>
          <w:rFonts w:cs="Times New Roman"/>
          <w:lang w:val="en-US"/>
        </w:rPr>
        <w:t xml:space="preserve">AMBINDER, Mike. Valve’s approach to </w:t>
      </w:r>
      <w:proofErr w:type="spellStart"/>
      <w:r w:rsidR="004D3373" w:rsidRPr="004D3373">
        <w:rPr>
          <w:rFonts w:cs="Times New Roman"/>
          <w:lang w:val="en-US"/>
        </w:rPr>
        <w:t>playtesting</w:t>
      </w:r>
      <w:proofErr w:type="spellEnd"/>
      <w:r w:rsidR="004D3373" w:rsidRPr="004D3373">
        <w:rPr>
          <w:rFonts w:cs="Times New Roman"/>
          <w:lang w:val="en-US"/>
        </w:rPr>
        <w:t xml:space="preserve">: The application of empiricism. </w:t>
      </w:r>
      <w:r w:rsidR="004D3373" w:rsidRPr="004D3373">
        <w:rPr>
          <w:rFonts w:cs="Times New Roman"/>
          <w:i/>
          <w:iCs/>
        </w:rPr>
        <w:t xml:space="preserve">Game </w:t>
      </w:r>
      <w:proofErr w:type="spellStart"/>
      <w:r w:rsidR="004D3373" w:rsidRPr="004D3373">
        <w:rPr>
          <w:rFonts w:cs="Times New Roman"/>
          <w:i/>
          <w:iCs/>
        </w:rPr>
        <w:t>Developer</w:t>
      </w:r>
      <w:proofErr w:type="spellEnd"/>
      <w:r w:rsidR="004D3373" w:rsidRPr="004D3373">
        <w:rPr>
          <w:rFonts w:cs="Times New Roman"/>
          <w:i/>
          <w:iCs/>
        </w:rPr>
        <w:t xml:space="preserve"> </w:t>
      </w:r>
      <w:proofErr w:type="spellStart"/>
      <w:r w:rsidR="004D3373" w:rsidRPr="004D3373">
        <w:rPr>
          <w:rFonts w:cs="Times New Roman"/>
          <w:i/>
          <w:iCs/>
        </w:rPr>
        <w:t>Conference</w:t>
      </w:r>
      <w:proofErr w:type="spellEnd"/>
      <w:r w:rsidR="004D3373" w:rsidRPr="004D3373">
        <w:rPr>
          <w:rFonts w:cs="Times New Roman"/>
          <w:i/>
          <w:iCs/>
        </w:rPr>
        <w:t xml:space="preserve"> (GDC)</w:t>
      </w:r>
      <w:r w:rsidR="004D3373" w:rsidRPr="004D3373">
        <w:rPr>
          <w:rFonts w:cs="Times New Roman"/>
        </w:rPr>
        <w:t>, 2009. Disponível em: &lt;http://www.gdcvault.com/play/1566/Valve-s-Approach-to-Playtesting&gt;.</w:t>
      </w:r>
    </w:p>
    <w:p w:rsidR="004D3373" w:rsidRPr="004D3373" w:rsidRDefault="004D3373" w:rsidP="004D3373">
      <w:pPr>
        <w:pStyle w:val="Bibliography"/>
        <w:rPr>
          <w:rFonts w:cs="Times New Roman"/>
          <w:lang w:val="en-US"/>
        </w:rPr>
      </w:pPr>
      <w:proofErr w:type="gramStart"/>
      <w:r w:rsidRPr="004D3373">
        <w:rPr>
          <w:rFonts w:cs="Times New Roman"/>
          <w:lang w:val="en-US"/>
        </w:rPr>
        <w:t xml:space="preserve">ANDERSEN, Erik </w:t>
      </w:r>
      <w:r w:rsidRPr="004D3373">
        <w:rPr>
          <w:rFonts w:cs="Times New Roman"/>
          <w:i/>
          <w:iCs/>
          <w:lang w:val="en-US"/>
        </w:rPr>
        <w:t>et al.</w:t>
      </w:r>
      <w:r w:rsidRPr="004D3373">
        <w:rPr>
          <w:rFonts w:cs="Times New Roman"/>
          <w:lang w:val="en-US"/>
        </w:rPr>
        <w:t xml:space="preserve"> </w:t>
      </w:r>
      <w:proofErr w:type="spellStart"/>
      <w:r w:rsidRPr="004D3373">
        <w:rPr>
          <w:rFonts w:cs="Times New Roman"/>
          <w:lang w:val="en-US"/>
        </w:rPr>
        <w:t>Gameplay</w:t>
      </w:r>
      <w:proofErr w:type="spellEnd"/>
      <w:r w:rsidRPr="004D3373">
        <w:rPr>
          <w:rFonts w:cs="Times New Roman"/>
          <w:lang w:val="en-US"/>
        </w:rPr>
        <w:t xml:space="preserve"> analysis through state projection.</w:t>
      </w:r>
      <w:proofErr w:type="gramEnd"/>
      <w:r w:rsidRPr="004D3373">
        <w:rPr>
          <w:rFonts w:cs="Times New Roman"/>
          <w:lang w:val="en-US"/>
        </w:rPr>
        <w:t xml:space="preserve"> </w:t>
      </w:r>
      <w:proofErr w:type="gramStart"/>
      <w:r w:rsidRPr="004D3373">
        <w:rPr>
          <w:rFonts w:cs="Times New Roman"/>
          <w:i/>
          <w:iCs/>
          <w:lang w:val="en-US"/>
        </w:rPr>
        <w:t>Proceedings of the 5th International Conference on the Foundations of Digital Games (FDG)</w:t>
      </w:r>
      <w:r w:rsidRPr="004D3373">
        <w:rPr>
          <w:rFonts w:cs="Times New Roman"/>
          <w:lang w:val="en-US"/>
        </w:rPr>
        <w:t>, p. 1–8, 2010.</w:t>
      </w:r>
      <w:proofErr w:type="gramEnd"/>
      <w:r w:rsidRPr="004D3373">
        <w:rPr>
          <w:rFonts w:cs="Times New Roman"/>
          <w:lang w:val="en-US"/>
        </w:rPr>
        <w:t xml:space="preserve"> </w:t>
      </w:r>
      <w:proofErr w:type="spellStart"/>
      <w:r w:rsidRPr="004D3373">
        <w:rPr>
          <w:rFonts w:cs="Times New Roman"/>
          <w:lang w:val="en-US"/>
        </w:rPr>
        <w:t>Acesso</w:t>
      </w:r>
      <w:proofErr w:type="spellEnd"/>
      <w:r w:rsidRPr="004D3373">
        <w:rPr>
          <w:rFonts w:cs="Times New Roman"/>
          <w:lang w:val="en-US"/>
        </w:rPr>
        <w:t xml:space="preserve"> </w:t>
      </w:r>
      <w:proofErr w:type="spellStart"/>
      <w:r w:rsidRPr="004D3373">
        <w:rPr>
          <w:rFonts w:cs="Times New Roman"/>
          <w:lang w:val="en-US"/>
        </w:rPr>
        <w:t>em</w:t>
      </w:r>
      <w:proofErr w:type="spellEnd"/>
      <w:r w:rsidRPr="004D3373">
        <w:rPr>
          <w:rFonts w:cs="Times New Roman"/>
          <w:lang w:val="en-US"/>
        </w:rPr>
        <w:t>: 14 set. 2012.</w:t>
      </w:r>
    </w:p>
    <w:p w:rsidR="004D3373" w:rsidRPr="004D3373" w:rsidRDefault="004D3373" w:rsidP="004D3373">
      <w:pPr>
        <w:pStyle w:val="Bibliography"/>
        <w:rPr>
          <w:rFonts w:cs="Times New Roman"/>
          <w:lang w:val="en-US"/>
        </w:rPr>
      </w:pPr>
      <w:proofErr w:type="gramStart"/>
      <w:r w:rsidRPr="004D3373">
        <w:rPr>
          <w:rFonts w:cs="Times New Roman"/>
          <w:lang w:val="en-US"/>
        </w:rPr>
        <w:t>COX, Trevor; COX, Michael.</w:t>
      </w:r>
      <w:proofErr w:type="gramEnd"/>
      <w:r w:rsidRPr="004D3373">
        <w:rPr>
          <w:rFonts w:cs="Times New Roman"/>
          <w:lang w:val="en-US"/>
        </w:rPr>
        <w:t xml:space="preserve"> </w:t>
      </w:r>
      <w:proofErr w:type="gramStart"/>
      <w:r w:rsidRPr="004D3373">
        <w:rPr>
          <w:rFonts w:cs="Times New Roman"/>
          <w:i/>
          <w:iCs/>
          <w:lang w:val="en-US"/>
        </w:rPr>
        <w:t>Multidimensional Scaling, Second Edition</w:t>
      </w:r>
      <w:r w:rsidRPr="004D3373">
        <w:rPr>
          <w:rFonts w:cs="Times New Roman"/>
          <w:lang w:val="en-US"/>
        </w:rPr>
        <w:t>.</w:t>
      </w:r>
      <w:proofErr w:type="gramEnd"/>
      <w:r w:rsidRPr="004D3373">
        <w:rPr>
          <w:rFonts w:cs="Times New Roman"/>
          <w:lang w:val="en-US"/>
        </w:rPr>
        <w:t xml:space="preserve"> United Kingdom: CRC Press, 2010. </w:t>
      </w:r>
    </w:p>
    <w:p w:rsidR="004D3373" w:rsidRPr="004D3373" w:rsidRDefault="004D3373" w:rsidP="004D3373">
      <w:pPr>
        <w:pStyle w:val="Bibliography"/>
        <w:rPr>
          <w:rFonts w:cs="Times New Roman"/>
          <w:lang w:val="en-US"/>
        </w:rPr>
      </w:pPr>
      <w:r w:rsidRPr="004D3373">
        <w:rPr>
          <w:rFonts w:cs="Times New Roman"/>
          <w:lang w:val="en-US"/>
        </w:rPr>
        <w:t xml:space="preserve">DEROSA, Phillip. </w:t>
      </w:r>
      <w:r w:rsidRPr="004D3373">
        <w:rPr>
          <w:rFonts w:cs="Times New Roman"/>
          <w:i/>
          <w:iCs/>
          <w:lang w:val="en-US"/>
        </w:rPr>
        <w:t xml:space="preserve">Tracking Player Feedback </w:t>
      </w:r>
      <w:proofErr w:type="gramStart"/>
      <w:r w:rsidRPr="004D3373">
        <w:rPr>
          <w:rFonts w:cs="Times New Roman"/>
          <w:i/>
          <w:iCs/>
          <w:lang w:val="en-US"/>
        </w:rPr>
        <w:t>To</w:t>
      </w:r>
      <w:proofErr w:type="gramEnd"/>
      <w:r w:rsidRPr="004D3373">
        <w:rPr>
          <w:rFonts w:cs="Times New Roman"/>
          <w:i/>
          <w:iCs/>
          <w:lang w:val="en-US"/>
        </w:rPr>
        <w:t xml:space="preserve"> Improve Game Design</w:t>
      </w:r>
      <w:r w:rsidRPr="004D3373">
        <w:rPr>
          <w:rFonts w:cs="Times New Roman"/>
          <w:lang w:val="en-US"/>
        </w:rPr>
        <w:t xml:space="preserve">. </w:t>
      </w:r>
      <w:proofErr w:type="spellStart"/>
      <w:r w:rsidRPr="004D3373">
        <w:rPr>
          <w:rFonts w:cs="Times New Roman"/>
        </w:rPr>
        <w:t>Gamasutra</w:t>
      </w:r>
      <w:proofErr w:type="spellEnd"/>
      <w:r w:rsidRPr="004D3373">
        <w:rPr>
          <w:rFonts w:cs="Times New Roman"/>
        </w:rPr>
        <w:t>. Disponível em: &lt;</w:t>
      </w:r>
      <w:proofErr w:type="gramStart"/>
      <w:r w:rsidRPr="004D3373">
        <w:rPr>
          <w:rFonts w:cs="Times New Roman"/>
        </w:rPr>
        <w:t>http://www.gamasutra.com/view/feature/129969/tracking_player_feedback_to_.</w:t>
      </w:r>
      <w:proofErr w:type="gramEnd"/>
      <w:r w:rsidRPr="004D3373">
        <w:rPr>
          <w:rFonts w:cs="Times New Roman"/>
        </w:rPr>
        <w:t xml:space="preserve">php&gt;. </w:t>
      </w:r>
      <w:proofErr w:type="spellStart"/>
      <w:r w:rsidRPr="004D3373">
        <w:rPr>
          <w:rFonts w:cs="Times New Roman"/>
          <w:lang w:val="en-US"/>
        </w:rPr>
        <w:t>Acesso</w:t>
      </w:r>
      <w:proofErr w:type="spellEnd"/>
      <w:r w:rsidRPr="004D3373">
        <w:rPr>
          <w:rFonts w:cs="Times New Roman"/>
          <w:lang w:val="en-US"/>
        </w:rPr>
        <w:t xml:space="preserve"> </w:t>
      </w:r>
      <w:proofErr w:type="spellStart"/>
      <w:r w:rsidRPr="004D3373">
        <w:rPr>
          <w:rFonts w:cs="Times New Roman"/>
          <w:lang w:val="en-US"/>
        </w:rPr>
        <w:t>em</w:t>
      </w:r>
      <w:proofErr w:type="spellEnd"/>
      <w:r w:rsidRPr="004D3373">
        <w:rPr>
          <w:rFonts w:cs="Times New Roman"/>
          <w:lang w:val="en-US"/>
        </w:rPr>
        <w:t xml:space="preserve">: 28 jun. 2013. </w:t>
      </w:r>
    </w:p>
    <w:p w:rsidR="004D3373" w:rsidRPr="004D3373" w:rsidRDefault="004D3373" w:rsidP="004D3373">
      <w:pPr>
        <w:pStyle w:val="Bibliography"/>
        <w:rPr>
          <w:rFonts w:cs="Times New Roman"/>
          <w:lang w:val="en-US"/>
        </w:rPr>
      </w:pPr>
      <w:proofErr w:type="gramStart"/>
      <w:r w:rsidRPr="004D3373">
        <w:rPr>
          <w:rFonts w:cs="Times New Roman"/>
          <w:lang w:val="en-US"/>
        </w:rPr>
        <w:t xml:space="preserve">DIXIT, </w:t>
      </w:r>
      <w:proofErr w:type="spellStart"/>
      <w:r w:rsidRPr="004D3373">
        <w:rPr>
          <w:rFonts w:cs="Times New Roman"/>
          <w:lang w:val="en-US"/>
        </w:rPr>
        <w:t>Priyesh</w:t>
      </w:r>
      <w:proofErr w:type="spellEnd"/>
      <w:r w:rsidRPr="004D3373">
        <w:rPr>
          <w:rFonts w:cs="Times New Roman"/>
          <w:lang w:val="en-US"/>
        </w:rPr>
        <w:t>; YOUNGBLOOD, Michael.</w:t>
      </w:r>
      <w:proofErr w:type="gramEnd"/>
      <w:r w:rsidRPr="004D3373">
        <w:rPr>
          <w:rFonts w:cs="Times New Roman"/>
          <w:lang w:val="en-US"/>
        </w:rPr>
        <w:t xml:space="preserve"> </w:t>
      </w:r>
      <w:proofErr w:type="gramStart"/>
      <w:r w:rsidRPr="004D3373">
        <w:rPr>
          <w:rFonts w:cs="Times New Roman"/>
          <w:lang w:val="en-US"/>
        </w:rPr>
        <w:t xml:space="preserve">Understanding </w:t>
      </w:r>
      <w:proofErr w:type="spellStart"/>
      <w:r w:rsidRPr="004D3373">
        <w:rPr>
          <w:rFonts w:cs="Times New Roman"/>
          <w:lang w:val="en-US"/>
        </w:rPr>
        <w:t>playtest</w:t>
      </w:r>
      <w:proofErr w:type="spellEnd"/>
      <w:r w:rsidRPr="004D3373">
        <w:rPr>
          <w:rFonts w:cs="Times New Roman"/>
          <w:lang w:val="en-US"/>
        </w:rPr>
        <w:t xml:space="preserve"> data through visual data mining in interactive 3D environments.</w:t>
      </w:r>
      <w:proofErr w:type="gramEnd"/>
      <w:r w:rsidRPr="004D3373">
        <w:rPr>
          <w:rFonts w:cs="Times New Roman"/>
          <w:lang w:val="en-US"/>
        </w:rPr>
        <w:t xml:space="preserve"> </w:t>
      </w:r>
      <w:r w:rsidRPr="004D3373">
        <w:rPr>
          <w:rFonts w:cs="Times New Roman"/>
          <w:i/>
          <w:iCs/>
          <w:lang w:val="en-US"/>
        </w:rPr>
        <w:t>12th International Conference on Computer Games: AI, Animation, Mobile, Interactive Multimedia and Serious Games (CGAMES)</w:t>
      </w:r>
      <w:r w:rsidRPr="004D3373">
        <w:rPr>
          <w:rFonts w:cs="Times New Roman"/>
          <w:lang w:val="en-US"/>
        </w:rPr>
        <w:t>, p. 34–42, 2008.</w:t>
      </w:r>
    </w:p>
    <w:p w:rsidR="004D3373" w:rsidRPr="004D3373" w:rsidRDefault="004D3373" w:rsidP="004D3373">
      <w:pPr>
        <w:pStyle w:val="Bibliography"/>
        <w:rPr>
          <w:rFonts w:cs="Times New Roman"/>
          <w:lang w:val="en-US"/>
        </w:rPr>
      </w:pPr>
      <w:proofErr w:type="gramStart"/>
      <w:r w:rsidRPr="004D3373">
        <w:rPr>
          <w:rFonts w:cs="Times New Roman"/>
          <w:lang w:val="en-US"/>
        </w:rPr>
        <w:t>FULLERTON, Tracy; SWAIN, Christopher.</w:t>
      </w:r>
      <w:proofErr w:type="gramEnd"/>
      <w:r w:rsidRPr="004D3373">
        <w:rPr>
          <w:rFonts w:cs="Times New Roman"/>
          <w:lang w:val="en-US"/>
        </w:rPr>
        <w:t xml:space="preserve"> </w:t>
      </w:r>
      <w:r w:rsidRPr="004D3373">
        <w:rPr>
          <w:rFonts w:cs="Times New Roman"/>
          <w:i/>
          <w:iCs/>
          <w:lang w:val="en-US"/>
        </w:rPr>
        <w:t xml:space="preserve">Game Design Workshop: A </w:t>
      </w:r>
      <w:proofErr w:type="spellStart"/>
      <w:r w:rsidRPr="004D3373">
        <w:rPr>
          <w:rFonts w:cs="Times New Roman"/>
          <w:i/>
          <w:iCs/>
          <w:lang w:val="en-US"/>
        </w:rPr>
        <w:t>playcentric</w:t>
      </w:r>
      <w:proofErr w:type="spellEnd"/>
      <w:r w:rsidRPr="004D3373">
        <w:rPr>
          <w:rFonts w:cs="Times New Roman"/>
          <w:i/>
          <w:iCs/>
          <w:lang w:val="en-US"/>
        </w:rPr>
        <w:t xml:space="preserve"> approach to creating innovative games</w:t>
      </w:r>
      <w:r w:rsidRPr="004D3373">
        <w:rPr>
          <w:rFonts w:cs="Times New Roman"/>
          <w:lang w:val="en-US"/>
        </w:rPr>
        <w:t xml:space="preserve">. Amsterdam: Morgan Kaufmann/Elsevier, 2008. </w:t>
      </w:r>
    </w:p>
    <w:p w:rsidR="004D3373" w:rsidRPr="004D3373" w:rsidRDefault="004D3373" w:rsidP="004D3373">
      <w:pPr>
        <w:pStyle w:val="Bibliography"/>
        <w:rPr>
          <w:rFonts w:cs="Times New Roman"/>
          <w:lang w:val="en-US"/>
        </w:rPr>
      </w:pPr>
      <w:proofErr w:type="gramStart"/>
      <w:r w:rsidRPr="004D3373">
        <w:rPr>
          <w:rFonts w:cs="Times New Roman"/>
          <w:lang w:val="en-US"/>
        </w:rPr>
        <w:t xml:space="preserve">HOOBLER, Nate; HUMPHREYS, Greg; AGRAWALA, </w:t>
      </w:r>
      <w:proofErr w:type="spellStart"/>
      <w:r w:rsidRPr="004D3373">
        <w:rPr>
          <w:rFonts w:cs="Times New Roman"/>
          <w:lang w:val="en-US"/>
        </w:rPr>
        <w:t>Maneesh</w:t>
      </w:r>
      <w:proofErr w:type="spellEnd"/>
      <w:r w:rsidRPr="004D3373">
        <w:rPr>
          <w:rFonts w:cs="Times New Roman"/>
          <w:lang w:val="en-US"/>
        </w:rPr>
        <w:t>.</w:t>
      </w:r>
      <w:proofErr w:type="gramEnd"/>
      <w:r w:rsidRPr="004D3373">
        <w:rPr>
          <w:rFonts w:cs="Times New Roman"/>
          <w:lang w:val="en-US"/>
        </w:rPr>
        <w:t xml:space="preserve"> </w:t>
      </w:r>
      <w:proofErr w:type="gramStart"/>
      <w:r w:rsidRPr="004D3373">
        <w:rPr>
          <w:rFonts w:cs="Times New Roman"/>
          <w:lang w:val="en-US"/>
        </w:rPr>
        <w:t>Visualizing Competitive Behaviors in Multi-User Virtual Environments.</w:t>
      </w:r>
      <w:proofErr w:type="gramEnd"/>
      <w:r w:rsidRPr="004D3373">
        <w:rPr>
          <w:rFonts w:cs="Times New Roman"/>
          <w:lang w:val="en-US"/>
        </w:rPr>
        <w:t xml:space="preserve"> </w:t>
      </w:r>
      <w:r w:rsidRPr="004D3373">
        <w:rPr>
          <w:rFonts w:cs="Times New Roman"/>
          <w:i/>
          <w:iCs/>
          <w:lang w:val="en-US"/>
        </w:rPr>
        <w:t xml:space="preserve">Proceedings of the conference on Visualization </w:t>
      </w:r>
      <w:proofErr w:type="gramStart"/>
      <w:r w:rsidRPr="004D3373">
        <w:rPr>
          <w:rFonts w:cs="Times New Roman"/>
          <w:i/>
          <w:iCs/>
          <w:lang w:val="en-US"/>
        </w:rPr>
        <w:t>(VIS)</w:t>
      </w:r>
      <w:r w:rsidRPr="004D3373">
        <w:rPr>
          <w:rFonts w:cs="Times New Roman"/>
          <w:lang w:val="en-US"/>
        </w:rPr>
        <w:t>, p. 163–170, 2004.</w:t>
      </w:r>
      <w:proofErr w:type="gramEnd"/>
    </w:p>
    <w:p w:rsidR="004D3373" w:rsidRPr="004D3373" w:rsidRDefault="004D3373" w:rsidP="004D3373">
      <w:pPr>
        <w:pStyle w:val="Bibliography"/>
        <w:rPr>
          <w:rFonts w:cs="Times New Roman"/>
          <w:lang w:val="en-US"/>
        </w:rPr>
      </w:pPr>
      <w:r w:rsidRPr="004D3373">
        <w:rPr>
          <w:rFonts w:cs="Times New Roman"/>
          <w:lang w:val="en-US"/>
        </w:rPr>
        <w:t xml:space="preserve">ISBISTER, Katherine. </w:t>
      </w:r>
      <w:proofErr w:type="gramStart"/>
      <w:r w:rsidRPr="004D3373">
        <w:rPr>
          <w:rFonts w:cs="Times New Roman"/>
          <w:i/>
          <w:iCs/>
          <w:lang w:val="en-US"/>
        </w:rPr>
        <w:t>Game usability advancing the player experience</w:t>
      </w:r>
      <w:r w:rsidRPr="004D3373">
        <w:rPr>
          <w:rFonts w:cs="Times New Roman"/>
          <w:lang w:val="en-US"/>
        </w:rPr>
        <w:t>.</w:t>
      </w:r>
      <w:proofErr w:type="gramEnd"/>
      <w:r w:rsidRPr="004D3373">
        <w:rPr>
          <w:rFonts w:cs="Times New Roman"/>
          <w:lang w:val="en-US"/>
        </w:rPr>
        <w:t xml:space="preserve"> 1. ed. San Francisco, Calif.; Oxford: Morgan Kaufmann ; Elsevier Science, 2008. </w:t>
      </w:r>
      <w:proofErr w:type="spellStart"/>
      <w:r w:rsidRPr="004D3373">
        <w:rPr>
          <w:rFonts w:cs="Times New Roman"/>
          <w:lang w:val="en-US"/>
        </w:rPr>
        <w:t>Disponível</w:t>
      </w:r>
      <w:proofErr w:type="spellEnd"/>
      <w:r w:rsidRPr="004D3373">
        <w:rPr>
          <w:rFonts w:cs="Times New Roman"/>
          <w:lang w:val="en-US"/>
        </w:rPr>
        <w:t xml:space="preserve"> </w:t>
      </w:r>
      <w:proofErr w:type="spellStart"/>
      <w:r w:rsidRPr="004D3373">
        <w:rPr>
          <w:rFonts w:cs="Times New Roman"/>
          <w:lang w:val="en-US"/>
        </w:rPr>
        <w:t>em</w:t>
      </w:r>
      <w:proofErr w:type="spellEnd"/>
      <w:r w:rsidRPr="004D3373">
        <w:rPr>
          <w:rFonts w:cs="Times New Roman"/>
          <w:lang w:val="en-US"/>
        </w:rPr>
        <w:t xml:space="preserve">: &lt;http://www.sciencedirect.com/science/book/9780123744470&gt;. </w:t>
      </w:r>
    </w:p>
    <w:p w:rsidR="004D3373" w:rsidRPr="004D3373" w:rsidRDefault="004D3373" w:rsidP="004D3373">
      <w:pPr>
        <w:pStyle w:val="Bibliography"/>
        <w:rPr>
          <w:rFonts w:cs="Times New Roman"/>
        </w:rPr>
      </w:pPr>
      <w:proofErr w:type="gramStart"/>
      <w:r w:rsidRPr="004D3373">
        <w:rPr>
          <w:rFonts w:cs="Times New Roman"/>
          <w:lang w:val="en-US"/>
        </w:rPr>
        <w:t>JOSLIN, Simon; BROWN, Ross; DRENNAN, Penny.</w:t>
      </w:r>
      <w:proofErr w:type="gramEnd"/>
      <w:r w:rsidRPr="004D3373">
        <w:rPr>
          <w:rFonts w:cs="Times New Roman"/>
          <w:lang w:val="en-US"/>
        </w:rPr>
        <w:t xml:space="preserve"> The </w:t>
      </w:r>
      <w:proofErr w:type="spellStart"/>
      <w:r w:rsidRPr="004D3373">
        <w:rPr>
          <w:rFonts w:cs="Times New Roman"/>
          <w:lang w:val="en-US"/>
        </w:rPr>
        <w:t>gameplay</w:t>
      </w:r>
      <w:proofErr w:type="spellEnd"/>
      <w:r w:rsidRPr="004D3373">
        <w:rPr>
          <w:rFonts w:cs="Times New Roman"/>
          <w:lang w:val="en-US"/>
        </w:rPr>
        <w:t xml:space="preserve"> visualization manifesto: a framework for logging and visualization of online </w:t>
      </w:r>
      <w:proofErr w:type="spellStart"/>
      <w:r w:rsidRPr="004D3373">
        <w:rPr>
          <w:rFonts w:cs="Times New Roman"/>
          <w:lang w:val="en-US"/>
        </w:rPr>
        <w:t>gameplay</w:t>
      </w:r>
      <w:proofErr w:type="spellEnd"/>
      <w:r w:rsidRPr="004D3373">
        <w:rPr>
          <w:rFonts w:cs="Times New Roman"/>
          <w:lang w:val="en-US"/>
        </w:rPr>
        <w:t xml:space="preserve"> data. </w:t>
      </w:r>
      <w:proofErr w:type="spellStart"/>
      <w:r w:rsidRPr="004D3373">
        <w:rPr>
          <w:rFonts w:cs="Times New Roman"/>
          <w:i/>
          <w:iCs/>
        </w:rPr>
        <w:t>Comput</w:t>
      </w:r>
      <w:proofErr w:type="spellEnd"/>
      <w:r w:rsidRPr="004D3373">
        <w:rPr>
          <w:rFonts w:cs="Times New Roman"/>
          <w:i/>
          <w:iCs/>
        </w:rPr>
        <w:t xml:space="preserve">. </w:t>
      </w:r>
      <w:proofErr w:type="spellStart"/>
      <w:r w:rsidRPr="004D3373">
        <w:rPr>
          <w:rFonts w:cs="Times New Roman"/>
          <w:i/>
          <w:iCs/>
        </w:rPr>
        <w:t>Entertain</w:t>
      </w:r>
      <w:proofErr w:type="spellEnd"/>
      <w:proofErr w:type="gramStart"/>
      <w:r w:rsidRPr="004D3373">
        <w:rPr>
          <w:rFonts w:cs="Times New Roman"/>
          <w:i/>
          <w:iCs/>
        </w:rPr>
        <w:t>.</w:t>
      </w:r>
      <w:r w:rsidRPr="004D3373">
        <w:rPr>
          <w:rFonts w:cs="Times New Roman"/>
        </w:rPr>
        <w:t>,</w:t>
      </w:r>
      <w:proofErr w:type="gramEnd"/>
      <w:r w:rsidRPr="004D3373">
        <w:rPr>
          <w:rFonts w:cs="Times New Roman"/>
        </w:rPr>
        <w:t xml:space="preserve"> v. 5, n. 3, 2007. Disponível em: &lt;</w:t>
      </w:r>
      <w:proofErr w:type="gramStart"/>
      <w:r w:rsidRPr="004D3373">
        <w:rPr>
          <w:rFonts w:cs="Times New Roman"/>
        </w:rPr>
        <w:t>http://doi.acm.org/10.</w:t>
      </w:r>
      <w:proofErr w:type="gramEnd"/>
      <w:r w:rsidRPr="004D3373">
        <w:rPr>
          <w:rFonts w:cs="Times New Roman"/>
        </w:rPr>
        <w:t>1145/1316511.1316517&gt;.</w:t>
      </w:r>
    </w:p>
    <w:p w:rsidR="004D3373" w:rsidRPr="004D3373" w:rsidRDefault="004D3373" w:rsidP="004D3373">
      <w:pPr>
        <w:pStyle w:val="Bibliography"/>
        <w:rPr>
          <w:rFonts w:cs="Times New Roman"/>
          <w:lang w:val="en-US"/>
        </w:rPr>
      </w:pPr>
      <w:r w:rsidRPr="004D3373">
        <w:rPr>
          <w:rFonts w:cs="Times New Roman"/>
          <w:lang w:val="en-US"/>
        </w:rPr>
        <w:t xml:space="preserve">KIM, Jun H. </w:t>
      </w:r>
      <w:r w:rsidRPr="004D3373">
        <w:rPr>
          <w:rFonts w:cs="Times New Roman"/>
          <w:i/>
          <w:iCs/>
          <w:lang w:val="en-US"/>
        </w:rPr>
        <w:t>et al.</w:t>
      </w:r>
      <w:r w:rsidRPr="004D3373">
        <w:rPr>
          <w:rFonts w:cs="Times New Roman"/>
          <w:lang w:val="en-US"/>
        </w:rPr>
        <w:t xml:space="preserve"> Tracking real-time user experience (TRUE): a comprehensive instrumentation solution for complex systems. </w:t>
      </w:r>
      <w:proofErr w:type="gramStart"/>
      <w:r w:rsidRPr="004D3373">
        <w:rPr>
          <w:rFonts w:cs="Times New Roman"/>
          <w:i/>
          <w:iCs/>
          <w:lang w:val="en-US"/>
        </w:rPr>
        <w:t>Proceedings of the SIGCHI Conference on Human Factors in Computing Systems (CHI)</w:t>
      </w:r>
      <w:r w:rsidRPr="004D3373">
        <w:rPr>
          <w:rFonts w:cs="Times New Roman"/>
          <w:lang w:val="en-US"/>
        </w:rPr>
        <w:t>, p. 443–452, 2008.</w:t>
      </w:r>
      <w:proofErr w:type="gramEnd"/>
      <w:r w:rsidRPr="004D3373">
        <w:rPr>
          <w:rFonts w:cs="Times New Roman"/>
          <w:lang w:val="en-US"/>
        </w:rPr>
        <w:t xml:space="preserve"> </w:t>
      </w:r>
      <w:proofErr w:type="spellStart"/>
      <w:r w:rsidRPr="004D3373">
        <w:rPr>
          <w:rFonts w:cs="Times New Roman"/>
          <w:lang w:val="en-US"/>
        </w:rPr>
        <w:t>Acesso</w:t>
      </w:r>
      <w:proofErr w:type="spellEnd"/>
      <w:r w:rsidRPr="004D3373">
        <w:rPr>
          <w:rFonts w:cs="Times New Roman"/>
          <w:lang w:val="en-US"/>
        </w:rPr>
        <w:t xml:space="preserve"> </w:t>
      </w:r>
      <w:proofErr w:type="spellStart"/>
      <w:r w:rsidRPr="004D3373">
        <w:rPr>
          <w:rFonts w:cs="Times New Roman"/>
          <w:lang w:val="en-US"/>
        </w:rPr>
        <w:t>em</w:t>
      </w:r>
      <w:proofErr w:type="spellEnd"/>
      <w:r w:rsidRPr="004D3373">
        <w:rPr>
          <w:rFonts w:cs="Times New Roman"/>
          <w:lang w:val="en-US"/>
        </w:rPr>
        <w:t>: 26 jun. 2013.</w:t>
      </w:r>
    </w:p>
    <w:p w:rsidR="004D3373" w:rsidRPr="004D3373" w:rsidRDefault="004D3373" w:rsidP="004D3373">
      <w:pPr>
        <w:pStyle w:val="Bibliography"/>
        <w:rPr>
          <w:rFonts w:cs="Times New Roman"/>
          <w:lang w:val="en-US"/>
        </w:rPr>
      </w:pPr>
      <w:r w:rsidRPr="004D3373">
        <w:rPr>
          <w:rFonts w:cs="Times New Roman"/>
          <w:lang w:val="en-US"/>
        </w:rPr>
        <w:t xml:space="preserve">LIU, </w:t>
      </w:r>
      <w:proofErr w:type="spellStart"/>
      <w:r w:rsidRPr="004D3373">
        <w:rPr>
          <w:rFonts w:cs="Times New Roman"/>
          <w:lang w:val="en-US"/>
        </w:rPr>
        <w:t>Yun</w:t>
      </w:r>
      <w:proofErr w:type="spellEnd"/>
      <w:r w:rsidRPr="004D3373">
        <w:rPr>
          <w:rFonts w:cs="Times New Roman"/>
          <w:lang w:val="en-US"/>
        </w:rPr>
        <w:t xml:space="preserve">-En </w:t>
      </w:r>
      <w:r w:rsidRPr="004D3373">
        <w:rPr>
          <w:rFonts w:cs="Times New Roman"/>
          <w:i/>
          <w:iCs/>
          <w:lang w:val="en-US"/>
        </w:rPr>
        <w:t>et al.</w:t>
      </w:r>
      <w:r w:rsidRPr="004D3373">
        <w:rPr>
          <w:rFonts w:cs="Times New Roman"/>
          <w:lang w:val="en-US"/>
        </w:rPr>
        <w:t xml:space="preserve"> Feature-based projections for effective </w:t>
      </w:r>
      <w:proofErr w:type="spellStart"/>
      <w:r w:rsidRPr="004D3373">
        <w:rPr>
          <w:rFonts w:cs="Times New Roman"/>
          <w:lang w:val="en-US"/>
        </w:rPr>
        <w:t>playtrace</w:t>
      </w:r>
      <w:proofErr w:type="spellEnd"/>
      <w:r w:rsidRPr="004D3373">
        <w:rPr>
          <w:rFonts w:cs="Times New Roman"/>
          <w:lang w:val="en-US"/>
        </w:rPr>
        <w:t xml:space="preserve"> analysis. </w:t>
      </w:r>
      <w:proofErr w:type="gramStart"/>
      <w:r w:rsidRPr="004D3373">
        <w:rPr>
          <w:rFonts w:cs="Times New Roman"/>
          <w:i/>
          <w:iCs/>
          <w:lang w:val="en-US"/>
        </w:rPr>
        <w:t>Proceedings of the 6th International Conference on Foundations of Digital Games (FDG)</w:t>
      </w:r>
      <w:r w:rsidRPr="004D3373">
        <w:rPr>
          <w:rFonts w:cs="Times New Roman"/>
          <w:lang w:val="en-US"/>
        </w:rPr>
        <w:t>, p. 69–76, 2011.</w:t>
      </w:r>
      <w:proofErr w:type="gramEnd"/>
      <w:r w:rsidRPr="004D3373">
        <w:rPr>
          <w:rFonts w:cs="Times New Roman"/>
          <w:lang w:val="en-US"/>
        </w:rPr>
        <w:t xml:space="preserve"> </w:t>
      </w:r>
      <w:proofErr w:type="spellStart"/>
      <w:r w:rsidRPr="004D3373">
        <w:rPr>
          <w:rFonts w:cs="Times New Roman"/>
          <w:lang w:val="en-US"/>
        </w:rPr>
        <w:t>Acesso</w:t>
      </w:r>
      <w:proofErr w:type="spellEnd"/>
      <w:r w:rsidRPr="004D3373">
        <w:rPr>
          <w:rFonts w:cs="Times New Roman"/>
          <w:lang w:val="en-US"/>
        </w:rPr>
        <w:t xml:space="preserve"> </w:t>
      </w:r>
      <w:proofErr w:type="spellStart"/>
      <w:r w:rsidRPr="004D3373">
        <w:rPr>
          <w:rFonts w:cs="Times New Roman"/>
          <w:lang w:val="en-US"/>
        </w:rPr>
        <w:t>em</w:t>
      </w:r>
      <w:proofErr w:type="spellEnd"/>
      <w:r w:rsidRPr="004D3373">
        <w:rPr>
          <w:rFonts w:cs="Times New Roman"/>
          <w:lang w:val="en-US"/>
        </w:rPr>
        <w:t>: 24 jun. 2013.</w:t>
      </w:r>
    </w:p>
    <w:p w:rsidR="004D3373" w:rsidRPr="004D3373" w:rsidRDefault="004D3373" w:rsidP="004D3373">
      <w:pPr>
        <w:pStyle w:val="Bibliography"/>
        <w:rPr>
          <w:rFonts w:cs="Times New Roman"/>
        </w:rPr>
      </w:pPr>
      <w:r w:rsidRPr="004D3373">
        <w:rPr>
          <w:rFonts w:cs="Times New Roman"/>
          <w:lang w:val="en-US"/>
        </w:rPr>
        <w:t xml:space="preserve">ROMERO, Ramon. </w:t>
      </w:r>
      <w:proofErr w:type="gramStart"/>
      <w:r w:rsidRPr="004D3373">
        <w:rPr>
          <w:rFonts w:cs="Times New Roman"/>
          <w:lang w:val="en-US"/>
        </w:rPr>
        <w:t>Tracking attitudes and behaviors to improve games.</w:t>
      </w:r>
      <w:proofErr w:type="gramEnd"/>
      <w:r w:rsidRPr="004D3373">
        <w:rPr>
          <w:rFonts w:cs="Times New Roman"/>
          <w:lang w:val="en-US"/>
        </w:rPr>
        <w:t xml:space="preserve"> </w:t>
      </w:r>
      <w:r w:rsidRPr="004D3373">
        <w:rPr>
          <w:rFonts w:cs="Times New Roman"/>
          <w:i/>
          <w:iCs/>
        </w:rPr>
        <w:t xml:space="preserve">Game </w:t>
      </w:r>
      <w:proofErr w:type="spellStart"/>
      <w:r w:rsidRPr="004D3373">
        <w:rPr>
          <w:rFonts w:cs="Times New Roman"/>
          <w:i/>
          <w:iCs/>
        </w:rPr>
        <w:t>Developer</w:t>
      </w:r>
      <w:proofErr w:type="spellEnd"/>
      <w:r w:rsidRPr="004D3373">
        <w:rPr>
          <w:rFonts w:cs="Times New Roman"/>
          <w:i/>
          <w:iCs/>
        </w:rPr>
        <w:t xml:space="preserve"> </w:t>
      </w:r>
      <w:proofErr w:type="spellStart"/>
      <w:r w:rsidRPr="004D3373">
        <w:rPr>
          <w:rFonts w:cs="Times New Roman"/>
          <w:i/>
          <w:iCs/>
        </w:rPr>
        <w:t>Conference</w:t>
      </w:r>
      <w:proofErr w:type="spellEnd"/>
      <w:r w:rsidRPr="004D3373">
        <w:rPr>
          <w:rFonts w:cs="Times New Roman"/>
          <w:i/>
          <w:iCs/>
        </w:rPr>
        <w:t xml:space="preserve"> (GDC)</w:t>
      </w:r>
      <w:r w:rsidRPr="004D3373">
        <w:rPr>
          <w:rFonts w:cs="Times New Roman"/>
        </w:rPr>
        <w:t>, 2008.</w:t>
      </w:r>
    </w:p>
    <w:p w:rsidR="004D3373" w:rsidRPr="004D3373" w:rsidRDefault="004D3373" w:rsidP="004D3373">
      <w:pPr>
        <w:pStyle w:val="Bibliography"/>
        <w:rPr>
          <w:rFonts w:cs="Times New Roman"/>
        </w:rPr>
      </w:pPr>
      <w:r w:rsidRPr="004D3373">
        <w:rPr>
          <w:rFonts w:cs="Times New Roman"/>
          <w:lang w:val="en-US"/>
        </w:rPr>
        <w:lastRenderedPageBreak/>
        <w:t xml:space="preserve">THOMPSON, Clive. Halo 3: How Microsoft Labs Invented a New Science of Play. </w:t>
      </w:r>
      <w:proofErr w:type="spellStart"/>
      <w:r w:rsidRPr="004D3373">
        <w:rPr>
          <w:rFonts w:cs="Times New Roman"/>
          <w:i/>
          <w:iCs/>
        </w:rPr>
        <w:t>Wired</w:t>
      </w:r>
      <w:proofErr w:type="spellEnd"/>
      <w:r w:rsidRPr="004D3373">
        <w:rPr>
          <w:rFonts w:cs="Times New Roman"/>
          <w:i/>
          <w:iCs/>
        </w:rPr>
        <w:t xml:space="preserve"> Magazine</w:t>
      </w:r>
      <w:r w:rsidRPr="004D3373">
        <w:rPr>
          <w:rFonts w:cs="Times New Roman"/>
        </w:rPr>
        <w:t>, v. 15, n. 9, 2007. Disponível em: &lt;http://www.wired.com/gaming/virtualworlds/magazine/15-09/ff_halo&gt;.</w:t>
      </w:r>
    </w:p>
    <w:p w:rsidR="004D3373" w:rsidRPr="004D3373" w:rsidRDefault="004D3373" w:rsidP="004D3373">
      <w:pPr>
        <w:pStyle w:val="Bibliography"/>
        <w:rPr>
          <w:rFonts w:cs="Times New Roman"/>
          <w:lang w:val="en-US"/>
        </w:rPr>
      </w:pPr>
      <w:r w:rsidRPr="004D3373">
        <w:rPr>
          <w:rFonts w:cs="Times New Roman"/>
          <w:lang w:val="en-US"/>
        </w:rPr>
        <w:t xml:space="preserve">WALLNER, Günter. Play-Graph: A Methodology and Visualization Approach for the Analysis of </w:t>
      </w:r>
      <w:proofErr w:type="spellStart"/>
      <w:r w:rsidRPr="004D3373">
        <w:rPr>
          <w:rFonts w:cs="Times New Roman"/>
          <w:lang w:val="en-US"/>
        </w:rPr>
        <w:t>Gameplay</w:t>
      </w:r>
      <w:proofErr w:type="spellEnd"/>
      <w:r w:rsidRPr="004D3373">
        <w:rPr>
          <w:rFonts w:cs="Times New Roman"/>
          <w:lang w:val="en-US"/>
        </w:rPr>
        <w:t xml:space="preserve"> Data. </w:t>
      </w:r>
      <w:proofErr w:type="gramStart"/>
      <w:r w:rsidRPr="004D3373">
        <w:rPr>
          <w:rFonts w:cs="Times New Roman"/>
          <w:i/>
          <w:iCs/>
          <w:lang w:val="en-US"/>
        </w:rPr>
        <w:t>Proceedings of the 8th International Conference on the Foundations of Digital Games (FDG)</w:t>
      </w:r>
      <w:r w:rsidRPr="004D3373">
        <w:rPr>
          <w:rFonts w:cs="Times New Roman"/>
          <w:lang w:val="en-US"/>
        </w:rPr>
        <w:t>, p. 253–260, 2013.</w:t>
      </w:r>
      <w:proofErr w:type="gramEnd"/>
    </w:p>
    <w:p w:rsidR="004D3373" w:rsidRPr="004D3373" w:rsidRDefault="004D3373" w:rsidP="004D3373">
      <w:pPr>
        <w:pStyle w:val="Bibliography"/>
        <w:rPr>
          <w:rFonts w:cs="Times New Roman"/>
          <w:lang w:val="en-US"/>
        </w:rPr>
      </w:pPr>
      <w:proofErr w:type="gramStart"/>
      <w:r w:rsidRPr="004D3373">
        <w:rPr>
          <w:rFonts w:cs="Times New Roman"/>
          <w:lang w:val="en-US"/>
        </w:rPr>
        <w:t>WALLNER, Günter; KRIGLSTEIN, Simone.</w:t>
      </w:r>
      <w:proofErr w:type="gramEnd"/>
      <w:r w:rsidRPr="004D3373">
        <w:rPr>
          <w:rFonts w:cs="Times New Roman"/>
          <w:lang w:val="en-US"/>
        </w:rPr>
        <w:t xml:space="preserve"> </w:t>
      </w:r>
      <w:proofErr w:type="gramStart"/>
      <w:r w:rsidRPr="004D3373">
        <w:rPr>
          <w:rFonts w:cs="Times New Roman"/>
          <w:lang w:val="en-US"/>
        </w:rPr>
        <w:t xml:space="preserve">A spatiotemporal visualization approach for the analysis of </w:t>
      </w:r>
      <w:proofErr w:type="spellStart"/>
      <w:r w:rsidRPr="004D3373">
        <w:rPr>
          <w:rFonts w:cs="Times New Roman"/>
          <w:lang w:val="en-US"/>
        </w:rPr>
        <w:t>gameplay</w:t>
      </w:r>
      <w:proofErr w:type="spellEnd"/>
      <w:r w:rsidRPr="004D3373">
        <w:rPr>
          <w:rFonts w:cs="Times New Roman"/>
          <w:lang w:val="en-US"/>
        </w:rPr>
        <w:t xml:space="preserve"> data.</w:t>
      </w:r>
      <w:proofErr w:type="gramEnd"/>
      <w:r w:rsidRPr="004D3373">
        <w:rPr>
          <w:rFonts w:cs="Times New Roman"/>
          <w:lang w:val="en-US"/>
        </w:rPr>
        <w:t xml:space="preserve"> </w:t>
      </w:r>
      <w:proofErr w:type="gramStart"/>
      <w:r w:rsidRPr="004D3373">
        <w:rPr>
          <w:rFonts w:cs="Times New Roman"/>
          <w:i/>
          <w:iCs/>
          <w:lang w:val="en-US"/>
        </w:rPr>
        <w:t>Proceedings of the SIGCHI Conference on Human Factors in Computing Systems (CHI)</w:t>
      </w:r>
      <w:r w:rsidRPr="004D3373">
        <w:rPr>
          <w:rFonts w:cs="Times New Roman"/>
          <w:lang w:val="en-US"/>
        </w:rPr>
        <w:t>, p. 1115–1124, 2012.</w:t>
      </w:r>
      <w:proofErr w:type="gramEnd"/>
    </w:p>
    <w:p w:rsidR="004D3373" w:rsidRPr="004D3373" w:rsidRDefault="004D3373" w:rsidP="004D3373">
      <w:pPr>
        <w:pStyle w:val="Bibliography"/>
        <w:rPr>
          <w:rFonts w:cs="Times New Roman"/>
        </w:rPr>
      </w:pPr>
      <w:r w:rsidRPr="004D3373">
        <w:rPr>
          <w:rFonts w:cs="Times New Roman"/>
          <w:lang w:val="en-US"/>
        </w:rPr>
        <w:t xml:space="preserve">ZOELLER, Georg. </w:t>
      </w:r>
      <w:proofErr w:type="gramStart"/>
      <w:r w:rsidRPr="004D3373">
        <w:rPr>
          <w:rFonts w:cs="Times New Roman"/>
          <w:i/>
          <w:iCs/>
          <w:lang w:val="en-US"/>
        </w:rPr>
        <w:t>Development telemetry in video games projects</w:t>
      </w:r>
      <w:r w:rsidRPr="004D3373">
        <w:rPr>
          <w:rFonts w:cs="Times New Roman"/>
          <w:lang w:val="en-US"/>
        </w:rPr>
        <w:t>.</w:t>
      </w:r>
      <w:proofErr w:type="gramEnd"/>
      <w:r w:rsidRPr="004D3373">
        <w:rPr>
          <w:rFonts w:cs="Times New Roman"/>
          <w:lang w:val="en-US"/>
        </w:rPr>
        <w:t xml:space="preserve"> </w:t>
      </w:r>
      <w:r w:rsidRPr="004D3373">
        <w:rPr>
          <w:rFonts w:cs="Times New Roman"/>
        </w:rPr>
        <w:t xml:space="preserve">Disponível em: &lt;http://gdc.gulbsoft.org/talk&gt;. Acesso em: 28 jun. 2013. </w:t>
      </w:r>
    </w:p>
    <w:p w:rsidR="00E10C79" w:rsidRPr="00590D59" w:rsidRDefault="00615979" w:rsidP="00E10C79">
      <w:pPr>
        <w:rPr>
          <w:lang w:val="en-US"/>
        </w:rPr>
      </w:pPr>
      <w:r w:rsidRPr="00590D59">
        <w:rPr>
          <w:lang w:val="en-US"/>
        </w:rPr>
        <w:fldChar w:fldCharType="end"/>
      </w:r>
      <w:commentRangeEnd w:id="86"/>
      <w:r w:rsidR="001460D8">
        <w:rPr>
          <w:rStyle w:val="CommentReference"/>
        </w:rPr>
        <w:commentReference w:id="86"/>
      </w:r>
      <w:commentRangeEnd w:id="87"/>
      <w:r w:rsidR="00C81E4B">
        <w:rPr>
          <w:rStyle w:val="CommentReference"/>
        </w:rPr>
        <w:commentReference w:id="87"/>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3"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4" w:author="Leonardo Gresta Paulino Murta" w:date="2013-07-03T15:44:00Z" w:initials="LG">
    <w:p w:rsidR="00FD6BC6" w:rsidRDefault="00FD6BC6">
      <w:pPr>
        <w:pStyle w:val="CommentText"/>
      </w:pPr>
      <w:r>
        <w:rPr>
          <w:rStyle w:val="CommentReference"/>
        </w:rPr>
        <w:annotationRef/>
      </w:r>
      <w:proofErr w:type="spellStart"/>
      <w:r>
        <w:t>Ref</w:t>
      </w:r>
      <w:proofErr w:type="spellEnd"/>
      <w:r>
        <w:t xml:space="preserve"> para quem afirma isso ou várias </w:t>
      </w:r>
      <w:proofErr w:type="spellStart"/>
      <w:r>
        <w:t>refs</w:t>
      </w:r>
      <w:proofErr w:type="spellEnd"/>
      <w:r>
        <w:t xml:space="preserve"> para embasar isso.</w:t>
      </w:r>
    </w:p>
  </w:comment>
  <w:comment w:id="5"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6" w:author="Leonardo Gresta Paulino Murta" w:date="2013-07-03T15:44: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o leitor veja nessa figura? Lembre sempre de guiar o leitor quando </w:t>
      </w:r>
      <w:proofErr w:type="spellStart"/>
      <w:r>
        <w:t>vc</w:t>
      </w:r>
      <w:proofErr w:type="spellEnd"/>
      <w:r>
        <w:t xml:space="preserve"> cita uma figura. Por exemplo, o que é a área em vermelho, em amarelo e em verde?</w:t>
      </w:r>
    </w:p>
  </w:comment>
  <w:comment w:id="7" w:author="Leonardo Gresta Paulino Murta" w:date="2013-07-03T15:44:00Z" w:initials="LG">
    <w:p w:rsidR="00FD6BC6" w:rsidRDefault="00FD6BC6">
      <w:pPr>
        <w:pStyle w:val="CommentText"/>
      </w:pPr>
      <w:r>
        <w:rPr>
          <w:rStyle w:val="CommentReference"/>
        </w:rPr>
        <w:annotationRef/>
      </w:r>
      <w:r>
        <w:t xml:space="preserve">Play </w:t>
      </w:r>
      <w:proofErr w:type="spellStart"/>
      <w:r>
        <w:t>testing</w:t>
      </w:r>
      <w:proofErr w:type="spellEnd"/>
      <w:r>
        <w:t xml:space="preserve"> é igual ou diferente de </w:t>
      </w:r>
      <w:proofErr w:type="spellStart"/>
      <w:r>
        <w:t>testing</w:t>
      </w:r>
      <w:proofErr w:type="spellEnd"/>
      <w:r>
        <w:t xml:space="preserve"> somente? O que seria play </w:t>
      </w:r>
      <w:proofErr w:type="spellStart"/>
      <w:r>
        <w:t>testing</w:t>
      </w:r>
      <w:proofErr w:type="spellEnd"/>
      <w:r>
        <w:t>?</w:t>
      </w:r>
    </w:p>
  </w:comment>
  <w:comment w:id="8" w:author="Leonardo Gresta Paulino Murta" w:date="2013-07-03T15:44:00Z" w:initials="LG">
    <w:p w:rsidR="00FD6BC6" w:rsidRDefault="00FD6BC6">
      <w:pPr>
        <w:pStyle w:val="CommentText"/>
      </w:pPr>
      <w:r>
        <w:rPr>
          <w:rStyle w:val="CommentReference"/>
        </w:rPr>
        <w:annotationRef/>
      </w:r>
      <w:r>
        <w:t xml:space="preserve">Mas o título do capítulo é “game </w:t>
      </w:r>
      <w:proofErr w:type="spellStart"/>
      <w:r>
        <w:t>flow</w:t>
      </w:r>
      <w:proofErr w:type="spellEnd"/>
      <w:r>
        <w:t xml:space="preserve"> </w:t>
      </w:r>
      <w:proofErr w:type="spellStart"/>
      <w:r>
        <w:t>analysis</w:t>
      </w:r>
      <w:proofErr w:type="spellEnd"/>
      <w:r>
        <w:t xml:space="preserve">”. Essas abordagens não deveriam ser de game </w:t>
      </w:r>
      <w:proofErr w:type="spellStart"/>
      <w:r>
        <w:t>flow</w:t>
      </w:r>
      <w:proofErr w:type="spellEnd"/>
      <w:r>
        <w:t xml:space="preserve"> </w:t>
      </w:r>
      <w:proofErr w:type="spellStart"/>
      <w:r>
        <w:t>analysis</w:t>
      </w:r>
      <w:proofErr w:type="spellEnd"/>
      <w:r>
        <w:t xml:space="preserve">? Data </w:t>
      </w:r>
      <w:proofErr w:type="spellStart"/>
      <w:r>
        <w:t>logging</w:t>
      </w:r>
      <w:proofErr w:type="spellEnd"/>
      <w:r>
        <w:t xml:space="preserve"> </w:t>
      </w:r>
      <w:proofErr w:type="spellStart"/>
      <w:r>
        <w:t>and</w:t>
      </w:r>
      <w:proofErr w:type="spellEnd"/>
      <w:r>
        <w:t xml:space="preserve"> </w:t>
      </w:r>
      <w:proofErr w:type="spellStart"/>
      <w:r>
        <w:t>visualization</w:t>
      </w:r>
      <w:proofErr w:type="spellEnd"/>
      <w:r>
        <w:t xml:space="preserve"> não seriam técnicas usadas por abordagens de game </w:t>
      </w:r>
      <w:proofErr w:type="spellStart"/>
      <w:r>
        <w:t>flow</w:t>
      </w:r>
      <w:proofErr w:type="spellEnd"/>
      <w:r>
        <w:t xml:space="preserve"> </w:t>
      </w:r>
      <w:proofErr w:type="spellStart"/>
      <w:r>
        <w:t>analysis</w:t>
      </w:r>
      <w:proofErr w:type="spellEnd"/>
      <w:r>
        <w:t>?</w:t>
      </w:r>
    </w:p>
  </w:comment>
  <w:comment w:id="9" w:author="Leonardo Gresta Paulino Murta" w:date="2013-07-03T15:44:00Z" w:initials="LG">
    <w:p w:rsidR="00FD6BC6" w:rsidRDefault="00FD6BC6">
      <w:pPr>
        <w:pStyle w:val="CommentText"/>
      </w:pPr>
      <w:r>
        <w:rPr>
          <w:rStyle w:val="CommentReference"/>
        </w:rPr>
        <w:annotationRef/>
      </w:r>
      <w:r>
        <w:t xml:space="preserve">E o que é isso? </w:t>
      </w:r>
      <w:proofErr w:type="spellStart"/>
      <w:r>
        <w:t>Ref</w:t>
      </w:r>
      <w:proofErr w:type="spellEnd"/>
      <w:r>
        <w:t>?</w:t>
      </w:r>
    </w:p>
  </w:comment>
  <w:comment w:id="10" w:author="Leonardo Gresta Paulino Murta" w:date="2013-07-03T15:44:00Z" w:initials="LG">
    <w:p w:rsidR="00FD6BC6" w:rsidRDefault="00FD6BC6">
      <w:pPr>
        <w:pStyle w:val="CommentText"/>
      </w:pPr>
      <w:r>
        <w:rPr>
          <w:rStyle w:val="CommentReference"/>
        </w:rPr>
        <w:annotationRef/>
      </w:r>
      <w:r>
        <w:t>Essa explicação está confusa.</w:t>
      </w:r>
    </w:p>
  </w:comment>
  <w:comment w:id="12" w:author="Leonardo Gresta Paulino Murta" w:date="2013-07-03T15:44:00Z" w:initials="LG">
    <w:p w:rsidR="00FD6BC6" w:rsidRDefault="00FD6BC6">
      <w:pPr>
        <w:pStyle w:val="CommentText"/>
      </w:pPr>
      <w:r>
        <w:rPr>
          <w:rStyle w:val="CommentReference"/>
        </w:rPr>
        <w:annotationRef/>
      </w:r>
      <w:r>
        <w:t xml:space="preserve">Acho que o leitor não fará ideia do que </w:t>
      </w:r>
      <w:proofErr w:type="spellStart"/>
      <w:r>
        <w:t>vc</w:t>
      </w:r>
      <w:proofErr w:type="spellEnd"/>
      <w:r>
        <w:t xml:space="preserve"> está falando. </w:t>
      </w:r>
    </w:p>
  </w:comment>
  <w:comment w:id="13" w:author="Leonardo Gresta Paulino Murta" w:date="2013-07-03T15:44:00Z" w:initials="LG">
    <w:p w:rsidR="00FD6BC6" w:rsidRDefault="00FD6BC6">
      <w:pPr>
        <w:pStyle w:val="CommentText"/>
      </w:pPr>
      <w:r>
        <w:rPr>
          <w:rStyle w:val="CommentReference"/>
        </w:rPr>
        <w:annotationRef/>
      </w:r>
      <w:r>
        <w:t xml:space="preserve">Realmente, está muito confuso. Você está tentando explicar o processo e ao mesmo tempo a sua execução. Acho que deveria separar. Poderia falar como se dá o processo de </w:t>
      </w:r>
      <w:proofErr w:type="spellStart"/>
      <w:r>
        <w:t>snowballing</w:t>
      </w:r>
      <w:proofErr w:type="spellEnd"/>
      <w:r>
        <w:t xml:space="preserve"> de forma genérica, e dizer que esse processo foi executado tendo como semente o </w:t>
      </w:r>
      <w:proofErr w:type="spellStart"/>
      <w:r>
        <w:t>artgio</w:t>
      </w:r>
      <w:proofErr w:type="spellEnd"/>
      <w:r>
        <w:t xml:space="preserve"> X e que foram obtidos os artigos Y, Z,... </w:t>
      </w:r>
      <w:proofErr w:type="gramStart"/>
      <w:r>
        <w:t>ao</w:t>
      </w:r>
      <w:proofErr w:type="gramEnd"/>
      <w:r>
        <w:t xml:space="preserve"> final.</w:t>
      </w:r>
    </w:p>
  </w:comment>
  <w:comment w:id="15" w:author="Leonardo Gresta Paulino Murta" w:date="2013-07-03T15:44:00Z" w:initials="LG">
    <w:p w:rsidR="00FD6BC6" w:rsidRDefault="00FD6BC6">
      <w:pPr>
        <w:pStyle w:val="CommentText"/>
      </w:pPr>
      <w:r>
        <w:rPr>
          <w:rStyle w:val="CommentReference"/>
        </w:rPr>
        <w:annotationRef/>
      </w:r>
      <w:r>
        <w:t>Você vai apresentar uma análise ou uma abordagem/ferramenta que faz análises?</w:t>
      </w:r>
    </w:p>
  </w:comment>
  <w:comment w:id="19" w:author="Leonardo Gresta Paulino Murta" w:date="2013-07-03T15:44:00Z" w:initials="LG">
    <w:p w:rsidR="00FD6BC6" w:rsidRDefault="00FD6BC6">
      <w:pPr>
        <w:pStyle w:val="CommentText"/>
      </w:pPr>
      <w:r>
        <w:rPr>
          <w:rStyle w:val="CommentReference"/>
        </w:rPr>
        <w:annotationRef/>
      </w:r>
      <w:r>
        <w:t>Definição bastante recursiva. E o que seriam aspectos de imersão? Ao explicar algo, pense em uma pessoa que não conhece. A pessoa que conhece não precisa de explicação.</w:t>
      </w:r>
    </w:p>
  </w:comment>
  <w:comment w:id="20" w:author="Leonardo Gresta Paulino Murta" w:date="2013-07-03T15:44:00Z" w:initials="LG">
    <w:p w:rsidR="00FD6BC6" w:rsidRDefault="00FD6BC6">
      <w:pPr>
        <w:pStyle w:val="CommentText"/>
      </w:pPr>
      <w:r>
        <w:rPr>
          <w:rStyle w:val="CommentReference"/>
        </w:rPr>
        <w:annotationRef/>
      </w:r>
      <w:r>
        <w:t>Idem.</w:t>
      </w:r>
    </w:p>
  </w:comment>
  <w:comment w:id="21" w:author="Leonardo Gresta Paulino Murta" w:date="2013-07-03T15:44:00Z" w:initials="LG">
    <w:p w:rsidR="00FD6BC6" w:rsidRDefault="00FD6BC6">
      <w:pPr>
        <w:pStyle w:val="CommentText"/>
      </w:pPr>
      <w:r>
        <w:rPr>
          <w:rStyle w:val="CommentReference"/>
        </w:rPr>
        <w:annotationRef/>
      </w:r>
      <w:r>
        <w:t xml:space="preserve">Essa figura de fato não me diz nada. Não sei o que se trata e não sei o significado dessas barras coloridas que aparecem na tela. Não faça assim. Sempre que colocar uma figura, guie o leitor nela. O que </w:t>
      </w:r>
      <w:proofErr w:type="spellStart"/>
      <w:r>
        <w:t>vc</w:t>
      </w:r>
      <w:proofErr w:type="spellEnd"/>
      <w:r>
        <w:t xml:space="preserve"> quer que eu aprenda ao ver essa figura?</w:t>
      </w:r>
    </w:p>
  </w:comment>
  <w:comment w:id="24" w:author="Leonardo Gresta Paulino Murta" w:date="2013-07-03T15:44:00Z" w:initials="LG">
    <w:p w:rsidR="00FD6BC6" w:rsidRDefault="00FD6BC6">
      <w:pPr>
        <w:pStyle w:val="CommentText"/>
      </w:pPr>
      <w:r>
        <w:rPr>
          <w:rStyle w:val="CommentReference"/>
        </w:rPr>
        <w:annotationRef/>
      </w:r>
      <w:r>
        <w:t>E o que devo ver nela? O que são os X e V?</w:t>
      </w:r>
    </w:p>
  </w:comment>
  <w:comment w:id="29" w:author="Leonardo Gresta Paulino Murta" w:date="2013-07-03T15:44:00Z" w:initials="LG">
    <w:p w:rsidR="00FD6BC6" w:rsidRDefault="00FD6BC6">
      <w:pPr>
        <w:pStyle w:val="CommentText"/>
      </w:pPr>
      <w:r>
        <w:rPr>
          <w:rStyle w:val="CommentReference"/>
        </w:rPr>
        <w:annotationRef/>
      </w:r>
      <w:r>
        <w:t xml:space="preserve">Poderia terminar cada uma dessas seções que fala de abordagens com um parágrafo discutindo as deficiências da abordagem em questão. Da forma que </w:t>
      </w:r>
      <w:proofErr w:type="gramStart"/>
      <w:r>
        <w:t>está,</w:t>
      </w:r>
      <w:proofErr w:type="gramEnd"/>
      <w:r>
        <w:t xml:space="preserve"> só aparece algum contraste lá na seção de considerações finais. Mas seria bom o leitor ir amadurecendo sua percepção desde já.</w:t>
      </w:r>
    </w:p>
  </w:comment>
  <w:comment w:id="31" w:author="Leonardo Gresta Paulino Murta" w:date="2013-07-03T15:44:00Z" w:initials="LG">
    <w:p w:rsidR="00FD6BC6" w:rsidRDefault="00FD6BC6">
      <w:pPr>
        <w:pStyle w:val="CommentText"/>
      </w:pPr>
      <w:r>
        <w:rPr>
          <w:rStyle w:val="CommentReference"/>
        </w:rPr>
        <w:annotationRef/>
      </w:r>
      <w:r>
        <w:t>Achei confusa essa explicação da morte do dragão na nota de rodapé. A sequência da morte de um dragão começa depois que o player mata o dragão? Não deveria ser antes?</w:t>
      </w:r>
      <w:proofErr w:type="gramStart"/>
      <w:r>
        <w:t>!?</w:t>
      </w:r>
      <w:proofErr w:type="gramEnd"/>
      <w:r>
        <w:t xml:space="preserve"> </w:t>
      </w:r>
    </w:p>
  </w:comment>
  <w:comment w:id="40" w:author="Leonardo Gresta Paulino Murta" w:date="2013-07-03T15:44:00Z" w:initials="LG">
    <w:p w:rsidR="00FD6BC6" w:rsidRDefault="00FD6BC6">
      <w:pPr>
        <w:pStyle w:val="CommentText"/>
      </w:pPr>
      <w:r>
        <w:rPr>
          <w:rStyle w:val="CommentReference"/>
        </w:rPr>
        <w:annotationRef/>
      </w:r>
      <w:r>
        <w:t>Não entendi.</w:t>
      </w:r>
    </w:p>
  </w:comment>
  <w:comment w:id="41" w:author="Leonardo Gresta Paulino Murta" w:date="2013-07-03T15:44:00Z" w:initials="LG">
    <w:p w:rsidR="00FD6BC6" w:rsidRDefault="00FD6BC6">
      <w:pPr>
        <w:pStyle w:val="CommentText"/>
      </w:pPr>
      <w:r>
        <w:rPr>
          <w:rStyle w:val="CommentReference"/>
        </w:rPr>
        <w:annotationRef/>
      </w:r>
      <w:r>
        <w:t>Não achei essa etapa na figura. O que seria?</w:t>
      </w:r>
    </w:p>
  </w:comment>
  <w:comment w:id="42" w:author="Leonardo Gresta Paulino Murta" w:date="2013-07-03T15:44:00Z" w:initials="LG">
    <w:p w:rsidR="00FD6BC6" w:rsidRDefault="00FD6BC6">
      <w:pPr>
        <w:pStyle w:val="CommentText"/>
      </w:pPr>
      <w:r>
        <w:rPr>
          <w:rStyle w:val="CommentReference"/>
        </w:rPr>
        <w:annotationRef/>
      </w:r>
      <w:r>
        <w:t>Esse vídeo é do usuário, mostrando seu rosto, seus cliques, etc. ou da tela?</w:t>
      </w:r>
    </w:p>
  </w:comment>
  <w:comment w:id="45" w:author="Leonardo Gresta Paulino Murta" w:date="2013-07-03T15:44:00Z" w:initials="LG">
    <w:p w:rsidR="00FD6BC6" w:rsidRDefault="00FD6BC6">
      <w:pPr>
        <w:pStyle w:val="CommentText"/>
      </w:pPr>
      <w:r>
        <w:rPr>
          <w:rStyle w:val="CommentReference"/>
        </w:rPr>
        <w:annotationRef/>
      </w:r>
      <w:r>
        <w:t>Citação direta!</w:t>
      </w:r>
    </w:p>
  </w:comment>
  <w:comment w:id="46" w:author="Leonardo Gresta Paulino Murta" w:date="2013-07-03T15:44:00Z" w:initials="LG">
    <w:p w:rsidR="00FD6BC6" w:rsidRDefault="00FD6BC6">
      <w:pPr>
        <w:pStyle w:val="CommentText"/>
      </w:pPr>
      <w:r>
        <w:rPr>
          <w:rStyle w:val="CommentReference"/>
        </w:rPr>
        <w:annotationRef/>
      </w:r>
      <w:r>
        <w:t>Confesso que não entendi essa sequência. Um exemplo em cada passo pode ajudar.</w:t>
      </w:r>
    </w:p>
  </w:comment>
  <w:comment w:id="47" w:author="Leonardo Gresta Paulino Murta" w:date="2013-07-03T15:44:00Z" w:initials="LG">
    <w:p w:rsidR="00FD6BC6" w:rsidRDefault="00FD6BC6">
      <w:pPr>
        <w:pStyle w:val="CommentText"/>
      </w:pPr>
      <w:r>
        <w:rPr>
          <w:rStyle w:val="CommentReference"/>
        </w:rPr>
        <w:annotationRef/>
      </w:r>
      <w:r>
        <w:t>Se não me engano não se usa maiúscula depois de dois pontos. Confira isso em uma gramática.</w:t>
      </w:r>
    </w:p>
  </w:comment>
  <w:comment w:id="48" w:author="Leonardo Gresta Paulino Murta" w:date="2013-07-03T15:44:00Z" w:initials="LG">
    <w:p w:rsidR="00FD6BC6" w:rsidRDefault="00FD6BC6">
      <w:pPr>
        <w:pStyle w:val="CommentText"/>
      </w:pPr>
      <w:r>
        <w:rPr>
          <w:rStyle w:val="CommentReference"/>
        </w:rPr>
        <w:annotationRef/>
      </w:r>
      <w:r>
        <w:t>Não entendi.</w:t>
      </w:r>
    </w:p>
  </w:comment>
  <w:comment w:id="49" w:author="Leonardo Gresta Paulino Murta" w:date="2013-07-03T15:44:00Z" w:initials="LG">
    <w:p w:rsidR="00FD6BC6" w:rsidRDefault="00FD6BC6">
      <w:pPr>
        <w:pStyle w:val="CommentText"/>
      </w:pPr>
      <w:r>
        <w:rPr>
          <w:rStyle w:val="CommentReference"/>
        </w:rPr>
        <w:annotationRef/>
      </w:r>
      <w:r>
        <w:t xml:space="preserve">No seu texto, desde lá na introdução, </w:t>
      </w:r>
      <w:proofErr w:type="spellStart"/>
      <w:r>
        <w:t>vc</w:t>
      </w:r>
      <w:proofErr w:type="spellEnd"/>
      <w:r>
        <w:t xml:space="preserve"> fala de </w:t>
      </w:r>
      <w:proofErr w:type="spellStart"/>
      <w:r>
        <w:t>graph</w:t>
      </w:r>
      <w:proofErr w:type="spellEnd"/>
      <w:r>
        <w:t xml:space="preserve"> e eu penso em grafo e não em gráfico. Agora que vi que </w:t>
      </w:r>
      <w:proofErr w:type="spellStart"/>
      <w:r>
        <w:t>vc</w:t>
      </w:r>
      <w:proofErr w:type="spellEnd"/>
      <w:r>
        <w:t xml:space="preserve"> não está falando de grafo, mas sim de gráfico. Não deveria ser </w:t>
      </w:r>
      <w:proofErr w:type="spellStart"/>
      <w:r>
        <w:t>graphic</w:t>
      </w:r>
      <w:proofErr w:type="spellEnd"/>
      <w:r>
        <w:t>? Se sim, revise no texto todo.</w:t>
      </w:r>
    </w:p>
  </w:comment>
  <w:comment w:id="50" w:author="Leonardo Gresta Paulino Murta" w:date="2013-07-03T15:44: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eu veja nela? Algum desses exemplos pertence a algum desses passos que </w:t>
      </w:r>
      <w:proofErr w:type="spellStart"/>
      <w:r>
        <w:t>vc</w:t>
      </w:r>
      <w:proofErr w:type="spellEnd"/>
      <w:r>
        <w:t xml:space="preserve"> citou?</w:t>
      </w:r>
    </w:p>
  </w:comment>
  <w:comment w:id="54" w:author="Leonardo Gresta Paulino Murta" w:date="2013-07-03T15:44:00Z" w:initials="LG">
    <w:p w:rsidR="00FD6BC6" w:rsidRDefault="00FD6BC6">
      <w:pPr>
        <w:pStyle w:val="CommentText"/>
      </w:pPr>
      <w:r>
        <w:rPr>
          <w:rStyle w:val="CommentReference"/>
        </w:rPr>
        <w:annotationRef/>
      </w:r>
      <w:r>
        <w:t xml:space="preserve">Acho que </w:t>
      </w:r>
      <w:proofErr w:type="spellStart"/>
      <w:r>
        <w:t>vc</w:t>
      </w:r>
      <w:proofErr w:type="spellEnd"/>
      <w:r>
        <w:t xml:space="preserve"> poderia passar isso para depois da explicação sobre a notação, e aí citar a figura 6 e explicar uma leitura sobre essa figura. Algo assim: como pode ser </w:t>
      </w:r>
      <w:proofErr w:type="gramStart"/>
      <w:r>
        <w:t>observado, a partir do estado inicial, em amarelo, que aparece no centro da figura, a maioria dos jogadores</w:t>
      </w:r>
      <w:proofErr w:type="gramEnd"/>
      <w:r>
        <w:t xml:space="preserve"> se movimentou para um estado roxo...</w:t>
      </w:r>
    </w:p>
  </w:comment>
  <w:comment w:id="55" w:author="Leonardo Gresta Paulino Murta" w:date="2013-07-03T15:44:00Z" w:initials="LG">
    <w:p w:rsidR="00FD6BC6" w:rsidRDefault="00FD6BC6">
      <w:pPr>
        <w:pStyle w:val="CommentText"/>
      </w:pPr>
      <w:r>
        <w:rPr>
          <w:rStyle w:val="CommentReference"/>
        </w:rPr>
        <w:annotationRef/>
      </w:r>
      <w:r>
        <w:t>Aqui sim é um grafo.</w:t>
      </w:r>
    </w:p>
  </w:comment>
  <w:comment w:id="57" w:author="Leonardo Gresta Paulino Murta" w:date="2013-07-03T15:44:00Z" w:initials="LG">
    <w:p w:rsidR="00FD6BC6" w:rsidRDefault="00FD6BC6">
      <w:pPr>
        <w:pStyle w:val="CommentText"/>
      </w:pPr>
      <w:r>
        <w:rPr>
          <w:rStyle w:val="CommentReference"/>
        </w:rPr>
        <w:annotationRef/>
      </w:r>
      <w:r>
        <w:t xml:space="preserve">Nesse aqui </w:t>
      </w:r>
      <w:proofErr w:type="spellStart"/>
      <w:r>
        <w:t>vc</w:t>
      </w:r>
      <w:proofErr w:type="spellEnd"/>
      <w:r>
        <w:t xml:space="preserve"> colocou uma crítica. Acho que fica melhor se todos terminarem com um parágrafo de crítica.</w:t>
      </w:r>
    </w:p>
    <w:p w:rsidR="00FD6BC6" w:rsidRDefault="00FD6BC6">
      <w:pPr>
        <w:pStyle w:val="CommentText"/>
      </w:pPr>
    </w:p>
    <w:p w:rsidR="00FD6BC6" w:rsidRDefault="00FD6BC6">
      <w:pPr>
        <w:pStyle w:val="CommentText"/>
      </w:pPr>
      <w:r>
        <w:t xml:space="preserve">Além disso, </w:t>
      </w:r>
      <w:proofErr w:type="spellStart"/>
      <w:r>
        <w:t>vc</w:t>
      </w:r>
      <w:proofErr w:type="spellEnd"/>
      <w:r>
        <w:t xml:space="preserve"> fala da questão do tempo</w:t>
      </w:r>
      <w:proofErr w:type="gramStart"/>
      <w:r>
        <w:t xml:space="preserve"> mas</w:t>
      </w:r>
      <w:proofErr w:type="gramEnd"/>
      <w:r>
        <w:t xml:space="preserve"> quando dá o exemplo, discute de granularidade (</w:t>
      </w:r>
      <w:proofErr w:type="spellStart"/>
      <w:r>
        <w:t>coarse</w:t>
      </w:r>
      <w:proofErr w:type="spellEnd"/>
      <w:r>
        <w:t xml:space="preserve"> </w:t>
      </w:r>
      <w:proofErr w:type="spellStart"/>
      <w:r>
        <w:t>grain</w:t>
      </w:r>
      <w:proofErr w:type="spellEnd"/>
      <w:r>
        <w:t>). Acho que são dois problemas distintos, que devem sim ser explorados.</w:t>
      </w:r>
    </w:p>
  </w:comment>
  <w:comment w:id="59" w:author="Leonardo Gresta Paulino Murta" w:date="2013-07-03T15:44:00Z" w:initials="LG">
    <w:p w:rsidR="00FD6BC6" w:rsidRDefault="00FD6BC6">
      <w:pPr>
        <w:pStyle w:val="CommentText"/>
      </w:pPr>
      <w:r>
        <w:rPr>
          <w:rStyle w:val="CommentReference"/>
        </w:rPr>
        <w:annotationRef/>
      </w:r>
      <w:r>
        <w:t>Quais são as cores usadas para cada tipo?</w:t>
      </w:r>
    </w:p>
  </w:comment>
  <w:comment w:id="60" w:author="Leonardo Gresta Paulino Murta" w:date="2013-07-03T15:44:00Z" w:initials="LG">
    <w:p w:rsidR="00FD6BC6" w:rsidRDefault="00FD6BC6">
      <w:pPr>
        <w:pStyle w:val="CommentText"/>
      </w:pPr>
      <w:r>
        <w:rPr>
          <w:rStyle w:val="CommentReference"/>
        </w:rPr>
        <w:annotationRef/>
      </w:r>
      <w:r>
        <w:t xml:space="preserve">Legal. Aqui </w:t>
      </w:r>
      <w:proofErr w:type="spellStart"/>
      <w:r>
        <w:t>vc</w:t>
      </w:r>
      <w:proofErr w:type="spellEnd"/>
      <w:r>
        <w:t xml:space="preserve"> falou </w:t>
      </w:r>
      <w:proofErr w:type="gramStart"/>
      <w:r>
        <w:t>a notação primeiro</w:t>
      </w:r>
      <w:proofErr w:type="gramEnd"/>
      <w:r>
        <w:t xml:space="preserve"> e depois citou a figura. Só faltou guiar o leitor na figura. Caminhe pelo grafo explicando brevemente o sentido. Diga o que é essa janela com barras e percentuais no meio. Em suma, guie o leitor na leitura da figura.</w:t>
      </w:r>
    </w:p>
  </w:comment>
  <w:comment w:id="66" w:author="Leonardo Gresta Paulino Murta" w:date="2013-07-03T15:44:00Z" w:initials="LG">
    <w:p w:rsidR="00FD6BC6" w:rsidRDefault="00FD6BC6">
      <w:pPr>
        <w:pStyle w:val="CommentText"/>
      </w:pPr>
      <w:r>
        <w:rPr>
          <w:rStyle w:val="CommentReference"/>
        </w:rPr>
        <w:annotationRef/>
      </w:r>
      <w:r>
        <w:t xml:space="preserve">Ruim essa incerteza. Tente ser mais preciso em função do que </w:t>
      </w:r>
      <w:proofErr w:type="spellStart"/>
      <w:r>
        <w:t>vc</w:t>
      </w:r>
      <w:proofErr w:type="spellEnd"/>
      <w:r>
        <w:t xml:space="preserve"> teve acesso.</w:t>
      </w:r>
    </w:p>
  </w:comment>
  <w:comment w:id="62" w:author="Leonardo Gresta Paulino Murta" w:date="2013-07-03T15:44:00Z" w:initials="LG">
    <w:p w:rsidR="00FD6BC6" w:rsidRDefault="00FD6BC6">
      <w:pPr>
        <w:pStyle w:val="CommentText"/>
      </w:pPr>
      <w:r>
        <w:rPr>
          <w:rStyle w:val="CommentReference"/>
        </w:rPr>
        <w:annotationRef/>
      </w:r>
      <w:r>
        <w:t xml:space="preserve">Aqui </w:t>
      </w:r>
      <w:proofErr w:type="spellStart"/>
      <w:r>
        <w:t>vc</w:t>
      </w:r>
      <w:proofErr w:type="spellEnd"/>
      <w:r>
        <w:t xml:space="preserve"> misturou descrição do que a abordagem faz com críticas. Acho melhor decompor em dois parágrafos: um descritivo e outro crítico.</w:t>
      </w:r>
    </w:p>
  </w:comment>
  <w:comment w:id="76" w:author="Leonardo Gresta Paulino Murta" w:date="2013-07-03T15:44:00Z" w:initials="LG">
    <w:p w:rsidR="00FD6BC6" w:rsidRDefault="00FD6BC6">
      <w:pPr>
        <w:pStyle w:val="CommentText"/>
      </w:pPr>
      <w:r>
        <w:rPr>
          <w:rStyle w:val="CommentReference"/>
        </w:rPr>
        <w:annotationRef/>
      </w:r>
      <w:r>
        <w:t xml:space="preserve">O que daria para fazer aqui é criar uma tabela com critérios nas linhas e abordagens nas colunas, mostrando o que cada uma faz. Veja minha dissertação de mestrado. Eu fiz isso lá. </w:t>
      </w:r>
    </w:p>
    <w:p w:rsidR="00FD6BC6" w:rsidRDefault="00FD6BC6">
      <w:pPr>
        <w:pStyle w:val="CommentText"/>
      </w:pPr>
    </w:p>
    <w:p w:rsidR="00FD6BC6" w:rsidRDefault="00FD6BC6">
      <w:pPr>
        <w:pStyle w:val="CommentText"/>
      </w:pPr>
      <w:r>
        <w:t xml:space="preserve">Se fizer, pode retomar essa tabela no capítulo de conclusão, adicionando a </w:t>
      </w:r>
      <w:proofErr w:type="spellStart"/>
      <w:r>
        <w:t>Prov</w:t>
      </w:r>
      <w:proofErr w:type="spellEnd"/>
      <w:r>
        <w:t xml:space="preserve"> </w:t>
      </w:r>
      <w:proofErr w:type="spellStart"/>
      <w:r>
        <w:t>Viewer</w:t>
      </w:r>
      <w:proofErr w:type="spellEnd"/>
      <w:r>
        <w:t xml:space="preserve"> para contrastar com esses.</w:t>
      </w:r>
    </w:p>
  </w:comment>
  <w:comment w:id="77" w:author="Leonardo Gresta Paulino Murta" w:date="2013-07-03T15:44:00Z" w:initials="LG">
    <w:p w:rsidR="00FD6BC6" w:rsidRDefault="00FD6BC6">
      <w:pPr>
        <w:pStyle w:val="CommentText"/>
      </w:pPr>
      <w:r>
        <w:rPr>
          <w:rStyle w:val="CommentReference"/>
        </w:rPr>
        <w:annotationRef/>
      </w:r>
      <w:r>
        <w:t>É esse o propósito das abordagens ou o propósito é o que consta no título do capítulo?</w:t>
      </w:r>
    </w:p>
  </w:comment>
  <w:comment w:id="78" w:author="Leonardo Gresta Paulino Murta" w:date="2013-07-03T15:44:00Z" w:initials="LG">
    <w:p w:rsidR="00FD6BC6" w:rsidRDefault="00FD6BC6">
      <w:pPr>
        <w:pStyle w:val="CommentText"/>
      </w:pPr>
      <w:r>
        <w:rPr>
          <w:rStyle w:val="CommentReference"/>
        </w:rPr>
        <w:annotationRef/>
      </w:r>
      <w:r>
        <w:t xml:space="preserve">Aqui </w:t>
      </w:r>
      <w:proofErr w:type="spellStart"/>
      <w:r>
        <w:t>vc</w:t>
      </w:r>
      <w:proofErr w:type="spellEnd"/>
      <w:r>
        <w:t xml:space="preserve"> inicia com um </w:t>
      </w:r>
      <w:proofErr w:type="spellStart"/>
      <w:r>
        <w:t>However</w:t>
      </w:r>
      <w:proofErr w:type="spellEnd"/>
      <w:r>
        <w:t xml:space="preserve">, mas não faz um contraste de fato. Por que </w:t>
      </w:r>
      <w:proofErr w:type="spellStart"/>
      <w:r>
        <w:t>vc</w:t>
      </w:r>
      <w:proofErr w:type="spellEnd"/>
      <w:r>
        <w:t xml:space="preserve"> não dedica esse primeiro parágrafo para recordar de forma geral o que as abordagens fazem, e no segundo parágrafo argumenta os problemas? </w:t>
      </w:r>
    </w:p>
  </w:comment>
  <w:comment w:id="79" w:author="Leonardo Gresta Paulino Murta" w:date="2013-07-03T15:44:00Z" w:initials="LG">
    <w:p w:rsidR="00FD6BC6" w:rsidRDefault="00FD6BC6">
      <w:pPr>
        <w:pStyle w:val="CommentText"/>
      </w:pPr>
      <w:r>
        <w:rPr>
          <w:rStyle w:val="CommentReference"/>
        </w:rPr>
        <w:annotationRef/>
      </w:r>
      <w:r>
        <w:t xml:space="preserve">Acho que não deveria ser tão direto. </w:t>
      </w:r>
      <w:proofErr w:type="spellStart"/>
      <w:r>
        <w:t>Vc</w:t>
      </w:r>
      <w:proofErr w:type="spellEnd"/>
      <w:r>
        <w:t xml:space="preserve"> ainda não entrou na sua abordagem. Aqui </w:t>
      </w:r>
      <w:proofErr w:type="spellStart"/>
      <w:r>
        <w:t>vc</w:t>
      </w:r>
      <w:proofErr w:type="spellEnd"/>
      <w:r>
        <w:t xml:space="preserve"> poderia se limitar às deficiências das abordagens existentes, e aí dizer que isso nos motivou a desenvolver uma nova abordagem com as características X, Y e Z. Com isso </w:t>
      </w:r>
      <w:proofErr w:type="spellStart"/>
      <w:r>
        <w:t>vc</w:t>
      </w:r>
      <w:proofErr w:type="spellEnd"/>
      <w:r>
        <w:t xml:space="preserve"> consegue explicar que no Cap. 3 </w:t>
      </w:r>
      <w:proofErr w:type="spellStart"/>
      <w:r>
        <w:t>vc</w:t>
      </w:r>
      <w:proofErr w:type="spellEnd"/>
      <w:r>
        <w:t xml:space="preserve"> fala de proveniência e no Cap. 4 da abordagem em si.</w:t>
      </w:r>
    </w:p>
  </w:comment>
  <w:comment w:id="80" w:author="Leonardo Gresta Paulino Murta" w:date="2013-07-03T15:44:00Z" w:initials="LG">
    <w:p w:rsidR="00FD6BC6" w:rsidRDefault="00FD6BC6">
      <w:pPr>
        <w:pStyle w:val="CommentText"/>
      </w:pPr>
      <w:r>
        <w:rPr>
          <w:rStyle w:val="CommentReference"/>
        </w:rPr>
        <w:annotationRef/>
      </w:r>
      <w:r>
        <w:t>Então o problema dessas abordagens é não registrar em granularidade fina as ações do jogador?</w:t>
      </w:r>
    </w:p>
  </w:comment>
  <w:comment w:id="81" w:author="Leonardo Gresta Paulino Murta" w:date="2013-07-03T15:44:00Z" w:initials="LG">
    <w:p w:rsidR="00FD6BC6" w:rsidRDefault="00FD6BC6">
      <w:pPr>
        <w:pStyle w:val="CommentText"/>
      </w:pPr>
      <w:r>
        <w:rPr>
          <w:rStyle w:val="CommentReference"/>
        </w:rPr>
        <w:annotationRef/>
      </w:r>
      <w:r>
        <w:t>Frase sem sentido.</w:t>
      </w:r>
    </w:p>
  </w:comment>
  <w:comment w:id="82" w:author="Leonardo Gresta Paulino Murta" w:date="2013-07-03T15:44:00Z" w:initials="LG">
    <w:p w:rsidR="00FD6BC6" w:rsidRDefault="00FD6BC6">
      <w:pPr>
        <w:pStyle w:val="CommentText"/>
      </w:pPr>
      <w:r>
        <w:rPr>
          <w:rStyle w:val="CommentReference"/>
        </w:rPr>
        <w:annotationRef/>
      </w:r>
      <w:r>
        <w:t>Frase sem sentido. Não tem verbo!</w:t>
      </w:r>
    </w:p>
  </w:comment>
  <w:comment w:id="83" w:author="Leonardo Gresta Paulino Murta" w:date="2013-07-03T15:44:00Z" w:initials="LG">
    <w:p w:rsidR="00FD6BC6" w:rsidRDefault="00FD6BC6">
      <w:pPr>
        <w:pStyle w:val="CommentText"/>
      </w:pPr>
      <w:r>
        <w:rPr>
          <w:rStyle w:val="CommentReference"/>
        </w:rPr>
        <w:annotationRef/>
      </w:r>
      <w:r>
        <w:t>Outra frase sem sentido. Essas frases que iniciam com “To” tendem a ser complicadas. Esse parágrafo está bem problemático.</w:t>
      </w:r>
    </w:p>
  </w:comment>
  <w:comment w:id="84" w:author="Leonardo Gresta Paulino Murta" w:date="2013-07-03T15:44:00Z" w:initials="LG">
    <w:p w:rsidR="00FD6BC6" w:rsidRDefault="00FD6BC6">
      <w:pPr>
        <w:pStyle w:val="CommentText"/>
      </w:pPr>
      <w:r>
        <w:rPr>
          <w:rStyle w:val="CommentReference"/>
        </w:rPr>
        <w:annotationRef/>
      </w:r>
      <w:r>
        <w:t>Aqui temos uma dica legal de onde submeter seu trabalho. Dá para ver onde as pessoas tem publicado esse tipo de trabalho.</w:t>
      </w:r>
    </w:p>
    <w:p w:rsidR="00FD6BC6" w:rsidRDefault="00FD6BC6">
      <w:pPr>
        <w:pStyle w:val="CommentText"/>
      </w:pPr>
    </w:p>
    <w:p w:rsidR="00FD6BC6" w:rsidRDefault="00FD6BC6">
      <w:pPr>
        <w:pStyle w:val="CommentText"/>
      </w:pPr>
      <w:r>
        <w:t xml:space="preserve">Quanto às </w:t>
      </w:r>
      <w:proofErr w:type="spellStart"/>
      <w:r>
        <w:t>refs</w:t>
      </w:r>
      <w:proofErr w:type="spellEnd"/>
      <w:r>
        <w:t xml:space="preserve"> em si, não pode aparecer [s.n.] ou [</w:t>
      </w:r>
      <w:proofErr w:type="spellStart"/>
      <w:r>
        <w:t>s.l.</w:t>
      </w:r>
      <w:proofErr w:type="spellEnd"/>
      <w:r>
        <w:t xml:space="preserve">]. Isso é sinal que </w:t>
      </w:r>
      <w:proofErr w:type="spellStart"/>
      <w:r>
        <w:t>vc</w:t>
      </w:r>
      <w:proofErr w:type="spellEnd"/>
      <w:r>
        <w:t xml:space="preserve"> não preencheu o número ou o local.</w:t>
      </w:r>
    </w:p>
    <w:p w:rsidR="00FD6BC6" w:rsidRDefault="00FD6BC6">
      <w:pPr>
        <w:pStyle w:val="CommentText"/>
      </w:pPr>
    </w:p>
    <w:p w:rsidR="00FD6BC6" w:rsidRDefault="00FD6BC6">
      <w:pPr>
        <w:pStyle w:val="CommentText"/>
      </w:pPr>
      <w:r>
        <w:t>Tem um monte de citação sem página de início e fim. Uniformize também o nome das conferências e revistas. Coloque tudo na forma Nome (Sigla). Por exemplo: Simpósio Brasileiro de Engenharia de Software (SBES).</w:t>
      </w:r>
    </w:p>
    <w:p w:rsidR="00FD6BC6" w:rsidRDefault="00FD6BC6">
      <w:pPr>
        <w:pStyle w:val="CommentText"/>
      </w:pPr>
    </w:p>
    <w:p w:rsidR="00FD6BC6" w:rsidRDefault="00FD6BC6">
      <w:pPr>
        <w:pStyle w:val="CommentText"/>
      </w:pPr>
      <w:r>
        <w:t>Tem uma citação a algo na Universidade de Carolina do Norte, mas que não deixa claro o que é esse algo. É tese de doutorado? Dissertação de mestrado? Relatório técnico?</w:t>
      </w:r>
    </w:p>
    <w:p w:rsidR="00FD6BC6" w:rsidRDefault="00FD6BC6">
      <w:pPr>
        <w:pStyle w:val="CommentText"/>
      </w:pPr>
    </w:p>
    <w:p w:rsidR="00FD6BC6" w:rsidRPr="00027D7D" w:rsidRDefault="00FD6BC6">
      <w:pPr>
        <w:pStyle w:val="CommentText"/>
        <w:rPr>
          <w:rFonts w:cs="Times New Roman"/>
        </w:rPr>
      </w:pPr>
      <w:r>
        <w:t xml:space="preserve">A citação do </w:t>
      </w:r>
      <w:r w:rsidRPr="00027D7D">
        <w:rPr>
          <w:rFonts w:cs="Times New Roman"/>
        </w:rPr>
        <w:t xml:space="preserve">HOOBLER está super </w:t>
      </w:r>
      <w:proofErr w:type="spellStart"/>
      <w:r w:rsidRPr="00027D7D">
        <w:rPr>
          <w:rFonts w:cs="Times New Roman"/>
        </w:rPr>
        <w:t>repetitive</w:t>
      </w:r>
      <w:proofErr w:type="spellEnd"/>
      <w:r w:rsidRPr="00027D7D">
        <w:rPr>
          <w:rFonts w:cs="Times New Roman"/>
        </w:rPr>
        <w:t xml:space="preserve">. </w:t>
      </w:r>
      <w:proofErr w:type="gramStart"/>
      <w:r w:rsidRPr="00027D7D">
        <w:rPr>
          <w:rFonts w:cs="Times New Roman"/>
        </w:rPr>
        <w:t>Esse Anais</w:t>
      </w:r>
      <w:proofErr w:type="gramEnd"/>
      <w:r w:rsidRPr="00027D7D">
        <w:rPr>
          <w:rFonts w:cs="Times New Roman"/>
        </w:rPr>
        <w:t xml:space="preserve">… não precisa. A cidade, estado, país está repetido, assim como o ano (não coloque ano no nome da conferência). Não faz sentido link e data de acesso. Tb não faz sentido colocar o </w:t>
      </w:r>
      <w:proofErr w:type="spellStart"/>
      <w:r w:rsidRPr="00027D7D">
        <w:rPr>
          <w:rFonts w:cs="Times New Roman"/>
        </w:rPr>
        <w:t>press</w:t>
      </w:r>
      <w:proofErr w:type="spellEnd"/>
      <w:r w:rsidRPr="00027D7D">
        <w:rPr>
          <w:rFonts w:cs="Times New Roman"/>
        </w:rPr>
        <w:t xml:space="preserve"> (IEEE).</w:t>
      </w:r>
    </w:p>
    <w:p w:rsidR="00D27DB9" w:rsidRPr="00027D7D" w:rsidRDefault="00D27DB9">
      <w:pPr>
        <w:pStyle w:val="CommentText"/>
        <w:rPr>
          <w:rFonts w:cs="Times New Roman"/>
        </w:rPr>
      </w:pPr>
    </w:p>
    <w:p w:rsidR="00D27DB9" w:rsidRDefault="00D27DB9">
      <w:pPr>
        <w:pStyle w:val="CommentText"/>
      </w:pPr>
      <w:r w:rsidRPr="00027D7D">
        <w:rPr>
          <w:rFonts w:cs="Times New Roman"/>
        </w:rPr>
        <w:t>Bom, faça uma revisão completa. Se quiser um exemplo, pegue a minha tese de doutorado. O formato das referências é ligeiramente diferente, mas as informações são as mesmas.</w:t>
      </w:r>
      <w:bookmarkStart w:id="85" w:name="_GoBack"/>
      <w:bookmarkEnd w:id="85"/>
    </w:p>
  </w:comment>
  <w:comment w:id="86" w:author="Kohwalter" w:date="2013-07-03T15:44:00Z" w:initials="K">
    <w:p w:rsidR="00FD6BC6" w:rsidRDefault="00FD6BC6" w:rsidP="001460D8">
      <w:pPr>
        <w:pStyle w:val="CommentText"/>
      </w:pPr>
      <w:r>
        <w:rPr>
          <w:rStyle w:val="CommentReference"/>
        </w:rPr>
        <w:annotationRef/>
      </w:r>
      <w:r>
        <w:t xml:space="preserve">Eu percebi que algumas vezes o </w:t>
      </w:r>
      <w:proofErr w:type="spellStart"/>
      <w:r>
        <w:t>zotero</w:t>
      </w:r>
      <w:proofErr w:type="spellEnd"/>
      <w:r>
        <w:t xml:space="preserve"> coloca o campo “</w:t>
      </w:r>
      <w:proofErr w:type="spellStart"/>
      <w:r>
        <w:t>Accessed</w:t>
      </w:r>
      <w:proofErr w:type="spellEnd"/>
      <w:r>
        <w:t>:”. Tem alguma regra para quando deve ter esse campo? Ou pode ser removido?</w:t>
      </w:r>
    </w:p>
    <w:p w:rsidR="00FD6BC6" w:rsidRDefault="00FD6BC6" w:rsidP="001460D8">
      <w:pPr>
        <w:pStyle w:val="CommentText"/>
        <w:ind w:firstLine="0"/>
      </w:pPr>
    </w:p>
  </w:comment>
  <w:comment w:id="87" w:author="Leonardo Gresta Paulino Murta" w:date="2013-07-03T15:44:00Z" w:initials="LG">
    <w:p w:rsidR="00FD6BC6" w:rsidRDefault="00FD6BC6">
      <w:pPr>
        <w:pStyle w:val="CommentText"/>
      </w:pPr>
      <w:r>
        <w:rPr>
          <w:rStyle w:val="CommentReference"/>
        </w:rPr>
        <w:annotationRef/>
      </w:r>
      <w:r>
        <w:t>Acho que ele coloca em função do dado estar preenchido lá. Deveria aparecer só para sites web (tipo de referência que deve ser evitada sempre que possível)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A44" w:rsidRDefault="00066A44" w:rsidP="009B29FB">
      <w:pPr>
        <w:spacing w:line="240" w:lineRule="auto"/>
      </w:pPr>
      <w:r>
        <w:separator/>
      </w:r>
    </w:p>
  </w:endnote>
  <w:endnote w:type="continuationSeparator" w:id="0">
    <w:p w:rsidR="00066A44" w:rsidRDefault="00066A44"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A44" w:rsidRDefault="00066A44" w:rsidP="009B29FB">
      <w:pPr>
        <w:spacing w:line="240" w:lineRule="auto"/>
      </w:pPr>
      <w:r>
        <w:separator/>
      </w:r>
    </w:p>
  </w:footnote>
  <w:footnote w:type="continuationSeparator" w:id="0">
    <w:p w:rsidR="00066A44" w:rsidRDefault="00066A44" w:rsidP="009B29FB">
      <w:pPr>
        <w:spacing w:line="240" w:lineRule="auto"/>
      </w:pPr>
      <w:r>
        <w:continuationSeparator/>
      </w:r>
    </w:p>
  </w:footnote>
  <w:footnote w:id="1">
    <w:p w:rsidR="00FD6BC6" w:rsidRPr="009B29FB" w:rsidRDefault="00FD6BC6">
      <w:pPr>
        <w:pStyle w:val="FootnoteText"/>
        <w:rPr>
          <w:lang w:val="en-US"/>
        </w:rPr>
      </w:pPr>
      <w:r>
        <w:rPr>
          <w:rStyle w:val="FootnoteReference"/>
        </w:rPr>
        <w:footnoteRef/>
      </w:r>
      <w:r w:rsidRPr="009B29FB">
        <w:rPr>
          <w:lang w:val="en-US"/>
        </w:rPr>
        <w:t xml:space="preserve"> </w:t>
      </w:r>
      <w:del w:id="32" w:author="Leonardo Gresta Paulino Murta" w:date="2013-07-03T10:04:00Z">
        <w:r w:rsidDel="003C092A">
          <w:rPr>
            <w:lang w:val="en-US"/>
          </w:rPr>
          <w:delText xml:space="preserve">From </w:delText>
        </w:r>
      </w:del>
      <w:ins w:id="33" w:author="Leonardo Gresta Paulino Murta" w:date="2013-07-03T10:04:00Z">
        <w:r>
          <w:rPr>
            <w:lang w:val="en-US"/>
          </w:rPr>
          <w:t xml:space="preserve">According to </w:t>
        </w:r>
      </w:ins>
      <w:r>
        <w:rPr>
          <w:lang w:val="en-US"/>
        </w:rPr>
        <w:t xml:space="preserve">KIM </w:t>
      </w:r>
      <w:r w:rsidR="00615979">
        <w:rPr>
          <w:lang w:val="en-US"/>
        </w:rPr>
        <w:fldChar w:fldCharType="begin"/>
      </w:r>
      <w:r w:rsidR="004D3373">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615979">
        <w:rPr>
          <w:lang w:val="en-US"/>
        </w:rPr>
        <w:fldChar w:fldCharType="separate"/>
      </w:r>
      <w:r w:rsidRPr="001460D8">
        <w:rPr>
          <w:rFonts w:cs="Times New Roman"/>
          <w:lang w:val="en-US"/>
        </w:rPr>
        <w:t>(2008)</w:t>
      </w:r>
      <w:r w:rsidR="00615979">
        <w:rPr>
          <w:lang w:val="en-US"/>
        </w:rPr>
        <w:fldChar w:fldCharType="end"/>
      </w:r>
      <w:r>
        <w:rPr>
          <w:lang w:val="en-US"/>
        </w:rPr>
        <w:t xml:space="preserve">, UIEs are “events that occurred when the user interacted with the system”. For example, the dragon’s death sequence begins after the player killed the dragon, where the death sequence is the event </w:t>
      </w:r>
      <w:ins w:id="34" w:author="Leonardo Gresta Paulino Murta" w:date="2013-07-03T10:05:00Z">
        <w:r>
          <w:rPr>
            <w:lang w:val="en-US"/>
          </w:rPr>
          <w:t xml:space="preserve">that </w:t>
        </w:r>
      </w:ins>
      <w:r>
        <w:rPr>
          <w:lang w:val="en-US"/>
        </w:rPr>
        <w:t>occurred by the player’s action.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27D7D"/>
    <w:rsid w:val="0003024B"/>
    <w:rsid w:val="00066A44"/>
    <w:rsid w:val="00072322"/>
    <w:rsid w:val="0007360C"/>
    <w:rsid w:val="00073D9C"/>
    <w:rsid w:val="00084DF3"/>
    <w:rsid w:val="000A310F"/>
    <w:rsid w:val="000B32EA"/>
    <w:rsid w:val="000B605A"/>
    <w:rsid w:val="000C2604"/>
    <w:rsid w:val="000D04B0"/>
    <w:rsid w:val="000F2AA8"/>
    <w:rsid w:val="0011490D"/>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61FDC"/>
    <w:rsid w:val="002669BF"/>
    <w:rsid w:val="0028675B"/>
    <w:rsid w:val="002963E6"/>
    <w:rsid w:val="002A5314"/>
    <w:rsid w:val="002A754E"/>
    <w:rsid w:val="002C45C9"/>
    <w:rsid w:val="002E1466"/>
    <w:rsid w:val="002E523F"/>
    <w:rsid w:val="002F0282"/>
    <w:rsid w:val="00307C02"/>
    <w:rsid w:val="00310E91"/>
    <w:rsid w:val="00323B2B"/>
    <w:rsid w:val="00341199"/>
    <w:rsid w:val="00343380"/>
    <w:rsid w:val="00344BDC"/>
    <w:rsid w:val="0035511C"/>
    <w:rsid w:val="00355AD3"/>
    <w:rsid w:val="00357E67"/>
    <w:rsid w:val="003667F9"/>
    <w:rsid w:val="00391655"/>
    <w:rsid w:val="00394ECA"/>
    <w:rsid w:val="003B19C3"/>
    <w:rsid w:val="003B679F"/>
    <w:rsid w:val="003C0882"/>
    <w:rsid w:val="003C092A"/>
    <w:rsid w:val="003D7986"/>
    <w:rsid w:val="003E4D35"/>
    <w:rsid w:val="00413B64"/>
    <w:rsid w:val="00481054"/>
    <w:rsid w:val="00482182"/>
    <w:rsid w:val="00493AB2"/>
    <w:rsid w:val="00495D74"/>
    <w:rsid w:val="004A02BE"/>
    <w:rsid w:val="004A262A"/>
    <w:rsid w:val="004A43DF"/>
    <w:rsid w:val="004A52C3"/>
    <w:rsid w:val="004B5291"/>
    <w:rsid w:val="004B7984"/>
    <w:rsid w:val="004D19F3"/>
    <w:rsid w:val="004D3373"/>
    <w:rsid w:val="004E6EA8"/>
    <w:rsid w:val="004F25E3"/>
    <w:rsid w:val="004F6850"/>
    <w:rsid w:val="005019FB"/>
    <w:rsid w:val="005042D6"/>
    <w:rsid w:val="005143E8"/>
    <w:rsid w:val="00540409"/>
    <w:rsid w:val="00540637"/>
    <w:rsid w:val="00553863"/>
    <w:rsid w:val="005619E1"/>
    <w:rsid w:val="00576A0F"/>
    <w:rsid w:val="00580B3F"/>
    <w:rsid w:val="00590D59"/>
    <w:rsid w:val="005B0452"/>
    <w:rsid w:val="005F3908"/>
    <w:rsid w:val="00615979"/>
    <w:rsid w:val="006168FC"/>
    <w:rsid w:val="00624B22"/>
    <w:rsid w:val="0063073E"/>
    <w:rsid w:val="006660E7"/>
    <w:rsid w:val="00692DC1"/>
    <w:rsid w:val="006D501E"/>
    <w:rsid w:val="006D61BD"/>
    <w:rsid w:val="006E35A8"/>
    <w:rsid w:val="006E5254"/>
    <w:rsid w:val="007006C5"/>
    <w:rsid w:val="00706115"/>
    <w:rsid w:val="00706193"/>
    <w:rsid w:val="007272EB"/>
    <w:rsid w:val="00732511"/>
    <w:rsid w:val="007820DA"/>
    <w:rsid w:val="0078727B"/>
    <w:rsid w:val="007C2D7E"/>
    <w:rsid w:val="007C4B6B"/>
    <w:rsid w:val="007E112B"/>
    <w:rsid w:val="00800557"/>
    <w:rsid w:val="00806A70"/>
    <w:rsid w:val="00812BDE"/>
    <w:rsid w:val="0081631A"/>
    <w:rsid w:val="008250DF"/>
    <w:rsid w:val="00831B47"/>
    <w:rsid w:val="00837451"/>
    <w:rsid w:val="00884B7F"/>
    <w:rsid w:val="008A1F7B"/>
    <w:rsid w:val="00903FDC"/>
    <w:rsid w:val="00932B8B"/>
    <w:rsid w:val="00952938"/>
    <w:rsid w:val="00956EC7"/>
    <w:rsid w:val="00984BDE"/>
    <w:rsid w:val="00996F36"/>
    <w:rsid w:val="009A0AC6"/>
    <w:rsid w:val="009B0046"/>
    <w:rsid w:val="009B29FB"/>
    <w:rsid w:val="009B4C7B"/>
    <w:rsid w:val="009B6882"/>
    <w:rsid w:val="009C0543"/>
    <w:rsid w:val="009F30F8"/>
    <w:rsid w:val="00A048FA"/>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E1DAB"/>
    <w:rsid w:val="00AE213D"/>
    <w:rsid w:val="00AE7977"/>
    <w:rsid w:val="00AF0A80"/>
    <w:rsid w:val="00AF10DC"/>
    <w:rsid w:val="00AF28F4"/>
    <w:rsid w:val="00B102D1"/>
    <w:rsid w:val="00B15E1D"/>
    <w:rsid w:val="00B25706"/>
    <w:rsid w:val="00B31ED7"/>
    <w:rsid w:val="00B36B63"/>
    <w:rsid w:val="00B47104"/>
    <w:rsid w:val="00B925AD"/>
    <w:rsid w:val="00BF1BCB"/>
    <w:rsid w:val="00C01FD9"/>
    <w:rsid w:val="00C163D3"/>
    <w:rsid w:val="00C21F3C"/>
    <w:rsid w:val="00C25E80"/>
    <w:rsid w:val="00C35698"/>
    <w:rsid w:val="00C45496"/>
    <w:rsid w:val="00C5789E"/>
    <w:rsid w:val="00C6451D"/>
    <w:rsid w:val="00C77ED9"/>
    <w:rsid w:val="00C80231"/>
    <w:rsid w:val="00C81E4B"/>
    <w:rsid w:val="00C827C4"/>
    <w:rsid w:val="00C85E04"/>
    <w:rsid w:val="00CB1A5F"/>
    <w:rsid w:val="00CB5E8D"/>
    <w:rsid w:val="00CE0DBB"/>
    <w:rsid w:val="00D2321E"/>
    <w:rsid w:val="00D26004"/>
    <w:rsid w:val="00D26DA0"/>
    <w:rsid w:val="00D27DB9"/>
    <w:rsid w:val="00D722F5"/>
    <w:rsid w:val="00D906C5"/>
    <w:rsid w:val="00D94727"/>
    <w:rsid w:val="00D96CB8"/>
    <w:rsid w:val="00DC4DD4"/>
    <w:rsid w:val="00DD25F2"/>
    <w:rsid w:val="00DD547F"/>
    <w:rsid w:val="00DE2995"/>
    <w:rsid w:val="00DE331C"/>
    <w:rsid w:val="00DF393E"/>
    <w:rsid w:val="00E07218"/>
    <w:rsid w:val="00E10C79"/>
    <w:rsid w:val="00E25212"/>
    <w:rsid w:val="00E62D00"/>
    <w:rsid w:val="00E6568F"/>
    <w:rsid w:val="00E678D0"/>
    <w:rsid w:val="00E826BA"/>
    <w:rsid w:val="00E8658E"/>
    <w:rsid w:val="00E90DAF"/>
    <w:rsid w:val="00E968A5"/>
    <w:rsid w:val="00EA0BC1"/>
    <w:rsid w:val="00ED236E"/>
    <w:rsid w:val="00F0023F"/>
    <w:rsid w:val="00F129CD"/>
    <w:rsid w:val="00F2026A"/>
    <w:rsid w:val="00F228E8"/>
    <w:rsid w:val="00F26EFB"/>
    <w:rsid w:val="00F2742B"/>
    <w:rsid w:val="00F60740"/>
    <w:rsid w:val="00F63BF5"/>
    <w:rsid w:val="00F93A24"/>
    <w:rsid w:val="00FA32E0"/>
    <w:rsid w:val="00FB095B"/>
    <w:rsid w:val="00FC0C3B"/>
    <w:rsid w:val="00FC178C"/>
    <w:rsid w:val="00FD6BC6"/>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E421DC-FA08-4309-9542-DA6A792C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14</Pages>
  <Words>9689</Words>
  <Characters>55228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126</cp:revision>
  <dcterms:created xsi:type="dcterms:W3CDTF">2013-06-22T18:48:00Z</dcterms:created>
  <dcterms:modified xsi:type="dcterms:W3CDTF">2013-07-03T21:08:00Z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id="1Y0dFKlZ"/&gt;&lt;style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